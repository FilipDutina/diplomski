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20BA3" w14:textId="77777777" w:rsidR="00415483" w:rsidRPr="003E7753" w:rsidRDefault="00415483" w:rsidP="00415483">
      <w:pPr>
        <w:spacing w:before="60"/>
        <w:rPr>
          <w:rFonts w:ascii="Arial" w:hAnsi="Arial"/>
          <w:sz w:val="12"/>
          <w:rPrChange w:id="2" w:author="Filip Dutina" w:date="2018-08-23T11:27:00Z">
            <w:rPr>
              <w:rFonts w:ascii="Arial" w:hAnsi="Arial"/>
              <w:sz w:val="12"/>
              <w:lang w:val="sr-Cyrl-RS"/>
            </w:rPr>
          </w:rPrChange>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64.5pt" o:ole="" fillcolor="window">
                  <v:imagedata r:id="rId8" o:title=""/>
                </v:shape>
                <o:OLEObject Type="Embed" ProgID="CorelDraw.Graphic.7" ShapeID="_x0000_i1025" DrawAspect="Content" ObjectID="_1596529035"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3" w:author="Aleksa Corovic" w:date="2018-08-21T12:50:00Z">
                  <w:rPr>
                    <w:rFonts w:ascii="Arial" w:hAnsi="Arial"/>
                    <w:kern w:val="0"/>
                    <w:sz w:val="32"/>
                    <w:szCs w:val="32"/>
                    <w:lang w:val="ru-RU"/>
                  </w:rPr>
                </w:rPrChange>
              </w:rPr>
            </w:pPr>
            <w:r w:rsidRPr="00D96694">
              <w:rPr>
                <w:rFonts w:ascii="Arial" w:hAnsi="Arial"/>
                <w:kern w:val="0"/>
                <w:sz w:val="32"/>
                <w:szCs w:val="32"/>
                <w:rPrChange w:id="4"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5" w:author="Aleksa Corovic" w:date="2018-08-21T12:50:00Z">
                  <w:rPr>
                    <w:rFonts w:ascii="Arial" w:hAnsi="Arial"/>
                    <w:b/>
                    <w:spacing w:val="34"/>
                    <w:sz w:val="32"/>
                    <w:lang w:val="ru-RU"/>
                  </w:rPr>
                </w:rPrChange>
              </w:rPr>
            </w:pPr>
            <w:r w:rsidRPr="00D96694">
              <w:rPr>
                <w:rFonts w:ascii="Arial" w:hAnsi="Arial"/>
                <w:b/>
                <w:kern w:val="0"/>
                <w:sz w:val="32"/>
                <w:szCs w:val="32"/>
                <w:rPrChange w:id="6"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GB" w:eastAsia="en-GB"/>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9"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10" w:author="Aleksa Corovic" w:date="2018-08-21T12:50:00Z">
            <w:rPr>
              <w:rFonts w:ascii="Arial" w:hAnsi="Arial"/>
              <w:sz w:val="40"/>
              <w:szCs w:val="40"/>
              <w:lang w:val="sr-Cyrl-CS"/>
            </w:rPr>
          </w:rPrChange>
        </w:rPr>
      </w:pPr>
      <w:r w:rsidRPr="00D96694">
        <w:rPr>
          <w:rFonts w:ascii="Arial" w:hAnsi="Arial"/>
          <w:sz w:val="40"/>
          <w:szCs w:val="40"/>
          <w:rPrChange w:id="11"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4"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5" w:author="Aleksa Corovic" w:date="2018-08-21T12:50:00Z">
            <w:rPr>
              <w:rFonts w:ascii="Arial" w:hAnsi="Arial"/>
              <w:b/>
              <w:sz w:val="40"/>
              <w:szCs w:val="40"/>
              <w:lang w:val="sr-Cyrl-RS"/>
            </w:rPr>
          </w:rPrChange>
        </w:rPr>
      </w:pPr>
      <w:r w:rsidRPr="00D96694">
        <w:rPr>
          <w:rFonts w:ascii="Arial" w:hAnsi="Arial"/>
          <w:b/>
          <w:sz w:val="50"/>
          <w:szCs w:val="40"/>
          <w:rPrChange w:id="16"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3E7753">
        <w:rPr>
          <w:rFonts w:ascii="Arial" w:hAnsi="Arial"/>
          <w:b/>
          <w:i/>
          <w:sz w:val="50"/>
          <w:szCs w:val="40"/>
          <w:rPrChange w:id="17" w:author="Filip Dutina" w:date="2018-08-23T11:31:00Z">
            <w:rPr>
              <w:rFonts w:ascii="Arial" w:hAnsi="Arial"/>
              <w:b/>
              <w:sz w:val="50"/>
              <w:szCs w:val="40"/>
            </w:rPr>
          </w:rPrChange>
        </w:rPr>
        <w:t>BroadR-Reach</w:t>
      </w:r>
      <w:r w:rsidRPr="00D96694">
        <w:rPr>
          <w:rFonts w:ascii="Arial" w:hAnsi="Arial"/>
          <w:b/>
          <w:sz w:val="50"/>
          <w:szCs w:val="40"/>
        </w:rPr>
        <w:t xml:space="preserve"> </w:t>
      </w:r>
      <w:ins w:id="18" w:author="Filip Dutina" w:date="2018-07-12T11:25:00Z">
        <w:r w:rsidR="0090337A" w:rsidRPr="00D96694">
          <w:rPr>
            <w:rFonts w:ascii="Arial" w:hAnsi="Arial"/>
            <w:b/>
            <w:sz w:val="50"/>
            <w:szCs w:val="40"/>
            <w:rPrChange w:id="19" w:author="Aleksa Corovic" w:date="2018-08-21T12:50:00Z">
              <w:rPr>
                <w:rFonts w:ascii="Arial" w:hAnsi="Arial"/>
                <w:b/>
                <w:sz w:val="50"/>
                <w:szCs w:val="40"/>
                <w:lang w:val="sr-Cyrl-RS"/>
              </w:rPr>
            </w:rPrChange>
          </w:rPr>
          <w:t>спреге</w:t>
        </w:r>
      </w:ins>
      <w:bookmarkStart w:id="20" w:name="_GoBack"/>
      <w:bookmarkEnd w:id="20"/>
      <w:del w:id="21" w:author="Filip Dutina" w:date="2018-07-12T11:25:00Z">
        <w:r w:rsidRPr="00D96694" w:rsidDel="0090337A">
          <w:rPr>
            <w:rFonts w:ascii="Arial" w:hAnsi="Arial"/>
            <w:b/>
            <w:sz w:val="50"/>
            <w:szCs w:val="40"/>
            <w:rPrChange w:id="22"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3"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4" w:author="Aleksa Corovic" w:date="2018-08-21T12:50:00Z">
            <w:rPr>
              <w:rFonts w:ascii="Arial" w:hAnsi="Arial"/>
              <w:sz w:val="40"/>
              <w:szCs w:val="40"/>
              <w:lang w:val="sr-Cyrl-CS"/>
            </w:rPr>
          </w:rPrChange>
        </w:rPr>
      </w:pPr>
      <w:r w:rsidRPr="00D96694">
        <w:rPr>
          <w:rFonts w:ascii="Arial" w:hAnsi="Arial"/>
          <w:sz w:val="40"/>
          <w:szCs w:val="40"/>
          <w:rPrChange w:id="25"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6" w:author="Aleksa Corovic" w:date="2018-08-21T12:50:00Z">
            <w:rPr>
              <w:rFonts w:ascii="Arial" w:hAnsi="Arial"/>
              <w:sz w:val="40"/>
              <w:szCs w:val="40"/>
              <w:lang w:val="sr-Cyrl-CS"/>
            </w:rPr>
          </w:rPrChange>
        </w:rPr>
      </w:pPr>
      <w:r w:rsidRPr="00D96694">
        <w:rPr>
          <w:rFonts w:ascii="Arial" w:hAnsi="Arial"/>
          <w:sz w:val="40"/>
          <w:szCs w:val="40"/>
          <w:rPrChange w:id="27"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8"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9"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5"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6"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7"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8" w:author="Aleksa Corovic" w:date="2018-08-21T12:50:00Z">
            <w:rPr>
              <w:rFonts w:ascii="Arial" w:hAnsi="Arial"/>
              <w:sz w:val="40"/>
              <w:szCs w:val="40"/>
              <w:lang w:val="sr-Cyrl-CS"/>
            </w:rPr>
          </w:rPrChange>
        </w:rPr>
      </w:pPr>
      <w:r w:rsidRPr="00D96694">
        <w:rPr>
          <w:rFonts w:ascii="Arial" w:hAnsi="Arial"/>
          <w:sz w:val="32"/>
          <w:szCs w:val="40"/>
          <w:rPrChange w:id="39"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40"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41"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2"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3" w:author="Aleksa Corovic" w:date="2018-08-21T12:50:00Z">
                  <w:rPr>
                    <w:rFonts w:ascii="Arial" w:hAnsi="Arial" w:cs="Arial"/>
                    <w:sz w:val="18"/>
                    <w:szCs w:val="18"/>
                    <w:lang w:val="sr-Cyrl-CS"/>
                  </w:rPr>
                </w:rPrChange>
              </w:rPr>
            </w:pPr>
            <w:r w:rsidRPr="00D96694">
              <w:rPr>
                <w:rFonts w:ascii="Arial" w:hAnsi="Arial" w:cs="Arial"/>
                <w:sz w:val="18"/>
                <w:szCs w:val="18"/>
                <w:rPrChange w:id="44"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5" w:author="Aleksa Corovic" w:date="2018-08-21T12:50:00Z">
                  <w:rPr>
                    <w:rFonts w:ascii="Arial" w:hAnsi="Arial" w:cs="Arial"/>
                    <w:sz w:val="18"/>
                    <w:szCs w:val="18"/>
                    <w:lang w:val="sr-Cyrl-CS"/>
                  </w:rPr>
                </w:rPrChange>
              </w:rPr>
            </w:pPr>
            <w:r w:rsidRPr="00D96694">
              <w:rPr>
                <w:rFonts w:ascii="Arial" w:hAnsi="Arial" w:cs="Arial"/>
                <w:sz w:val="18"/>
                <w:szCs w:val="18"/>
                <w:rPrChange w:id="46"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7" w:author="Aleksa Corovic" w:date="2018-08-21T12:50:00Z">
                  <w:rPr>
                    <w:rFonts w:ascii="Arial" w:hAnsi="Arial" w:cs="Arial"/>
                    <w:sz w:val="18"/>
                    <w:szCs w:val="18"/>
                    <w:lang w:val="sr-Cyrl-CS"/>
                  </w:rPr>
                </w:rPrChange>
              </w:rPr>
            </w:pPr>
            <w:r w:rsidRPr="00D96694">
              <w:rPr>
                <w:rFonts w:ascii="Arial" w:hAnsi="Arial" w:cs="Arial"/>
                <w:sz w:val="18"/>
                <w:szCs w:val="18"/>
                <w:rPrChange w:id="48"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9" w:author="Aleksa Corovic" w:date="2018-08-21T12:50:00Z">
                  <w:rPr>
                    <w:rFonts w:ascii="Arial" w:hAnsi="Arial" w:cs="Arial"/>
                    <w:sz w:val="18"/>
                    <w:szCs w:val="18"/>
                    <w:lang w:val="sr-Latn-CS"/>
                  </w:rPr>
                </w:rPrChange>
              </w:rPr>
              <w:t>Bachelor</w:t>
            </w:r>
            <w:r w:rsidRPr="00D96694">
              <w:rPr>
                <w:rFonts w:ascii="Arial" w:hAnsi="Arial" w:cs="Arial"/>
                <w:sz w:val="18"/>
                <w:szCs w:val="18"/>
                <w:rPrChange w:id="50" w:author="Aleksa Corovic" w:date="2018-08-21T12:50:00Z">
                  <w:rPr>
                    <w:rFonts w:ascii="Arial" w:hAnsi="Arial" w:cs="Arial"/>
                    <w:sz w:val="18"/>
                    <w:szCs w:val="18"/>
                    <w:lang w:val="sr-Cyrl-CS"/>
                  </w:rPr>
                </w:rPrChange>
              </w:rPr>
              <w:t>)</w:t>
            </w:r>
            <w:ins w:id="51" w:author="Filip Dutina" w:date="2018-08-15T11:05:00Z">
              <w:r w:rsidR="00432F6F" w:rsidRPr="00D96694">
                <w:rPr>
                  <w:rFonts w:ascii="Arial" w:hAnsi="Arial" w:cs="Arial"/>
                  <w:sz w:val="18"/>
                  <w:szCs w:val="18"/>
                  <w:rPrChange w:id="52" w:author="Aleksa Corovic" w:date="2018-08-21T12:50:00Z">
                    <w:rPr>
                      <w:rFonts w:ascii="Arial" w:hAnsi="Arial" w:cs="Arial"/>
                      <w:sz w:val="18"/>
                      <w:szCs w:val="18"/>
                      <w:lang w:val="en-GB"/>
                    </w:rPr>
                  </w:rPrChange>
                </w:rPr>
                <w:t xml:space="preserve"> </w:t>
              </w:r>
            </w:ins>
            <w:del w:id="53" w:author="Filip Dutina" w:date="2018-08-15T11:05:00Z">
              <w:r w:rsidRPr="00D96694" w:rsidDel="00432F6F">
                <w:rPr>
                  <w:rFonts w:ascii="Arial" w:hAnsi="Arial" w:cs="Arial"/>
                  <w:sz w:val="18"/>
                  <w:szCs w:val="18"/>
                  <w:rPrChange w:id="54"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5"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6"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7"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8"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9"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60"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19BBBC7D" w:rsidR="00402097" w:rsidRPr="00D96694" w:rsidRDefault="00402097" w:rsidP="00F2316E">
            <w:pPr>
              <w:spacing w:before="60" w:line="240" w:lineRule="auto"/>
              <w:ind w:firstLine="0"/>
              <w:rPr>
                <w:rFonts w:ascii="Arial" w:hAnsi="Arial"/>
                <w:color w:val="000000" w:themeColor="text1"/>
                <w:sz w:val="18"/>
                <w:szCs w:val="18"/>
                <w:rPrChange w:id="61"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2"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3"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4" w:author="Aleksa Corovic" w:date="2018-08-21T12:50:00Z">
                  <w:rPr>
                    <w:rFonts w:ascii="Arial" w:hAnsi="Arial"/>
                    <w:color w:val="000000" w:themeColor="text1"/>
                    <w:sz w:val="18"/>
                    <w:szCs w:val="18"/>
                  </w:rPr>
                </w:rPrChange>
              </w:rPr>
              <w:t>BroadR-Reach</w:t>
            </w:r>
            <w:ins w:id="65" w:author="Filip Dutina" w:date="2018-07-17T10:48:00Z">
              <w:r w:rsidR="00432F6F" w:rsidRPr="00D96694">
                <w:rPr>
                  <w:rFonts w:ascii="Arial" w:hAnsi="Arial"/>
                  <w:color w:val="000000" w:themeColor="text1"/>
                  <w:sz w:val="50"/>
                  <w:szCs w:val="40"/>
                </w:rPr>
                <w:t xml:space="preserve"> </w:t>
              </w:r>
            </w:ins>
            <w:del w:id="66" w:author="Filip Dutina" w:date="2018-07-17T10:48:00Z">
              <w:r w:rsidR="007B0442" w:rsidRPr="00D96694" w:rsidDel="00F2316E">
                <w:rPr>
                  <w:rFonts w:ascii="Arial" w:hAnsi="Arial"/>
                  <w:color w:val="000000" w:themeColor="text1"/>
                  <w:sz w:val="50"/>
                  <w:szCs w:val="40"/>
                </w:rPr>
                <w:delText xml:space="preserve"> </w:delText>
              </w:r>
            </w:del>
            <w:ins w:id="67" w:author="Filip Dutina" w:date="2018-07-12T11:25:00Z">
              <w:r w:rsidR="004008F5" w:rsidRPr="00D96694">
                <w:rPr>
                  <w:rFonts w:ascii="Arial" w:hAnsi="Arial"/>
                  <w:color w:val="000000" w:themeColor="text1"/>
                  <w:sz w:val="18"/>
                  <w:szCs w:val="18"/>
                  <w:rPrChange w:id="68" w:author="Aleksa Corovic" w:date="2018-08-21T12:50:00Z">
                    <w:rPr>
                      <w:rFonts w:ascii="Arial" w:hAnsi="Arial"/>
                      <w:color w:val="000000" w:themeColor="text1"/>
                      <w:sz w:val="18"/>
                      <w:szCs w:val="18"/>
                      <w:lang w:val="sr-Cyrl-RS"/>
                    </w:rPr>
                  </w:rPrChange>
                </w:rPr>
                <w:t>спреге</w:t>
              </w:r>
            </w:ins>
            <w:ins w:id="69" w:author="Filip Dutina" w:date="2018-08-15T11:05:00Z">
              <w:r w:rsidR="00432F6F" w:rsidRPr="00D96694">
                <w:rPr>
                  <w:rFonts w:ascii="Arial" w:hAnsi="Arial"/>
                  <w:color w:val="000000" w:themeColor="text1"/>
                  <w:sz w:val="18"/>
                  <w:szCs w:val="18"/>
                  <w:rPrChange w:id="70" w:author="Aleksa Corovic" w:date="2018-08-21T12:50:00Z">
                    <w:rPr>
                      <w:rFonts w:ascii="Arial" w:hAnsi="Arial"/>
                      <w:color w:val="000000" w:themeColor="text1"/>
                      <w:sz w:val="18"/>
                      <w:szCs w:val="18"/>
                      <w:lang w:val="en-GB"/>
                    </w:rPr>
                  </w:rPrChange>
                </w:rPr>
                <w:t>.</w:t>
              </w:r>
            </w:ins>
            <w:del w:id="71" w:author="Filip Dutina" w:date="2018-07-12T11:25:00Z">
              <w:r w:rsidRPr="00D96694" w:rsidDel="004008F5">
                <w:rPr>
                  <w:rFonts w:ascii="Arial" w:hAnsi="Arial"/>
                  <w:color w:val="000000" w:themeColor="text1"/>
                  <w:sz w:val="18"/>
                  <w:szCs w:val="18"/>
                  <w:rPrChange w:id="72"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3" w:author="Aleksa Corovic" w:date="2018-08-21T12:50:00Z">
                  <w:rPr>
                    <w:rFonts w:ascii="Arial" w:hAnsi="Arial" w:cs="Arial"/>
                    <w:b/>
                    <w:color w:val="FF0000"/>
                    <w:sz w:val="18"/>
                    <w:szCs w:val="18"/>
                    <w:lang w:val="sr-Latn-CS"/>
                  </w:rPr>
                </w:rPrChange>
              </w:rPr>
              <w:pPrChange w:id="74"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5" w:author="Aleksa Corovic" w:date="2018-08-21T12:50:00Z">
                  <w:rPr>
                    <w:rFonts w:ascii="Arial" w:hAnsi="Arial" w:cs="Arial"/>
                    <w:sz w:val="18"/>
                    <w:szCs w:val="18"/>
                    <w:lang w:val="sr-Cyrl-CS"/>
                  </w:rPr>
                </w:rPrChange>
              </w:rPr>
            </w:pPr>
            <w:r w:rsidRPr="00D96694">
              <w:rPr>
                <w:rFonts w:ascii="Arial" w:hAnsi="Arial" w:cs="Arial"/>
                <w:sz w:val="18"/>
                <w:szCs w:val="18"/>
                <w:rPrChange w:id="76"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7" w:author="Aleksa Corovic" w:date="2018-08-21T12:50:00Z">
                  <w:rPr>
                    <w:rFonts w:ascii="Arial" w:hAnsi="Arial" w:cs="Arial"/>
                    <w:sz w:val="18"/>
                    <w:szCs w:val="18"/>
                    <w:lang w:val="sr-Cyrl-CS"/>
                  </w:rPr>
                </w:rPrChange>
              </w:rPr>
            </w:pPr>
            <w:r w:rsidRPr="00D96694">
              <w:rPr>
                <w:rFonts w:ascii="Arial" w:hAnsi="Arial" w:cs="Arial"/>
                <w:sz w:val="18"/>
                <w:szCs w:val="18"/>
                <w:rPrChange w:id="78"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9"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80"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81" w:author="Aleksa Corovic" w:date="2018-08-21T12:50:00Z">
                  <w:rPr>
                    <w:rFonts w:ascii="Arial" w:hAnsi="Arial" w:cs="Arial"/>
                    <w:sz w:val="18"/>
                    <w:szCs w:val="18"/>
                    <w:lang w:val="sr-Cyrl-CS"/>
                  </w:rPr>
                </w:rPrChange>
              </w:rPr>
            </w:pPr>
            <w:r w:rsidRPr="00D96694">
              <w:rPr>
                <w:rFonts w:ascii="Arial" w:hAnsi="Arial" w:cs="Arial"/>
                <w:sz w:val="18"/>
                <w:szCs w:val="18"/>
                <w:rPrChange w:id="82"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3"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4"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5" w:author="Aleksa Corovic" w:date="2018-08-21T12:50:00Z">
                  <w:rPr>
                    <w:rFonts w:ascii="Arial" w:hAnsi="Arial" w:cs="Arial"/>
                    <w:sz w:val="18"/>
                    <w:szCs w:val="18"/>
                    <w:lang w:val="sr-Cyrl-CS"/>
                  </w:rPr>
                </w:rPrChange>
              </w:rPr>
            </w:pPr>
            <w:r w:rsidRPr="00D96694">
              <w:rPr>
                <w:rFonts w:ascii="Arial" w:hAnsi="Arial" w:cs="Arial"/>
                <w:sz w:val="18"/>
                <w:szCs w:val="18"/>
                <w:rPrChange w:id="86"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8"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9"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90" w:author="Aleksa Corovic" w:date="2018-08-21T12:50:00Z">
                  <w:rPr>
                    <w:rFonts w:ascii="Arial" w:hAnsi="Arial" w:cs="Arial"/>
                    <w:sz w:val="18"/>
                    <w:szCs w:val="18"/>
                    <w:lang w:val="sr-Cyrl-CS"/>
                  </w:rPr>
                </w:rPrChange>
              </w:rPr>
            </w:pPr>
            <w:r w:rsidRPr="00D96694">
              <w:rPr>
                <w:rFonts w:ascii="Arial" w:hAnsi="Arial" w:cs="Arial"/>
                <w:sz w:val="18"/>
                <w:szCs w:val="18"/>
                <w:rPrChange w:id="91"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2" w:author="Aleksa Corovic" w:date="2018-08-21T12:50:00Z">
                  <w:rPr>
                    <w:rFonts w:ascii="Arial" w:hAnsi="Arial" w:cs="Arial"/>
                    <w:sz w:val="18"/>
                    <w:szCs w:val="18"/>
                    <w:lang w:val="sr-Cyrl-CS"/>
                  </w:rPr>
                </w:rPrChange>
              </w:rPr>
            </w:pPr>
            <w:r w:rsidRPr="00D96694">
              <w:rPr>
                <w:rFonts w:ascii="Arial" w:hAnsi="Arial" w:cs="Arial"/>
                <w:sz w:val="18"/>
                <w:szCs w:val="18"/>
                <w:rPrChange w:id="93"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4"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5"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77777777" w:rsidR="00D22293" w:rsidRPr="00D96694" w:rsidRDefault="00D22293" w:rsidP="00517A6A">
            <w:pPr>
              <w:spacing w:before="60" w:after="60" w:line="240" w:lineRule="auto"/>
              <w:ind w:firstLine="0"/>
              <w:jc w:val="left"/>
              <w:rPr>
                <w:rFonts w:ascii="Arial" w:hAnsi="Arial" w:cs="Arial"/>
                <w:b/>
                <w:color w:val="FF0000"/>
                <w:sz w:val="18"/>
                <w:szCs w:val="18"/>
                <w:rPrChange w:id="96" w:author="Aleksa Corovic" w:date="2018-08-21T12:50:00Z">
                  <w:rPr>
                    <w:rFonts w:ascii="Arial" w:hAnsi="Arial" w:cs="Arial"/>
                    <w:b/>
                    <w:color w:val="FF0000"/>
                    <w:sz w:val="18"/>
                    <w:szCs w:val="18"/>
                    <w:lang w:val="sr-Latn-CS"/>
                  </w:rPr>
                </w:rPrChange>
              </w:rPr>
            </w:pPr>
            <w:r w:rsidRPr="00D96694">
              <w:rPr>
                <w:rFonts w:ascii="Arial" w:hAnsi="Arial" w:cs="Arial"/>
                <w:b/>
                <w:color w:val="FF0000"/>
                <w:sz w:val="18"/>
                <w:szCs w:val="18"/>
                <w:rPrChange w:id="97"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98" w:author="Aleksa Corovic" w:date="2018-08-21T12:50:00Z">
                  <w:rPr>
                    <w:rFonts w:ascii="Arial" w:hAnsi="Arial" w:cs="Arial"/>
                    <w:b/>
                    <w:color w:val="FF0000"/>
                    <w:sz w:val="18"/>
                    <w:szCs w:val="18"/>
                    <w:lang w:val="sr-Cyrl-CS"/>
                  </w:rPr>
                </w:rPrChange>
              </w:rPr>
              <w:t>уписати статистику</w:t>
            </w:r>
            <w:r w:rsidRPr="00D96694">
              <w:rPr>
                <w:rFonts w:ascii="Arial" w:hAnsi="Arial" w:cs="Arial"/>
                <w:b/>
                <w:color w:val="FF0000"/>
                <w:sz w:val="18"/>
                <w:szCs w:val="18"/>
                <w:rPrChange w:id="99" w:author="Aleksa Corovic" w:date="2018-08-21T12:50:00Z">
                  <w:rPr>
                    <w:rFonts w:ascii="Arial" w:hAnsi="Arial" w:cs="Arial"/>
                    <w:b/>
                    <w:color w:val="FF0000"/>
                    <w:sz w:val="18"/>
                    <w:szCs w:val="18"/>
                    <w:lang w:val="sr-Latn-CS"/>
                  </w:rPr>
                </w:rPrChange>
              </w:rPr>
              <w:t>&gt;</w:t>
            </w:r>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0"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101" w:author="Aleksa Corovic" w:date="2018-08-21T12:50:00Z">
                  <w:rPr>
                    <w:rFonts w:ascii="Arial" w:hAnsi="Arial" w:cs="Arial"/>
                    <w:sz w:val="18"/>
                    <w:szCs w:val="18"/>
                    <w:lang w:val="sr-Cyrl-CS"/>
                  </w:rPr>
                </w:rPrChange>
              </w:rPr>
            </w:pPr>
            <w:r w:rsidRPr="00D96694">
              <w:rPr>
                <w:rFonts w:ascii="Arial" w:hAnsi="Arial" w:cs="Arial"/>
                <w:sz w:val="18"/>
                <w:szCs w:val="18"/>
                <w:rPrChange w:id="102"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3"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4" w:author="Aleksa Corovic" w:date="2018-08-21T12:50:00Z">
                  <w:rPr>
                    <w:rFonts w:ascii="Arial" w:hAnsi="Arial" w:cs="Arial"/>
                    <w:sz w:val="18"/>
                    <w:szCs w:val="18"/>
                    <w:lang w:val="sr-Cyrl-CS"/>
                  </w:rPr>
                </w:rPrChange>
              </w:rPr>
            </w:pPr>
            <w:r w:rsidRPr="00D96694">
              <w:rPr>
                <w:rFonts w:ascii="Arial" w:hAnsi="Arial" w:cs="Arial"/>
                <w:sz w:val="18"/>
                <w:szCs w:val="18"/>
                <w:rPrChange w:id="105"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6"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7"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8"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09"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10"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11"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2"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3" w:author="Aleksa Corovic" w:date="2018-08-21T12:50:00Z">
                  <w:rPr>
                    <w:rFonts w:ascii="Arial" w:hAnsi="Arial" w:cs="Arial"/>
                    <w:color w:val="000000" w:themeColor="text1"/>
                    <w:sz w:val="18"/>
                    <w:szCs w:val="18"/>
                    <w:lang w:val="en-GB"/>
                  </w:rPr>
                </w:rPrChange>
              </w:rPr>
              <w:t xml:space="preserve"> </w:t>
            </w:r>
            <w:ins w:id="114" w:author="Filip Dutina" w:date="2018-07-12T11:25:00Z">
              <w:r w:rsidR="004008F5" w:rsidRPr="00D96694">
                <w:rPr>
                  <w:rFonts w:ascii="Arial" w:hAnsi="Arial" w:cs="Arial"/>
                  <w:color w:val="000000" w:themeColor="text1"/>
                  <w:sz w:val="18"/>
                  <w:szCs w:val="18"/>
                  <w:rPrChange w:id="115" w:author="Aleksa Corovic" w:date="2018-08-21T12:50:00Z">
                    <w:rPr>
                      <w:rFonts w:ascii="Arial" w:hAnsi="Arial" w:cs="Arial"/>
                      <w:color w:val="000000" w:themeColor="text1"/>
                      <w:sz w:val="18"/>
                      <w:szCs w:val="18"/>
                      <w:lang w:val="sr-Cyrl-RS"/>
                    </w:rPr>
                  </w:rPrChange>
                </w:rPr>
                <w:t>спрега</w:t>
              </w:r>
            </w:ins>
            <w:del w:id="116" w:author="Filip Dutina" w:date="2018-07-12T11:25:00Z">
              <w:r w:rsidR="00BF72CC" w:rsidRPr="00D96694" w:rsidDel="004008F5">
                <w:rPr>
                  <w:rFonts w:ascii="Arial" w:hAnsi="Arial" w:cs="Arial"/>
                  <w:color w:val="000000" w:themeColor="text1"/>
                  <w:sz w:val="18"/>
                  <w:szCs w:val="18"/>
                  <w:rPrChange w:id="117"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8"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19"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20"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21"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2"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3" w:author="Aleksa Corovic" w:date="2018-08-21T12:50:00Z">
                  <w:rPr>
                    <w:rFonts w:ascii="Arial" w:hAnsi="Arial" w:cs="Arial"/>
                    <w:sz w:val="18"/>
                    <w:szCs w:val="18"/>
                    <w:lang w:val="sr-Cyrl-CS"/>
                  </w:rPr>
                </w:rPrChange>
              </w:rPr>
            </w:pPr>
            <w:r w:rsidRPr="00D96694">
              <w:rPr>
                <w:rFonts w:ascii="Arial" w:hAnsi="Arial" w:cs="Arial"/>
                <w:sz w:val="18"/>
                <w:szCs w:val="18"/>
                <w:rPrChange w:id="124"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5"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6" w:author="Aleksa Corovic" w:date="2018-08-21T12:50:00Z">
                  <w:rPr>
                    <w:rFonts w:ascii="Arial" w:hAnsi="Arial"/>
                    <w:sz w:val="18"/>
                    <w:szCs w:val="18"/>
                    <w:lang w:val="en-GB"/>
                  </w:rPr>
                </w:rPrChange>
              </w:rPr>
            </w:pPr>
            <w:r w:rsidRPr="00D96694">
              <w:rPr>
                <w:rFonts w:ascii="Arial" w:hAnsi="Arial"/>
                <w:sz w:val="18"/>
                <w:szCs w:val="18"/>
                <w:rPrChange w:id="127"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8"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29"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30"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31" w:author="Aleksa Corovic" w:date="2018-08-21T12:50:00Z">
                  <w:rPr>
                    <w:rFonts w:ascii="Arial" w:hAnsi="Arial"/>
                    <w:sz w:val="18"/>
                    <w:szCs w:val="18"/>
                    <w:lang w:val="sr-Cyrl-RS"/>
                  </w:rPr>
                </w:rPrChange>
              </w:rPr>
              <w:t>.</w:t>
            </w:r>
            <w:r w:rsidRPr="00D96694">
              <w:rPr>
                <w:rFonts w:ascii="Arial" w:hAnsi="Arial"/>
                <w:sz w:val="18"/>
                <w:szCs w:val="18"/>
                <w:rPrChange w:id="132"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3"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4"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5" w:author="Aleksa Corovic" w:date="2018-08-21T12:50:00Z">
                  <w:rPr>
                    <w:rFonts w:ascii="Arial" w:hAnsi="Arial"/>
                    <w:sz w:val="18"/>
                    <w:szCs w:val="18"/>
                    <w:lang w:val="sr-Cyrl-RS"/>
                  </w:rPr>
                </w:rPrChange>
              </w:rPr>
              <w:t xml:space="preserve"> </w:t>
            </w:r>
            <w:r w:rsidRPr="00D96694">
              <w:rPr>
                <w:rFonts w:ascii="Arial" w:hAnsi="Arial"/>
                <w:sz w:val="18"/>
                <w:szCs w:val="18"/>
                <w:rPrChange w:id="136"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7" w:author="Aleksa Corovic" w:date="2018-08-21T12:50:00Z">
                  <w:rPr>
                    <w:rFonts w:ascii="Arial" w:hAnsi="Arial"/>
                    <w:sz w:val="18"/>
                    <w:szCs w:val="18"/>
                    <w:lang w:val="en-NZ"/>
                  </w:rPr>
                </w:rPrChange>
              </w:rPr>
              <w:t>BroadR-Reach</w:t>
            </w:r>
            <w:r w:rsidRPr="00D96694">
              <w:rPr>
                <w:rFonts w:ascii="Arial" w:hAnsi="Arial"/>
                <w:sz w:val="18"/>
                <w:szCs w:val="18"/>
                <w:rPrChange w:id="138" w:author="Aleksa Corovic" w:date="2018-08-21T12:50:00Z">
                  <w:rPr>
                    <w:rFonts w:ascii="Arial" w:hAnsi="Arial"/>
                    <w:sz w:val="18"/>
                    <w:szCs w:val="18"/>
                    <w:lang w:val="en-NZ"/>
                  </w:rPr>
                </w:rPrChange>
              </w:rPr>
              <w:t xml:space="preserve"> </w:t>
            </w:r>
            <w:ins w:id="139" w:author="Filip Dutina" w:date="2018-07-12T11:26:00Z">
              <w:r w:rsidR="004008F5" w:rsidRPr="00D96694">
                <w:rPr>
                  <w:rFonts w:ascii="Arial" w:hAnsi="Arial"/>
                  <w:sz w:val="18"/>
                  <w:szCs w:val="18"/>
                  <w:rPrChange w:id="140" w:author="Aleksa Corovic" w:date="2018-08-21T12:50:00Z">
                    <w:rPr>
                      <w:rFonts w:ascii="Arial" w:hAnsi="Arial"/>
                      <w:sz w:val="18"/>
                      <w:szCs w:val="18"/>
                      <w:lang w:val="sr-Cyrl-RS"/>
                    </w:rPr>
                  </w:rPrChange>
                </w:rPr>
                <w:t>спреге</w:t>
              </w:r>
            </w:ins>
            <w:del w:id="141" w:author="Filip Dutina" w:date="2018-07-12T11:26:00Z">
              <w:r w:rsidRPr="00D96694" w:rsidDel="004008F5">
                <w:rPr>
                  <w:rFonts w:ascii="Arial" w:hAnsi="Arial"/>
                  <w:sz w:val="18"/>
                  <w:szCs w:val="18"/>
                  <w:rPrChange w:id="142"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3" w:author="Aleksa Corovic" w:date="2018-08-21T12:50:00Z">
                  <w:rPr>
                    <w:rFonts w:ascii="Arial" w:hAnsi="Arial"/>
                    <w:sz w:val="18"/>
                    <w:szCs w:val="18"/>
                    <w:lang w:val="sr-Cyrl-RS"/>
                  </w:rPr>
                </w:rPrChange>
              </w:rPr>
              <w:t xml:space="preserve"> и </w:t>
            </w:r>
            <w:r w:rsidRPr="00D96694">
              <w:rPr>
                <w:rFonts w:ascii="Arial" w:hAnsi="Arial"/>
                <w:i/>
                <w:sz w:val="18"/>
                <w:szCs w:val="18"/>
                <w:rPrChange w:id="144" w:author="Aleksa Corovic" w:date="2018-08-21T12:50:00Z">
                  <w:rPr>
                    <w:rFonts w:ascii="Arial" w:hAnsi="Arial"/>
                    <w:sz w:val="18"/>
                    <w:szCs w:val="18"/>
                    <w:lang w:val="en-NZ"/>
                  </w:rPr>
                </w:rPrChange>
              </w:rPr>
              <w:t>IPv6</w:t>
            </w:r>
            <w:r w:rsidRPr="00D96694">
              <w:rPr>
                <w:rFonts w:ascii="Arial" w:hAnsi="Arial"/>
                <w:sz w:val="18"/>
                <w:szCs w:val="18"/>
                <w:rPrChange w:id="145" w:author="Aleksa Corovic" w:date="2018-08-21T12:50:00Z">
                  <w:rPr>
                    <w:rFonts w:ascii="Arial" w:hAnsi="Arial"/>
                    <w:sz w:val="18"/>
                    <w:szCs w:val="18"/>
                    <w:lang w:val="en-NZ"/>
                  </w:rPr>
                </w:rPrChange>
              </w:rPr>
              <w:t xml:space="preserve"> </w:t>
            </w:r>
            <w:r w:rsidRPr="00D96694">
              <w:rPr>
                <w:rFonts w:ascii="Arial" w:hAnsi="Arial"/>
                <w:sz w:val="18"/>
                <w:szCs w:val="18"/>
                <w:rPrChange w:id="146"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7"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8"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49"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50"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1"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2" w:author="Aleksa Corovic" w:date="2018-08-21T12:50:00Z">
                  <w:rPr>
                    <w:rFonts w:ascii="Arial" w:hAnsi="Arial" w:cs="Arial"/>
                    <w:b/>
                    <w:color w:val="FF0000"/>
                    <w:sz w:val="18"/>
                    <w:szCs w:val="18"/>
                    <w:lang w:val="sr-Cyrl-CS"/>
                  </w:rPr>
                </w:rPrChange>
              </w:rPr>
              <w:t>име председника комисије</w:t>
            </w:r>
            <w:r w:rsidRPr="00D96694">
              <w:rPr>
                <w:rFonts w:ascii="Arial" w:hAnsi="Arial" w:cs="Arial"/>
                <w:b/>
                <w:color w:val="FF0000"/>
                <w:sz w:val="18"/>
                <w:szCs w:val="18"/>
                <w:rPrChange w:id="153" w:author="Aleksa Corovic" w:date="2018-08-21T12:50:00Z">
                  <w:rPr>
                    <w:rFonts w:ascii="Arial" w:hAnsi="Arial" w:cs="Arial"/>
                    <w:b/>
                    <w:color w:val="FF0000"/>
                    <w:sz w:val="18"/>
                    <w:szCs w:val="18"/>
                    <w:lang w:val="sr-Latn-CS"/>
                  </w:rPr>
                </w:rPrChange>
              </w:rPr>
              <w:t>&gt;</w:t>
            </w:r>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4"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5"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6" w:author="Aleksa Corovic" w:date="2018-08-21T12:50:00Z">
                  <w:rPr>
                    <w:rFonts w:ascii="Arial" w:hAnsi="Arial" w:cs="Arial"/>
                    <w:b/>
                    <w:color w:val="FF0000"/>
                    <w:sz w:val="18"/>
                    <w:szCs w:val="18"/>
                    <w:lang w:val="sr-Cyrl-CS"/>
                  </w:rPr>
                </w:rPrChange>
              </w:rPr>
              <w:t>име члана комисије</w:t>
            </w:r>
            <w:r w:rsidRPr="00D96694">
              <w:rPr>
                <w:rFonts w:ascii="Arial" w:hAnsi="Arial" w:cs="Arial"/>
                <w:b/>
                <w:color w:val="FF0000"/>
                <w:sz w:val="18"/>
                <w:szCs w:val="18"/>
                <w:rPrChange w:id="157"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8"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9"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60" w:author="Aleksa Corovic" w:date="2018-08-21T12:50:00Z">
                  <w:rPr>
                    <w:rFonts w:ascii="Arial" w:hAnsi="Arial" w:cs="Arial"/>
                    <w:b/>
                    <w:color w:val="FF0000"/>
                    <w:sz w:val="18"/>
                    <w:szCs w:val="18"/>
                    <w:lang w:val="sr-Cyrl-CS"/>
                  </w:rPr>
                </w:rPrChange>
              </w:rPr>
              <w:t>име ментора</w:t>
            </w:r>
            <w:r w:rsidRPr="00D96694">
              <w:rPr>
                <w:rFonts w:ascii="Arial" w:hAnsi="Arial" w:cs="Arial"/>
                <w:b/>
                <w:color w:val="FF0000"/>
                <w:sz w:val="18"/>
                <w:szCs w:val="18"/>
                <w:rPrChange w:id="161"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2"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3"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4"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5"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6"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67"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68"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69"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70"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71" w:author="Aleksa Corovic" w:date="2018-08-21T12:50:00Z">
                  <w:rPr>
                    <w:rFonts w:ascii="Arial" w:hAnsi="Arial" w:cs="Arial"/>
                    <w:color w:val="000000" w:themeColor="text1"/>
                    <w:sz w:val="18"/>
                    <w:szCs w:val="18"/>
                    <w:lang w:val="sr-Latn-CS"/>
                  </w:rPr>
                </w:rPrChange>
              </w:rPr>
              <w:t xml:space="preserve"> interface</w:t>
            </w:r>
            <w:ins w:id="172" w:author="Filip Dutina" w:date="2018-07-17T10:49:00Z">
              <w:r w:rsidR="00F2316E" w:rsidRPr="00D96694">
                <w:rPr>
                  <w:rFonts w:ascii="Arial" w:hAnsi="Arial" w:cs="Arial"/>
                  <w:color w:val="000000" w:themeColor="text1"/>
                  <w:sz w:val="18"/>
                  <w:szCs w:val="18"/>
                  <w:rPrChange w:id="173"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4"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5" w:author="Aleksa Corovic" w:date="2018-08-21T12:50:00Z">
                  <w:rPr>
                    <w:rFonts w:ascii="Arial" w:hAnsi="Arial" w:cs="Arial"/>
                    <w:sz w:val="18"/>
                    <w:szCs w:val="18"/>
                    <w:lang w:val="pt-BR"/>
                  </w:rPr>
                </w:rPrChange>
              </w:rPr>
            </w:pPr>
            <w:r w:rsidRPr="00D96694">
              <w:rPr>
                <w:rFonts w:ascii="Arial" w:hAnsi="Arial" w:cs="Arial"/>
                <w:sz w:val="18"/>
                <w:szCs w:val="18"/>
                <w:rPrChange w:id="176"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b/>
                <w:color w:val="FF0000"/>
                <w:sz w:val="18"/>
                <w:szCs w:val="18"/>
                <w:rPrChange w:id="177" w:author="Aleksa Corovic" w:date="2018-08-21T12:50:00Z">
                  <w:rPr>
                    <w:rFonts w:ascii="Arial" w:hAnsi="Arial" w:cs="Arial"/>
                    <w:b/>
                    <w:color w:val="FF0000"/>
                    <w:sz w:val="18"/>
                    <w:szCs w:val="18"/>
                    <w:lang w:val="sr-Latn-CS"/>
                  </w:rPr>
                </w:rPrChange>
              </w:rPr>
              <w:t>&lt;upisati statistiku&gt;</w:t>
            </w:r>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78"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79"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80"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81"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2"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3"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4"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85"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86"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87"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88"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89"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90"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91"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2"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3"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4"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5"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6" w:author="Aleksa Corovic" w:date="2018-08-21T12:50:00Z">
                  <w:rPr>
                    <w:rFonts w:ascii="Arial" w:hAnsi="Arial" w:cs="Arial"/>
                    <w:b/>
                    <w:color w:val="FF0000"/>
                    <w:sz w:val="18"/>
                    <w:szCs w:val="18"/>
                    <w:lang w:val="sr-Cyrl-CS"/>
                  </w:rPr>
                </w:rPrChange>
              </w:rPr>
              <w:t>ime predsednika komisije</w:t>
            </w:r>
            <w:r w:rsidRPr="00D96694">
              <w:rPr>
                <w:rFonts w:ascii="Arial" w:hAnsi="Arial" w:cs="Arial"/>
                <w:b/>
                <w:color w:val="FF0000"/>
                <w:sz w:val="18"/>
                <w:szCs w:val="18"/>
                <w:rPrChange w:id="197" w:author="Aleksa Corovic" w:date="2018-08-21T12:50:00Z">
                  <w:rPr>
                    <w:rFonts w:ascii="Arial" w:hAnsi="Arial" w:cs="Arial"/>
                    <w:b/>
                    <w:color w:val="FF0000"/>
                    <w:sz w:val="18"/>
                    <w:szCs w:val="18"/>
                    <w:lang w:val="sr-Latn-CS"/>
                  </w:rPr>
                </w:rPrChange>
              </w:rPr>
              <w:t>&gt;</w:t>
            </w:r>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8"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9" w:author="Aleksa Corovic" w:date="2018-08-21T12:50:00Z">
                  <w:rPr>
                    <w:rFonts w:ascii="Arial" w:hAnsi="Arial" w:cs="Arial"/>
                    <w:b/>
                    <w:color w:val="FF0000"/>
                    <w:sz w:val="18"/>
                    <w:szCs w:val="18"/>
                    <w:lang w:val="sr-Cyrl-CS"/>
                  </w:rPr>
                </w:rPrChange>
              </w:rPr>
              <w:t>ime člana komisije</w:t>
            </w:r>
            <w:r w:rsidRPr="00D96694">
              <w:rPr>
                <w:rFonts w:ascii="Arial" w:hAnsi="Arial" w:cs="Arial"/>
                <w:b/>
                <w:color w:val="FF0000"/>
                <w:sz w:val="18"/>
                <w:szCs w:val="18"/>
                <w:rPrChange w:id="200"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201"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202" w:author="Aleksa Corovic" w:date="2018-08-21T12:50:00Z">
                  <w:rPr>
                    <w:rFonts w:ascii="Arial" w:hAnsi="Arial" w:cs="Arial"/>
                    <w:b/>
                    <w:color w:val="FF0000"/>
                    <w:sz w:val="18"/>
                    <w:szCs w:val="18"/>
                    <w:lang w:val="sr-Cyrl-CS"/>
                  </w:rPr>
                </w:rPrChange>
              </w:rPr>
              <w:t>ime mentora</w:t>
            </w:r>
            <w:r w:rsidRPr="00D96694">
              <w:rPr>
                <w:rFonts w:ascii="Arial" w:hAnsi="Arial" w:cs="Arial"/>
                <w:b/>
                <w:color w:val="FF0000"/>
                <w:sz w:val="18"/>
                <w:szCs w:val="18"/>
                <w:rPrChange w:id="203"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04"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05" w:author="Aleksa Corovic" w:date="2018-08-21T12:50:00Z">
            <w:rPr>
              <w:rFonts w:ascii="Tahoma" w:hAnsi="Tahoma" w:cs="Tahoma"/>
              <w:b/>
              <w:sz w:val="32"/>
              <w:szCs w:val="32"/>
              <w:lang w:val="hr-HR"/>
            </w:rPr>
          </w:rPrChange>
        </w:rPr>
      </w:pPr>
      <w:r w:rsidRPr="00D96694">
        <w:rPr>
          <w:rFonts w:ascii="Tahoma" w:hAnsi="Tahoma" w:cs="Tahoma"/>
          <w:b/>
          <w:sz w:val="32"/>
          <w:szCs w:val="32"/>
          <w:rPrChange w:id="206"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07" w:author="Aleksa Corovic" w:date="2018-08-21T12:50:00Z">
            <w:rPr>
              <w:lang w:val="hr-HR"/>
            </w:rPr>
          </w:rPrChange>
        </w:rPr>
      </w:pPr>
    </w:p>
    <w:p w14:paraId="36B5C6AD" w14:textId="77777777" w:rsidR="006A6C11" w:rsidRPr="00D96694" w:rsidRDefault="00E3660D">
      <w:pPr>
        <w:rPr>
          <w:rPrChange w:id="208" w:author="Aleksa Corovic" w:date="2018-08-21T12:50:00Z">
            <w:rPr>
              <w:lang w:val="hr-HR"/>
            </w:rPr>
          </w:rPrChange>
        </w:rPr>
      </w:pPr>
      <w:r w:rsidRPr="00D96694">
        <w:rPr>
          <w:rPrChange w:id="209" w:author="Aleksa Corovic" w:date="2018-08-21T12:50:00Z">
            <w:rPr>
              <w:lang w:val="hr-HR"/>
            </w:rPr>
          </w:rPrChange>
        </w:rPr>
        <w:t xml:space="preserve">Srdačno se zahvaljujem </w:t>
      </w:r>
      <w:r w:rsidR="00860B17" w:rsidRPr="00D96694">
        <w:rPr>
          <w:rPrChange w:id="210" w:author="Aleksa Corovic" w:date="2018-08-21T12:50:00Z">
            <w:rPr>
              <w:lang w:val="hr-HR"/>
            </w:rPr>
          </w:rPrChange>
        </w:rPr>
        <w:t>mentoru</w:t>
      </w:r>
      <w:r w:rsidRPr="00D96694">
        <w:rPr>
          <w:rPrChange w:id="211" w:author="Aleksa Corovic" w:date="2018-08-21T12:50:00Z">
            <w:rPr>
              <w:lang w:val="hr-HR"/>
            </w:rPr>
          </w:rPrChange>
        </w:rPr>
        <w:t xml:space="preserve"> Doc. dr Bogdanu Pavkoviću </w:t>
      </w:r>
      <w:r w:rsidR="00860B17" w:rsidRPr="00D96694">
        <w:rPr>
          <w:rPrChange w:id="212" w:author="Aleksa Corovic" w:date="2018-08-21T12:50:00Z">
            <w:rPr>
              <w:lang w:val="hr-HR"/>
            </w:rPr>
          </w:rPrChange>
        </w:rPr>
        <w:t>na stručnoj pomoći tokom izrade ovog rada.</w:t>
      </w:r>
    </w:p>
    <w:p w14:paraId="7693AD7E" w14:textId="77777777" w:rsidR="00860B17" w:rsidRPr="00D96694" w:rsidRDefault="00860B17" w:rsidP="00B816F7">
      <w:pPr>
        <w:rPr>
          <w:rPrChange w:id="213" w:author="Aleksa Corovic" w:date="2018-08-21T12:50:00Z">
            <w:rPr>
              <w:lang w:val="hr-HR"/>
            </w:rPr>
          </w:rPrChange>
        </w:rPr>
      </w:pPr>
      <w:r w:rsidRPr="00D96694">
        <w:rPr>
          <w:rPrChange w:id="214" w:author="Aleksa Corovic" w:date="2018-08-21T12:50:00Z">
            <w:rPr>
              <w:lang w:val="hr-HR"/>
            </w:rPr>
          </w:rPrChange>
        </w:rPr>
        <w:t xml:space="preserve">Posebno se zahvaljujem Draganu Radanoviću na stručnoj pomoći, stalnoj podršci, strpljenju, </w:t>
      </w:r>
      <w:r w:rsidR="00B816F7" w:rsidRPr="00D96694">
        <w:rPr>
          <w:rPrChange w:id="215" w:author="Aleksa Corovic" w:date="2018-08-21T12:50:00Z">
            <w:rPr>
              <w:lang w:val="hr-HR"/>
            </w:rPr>
          </w:rPrChange>
        </w:rPr>
        <w:t xml:space="preserve">utrošenom vremenu, </w:t>
      </w:r>
      <w:r w:rsidRPr="00D96694">
        <w:rPr>
          <w:rPrChange w:id="216" w:author="Aleksa Corovic" w:date="2018-08-21T12:50:00Z">
            <w:rPr>
              <w:lang w:val="hr-HR"/>
            </w:rPr>
          </w:rPrChange>
        </w:rPr>
        <w:t>razumevanju i savetovanju tokom izrade ovog diplomskog rada.</w:t>
      </w:r>
    </w:p>
    <w:p w14:paraId="1A73A207" w14:textId="77777777" w:rsidR="006A6C11" w:rsidRPr="00D96694" w:rsidRDefault="00E3660D">
      <w:pPr>
        <w:rPr>
          <w:rPrChange w:id="217" w:author="Aleksa Corovic" w:date="2018-08-21T12:50:00Z">
            <w:rPr>
              <w:lang w:val="hr-HR"/>
            </w:rPr>
          </w:rPrChange>
        </w:rPr>
      </w:pPr>
      <w:r w:rsidRPr="00D96694">
        <w:rPr>
          <w:rPrChange w:id="218" w:author="Aleksa Corovic" w:date="2018-08-21T12:50:00Z">
            <w:rPr>
              <w:lang w:val="hr-HR"/>
            </w:rPr>
          </w:rPrChange>
        </w:rPr>
        <w:t>Takođe se zahvaljujem Institutu RT-RK</w:t>
      </w:r>
      <w:r w:rsidR="00CE47C8" w:rsidRPr="00D96694">
        <w:rPr>
          <w:rPrChange w:id="219" w:author="Aleksa Corovic" w:date="2018-08-21T12:50:00Z">
            <w:rPr>
              <w:lang w:val="hr-HR"/>
            </w:rPr>
          </w:rPrChange>
        </w:rPr>
        <w:t xml:space="preserve"> na ukazanoj prilici da se bolje upoznam sa načinom rada u inženjerskom okruženju i na </w:t>
      </w:r>
      <w:r w:rsidR="00DA7401" w:rsidRPr="00D96694">
        <w:rPr>
          <w:rPrChange w:id="220" w:author="Aleksa Corovic" w:date="2018-08-21T12:50:00Z">
            <w:rPr>
              <w:lang w:val="hr-HR"/>
            </w:rPr>
          </w:rPrChange>
        </w:rPr>
        <w:t>omogućenom usavršavanja znanja iz date</w:t>
      </w:r>
      <w:r w:rsidR="00CE47C8" w:rsidRPr="00D96694">
        <w:rPr>
          <w:rPrChange w:id="221" w:author="Aleksa Corovic" w:date="2018-08-21T12:50:00Z">
            <w:rPr>
              <w:lang w:val="hr-HR"/>
            </w:rPr>
          </w:rPrChange>
        </w:rPr>
        <w:t xml:space="preserve"> oblasti.</w:t>
      </w:r>
    </w:p>
    <w:p w14:paraId="611BA5B5" w14:textId="77777777" w:rsidR="00860B17" w:rsidRPr="00D96694" w:rsidRDefault="00860B17">
      <w:pPr>
        <w:rPr>
          <w:rPrChange w:id="222" w:author="Aleksa Corovic" w:date="2018-08-21T12:50:00Z">
            <w:rPr>
              <w:lang w:val="hr-HR"/>
            </w:rPr>
          </w:rPrChange>
        </w:rPr>
      </w:pPr>
      <w:r w:rsidRPr="00D96694">
        <w:rPr>
          <w:rPrChange w:id="223" w:author="Aleksa Corovic" w:date="2018-08-21T12:50:00Z">
            <w:rPr>
              <w:lang w:val="hr-HR"/>
            </w:rPr>
          </w:rPrChange>
        </w:rPr>
        <w:t>Na kraju, najveće hvala Tatjani, Milošu, Vjeri, Mirku, Jeleni i svima onima koji</w:t>
      </w:r>
      <w:r w:rsidR="00EB778C" w:rsidRPr="00D96694">
        <w:rPr>
          <w:rPrChange w:id="224" w:author="Aleksa Corovic" w:date="2018-08-21T12:50:00Z">
            <w:rPr>
              <w:lang w:val="hr-HR"/>
            </w:rPr>
          </w:rPrChange>
        </w:rPr>
        <w:t xml:space="preserve"> su mi bili podrška, potpora i</w:t>
      </w:r>
      <w:r w:rsidRPr="00D96694">
        <w:rPr>
          <w:rPrChange w:id="225" w:author="Aleksa Corovic" w:date="2018-08-21T12:50:00Z">
            <w:rPr>
              <w:lang w:val="hr-HR"/>
            </w:rPr>
          </w:rPrChange>
        </w:rPr>
        <w:t xml:space="preserve"> motivacija tokom školovanja.</w:t>
      </w:r>
    </w:p>
    <w:p w14:paraId="7CB0EF4F" w14:textId="77777777" w:rsidR="00860B17" w:rsidRPr="00D96694" w:rsidRDefault="00860B17">
      <w:pPr>
        <w:rPr>
          <w:rPrChange w:id="226" w:author="Aleksa Corovic" w:date="2018-08-21T12:50:00Z">
            <w:rPr>
              <w:lang w:val="hr-HR"/>
            </w:rPr>
          </w:rPrChange>
        </w:rPr>
      </w:pPr>
    </w:p>
    <w:p w14:paraId="2AD9B2BF" w14:textId="77777777" w:rsidR="006A6C11" w:rsidRPr="00D96694" w:rsidRDefault="006A6C11">
      <w:pPr>
        <w:rPr>
          <w:rPrChange w:id="227" w:author="Aleksa Corovic" w:date="2018-08-21T12:50:00Z">
            <w:rPr>
              <w:lang w:val="hr-HR"/>
            </w:rPr>
          </w:rPrChange>
        </w:rPr>
      </w:pPr>
    </w:p>
    <w:p w14:paraId="7CAB0567" w14:textId="77777777" w:rsidR="006A6C11" w:rsidRPr="00D96694" w:rsidRDefault="006A6C11">
      <w:pPr>
        <w:rPr>
          <w:rPrChange w:id="228" w:author="Aleksa Corovic" w:date="2018-08-21T12:50:00Z">
            <w:rPr>
              <w:lang w:val="hr-HR"/>
            </w:rPr>
          </w:rPrChange>
        </w:rPr>
      </w:pPr>
    </w:p>
    <w:p w14:paraId="47FB2D37" w14:textId="77777777" w:rsidR="00AD67BD" w:rsidRPr="00D96694" w:rsidRDefault="00AD67BD">
      <w:pPr>
        <w:rPr>
          <w:rPrChange w:id="229"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30"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31" w:author="Aleksa Corovic" w:date="2018-08-21T12:50:00Z">
            <w:rPr>
              <w:lang w:val="sl-SI"/>
            </w:rPr>
          </w:rPrChange>
        </w:rPr>
      </w:pPr>
    </w:p>
    <w:p w14:paraId="1A82566C" w14:textId="77777777" w:rsidR="0037741D" w:rsidRPr="00D96694" w:rsidRDefault="00517A6A">
      <w:pPr>
        <w:pStyle w:val="TOC1"/>
        <w:rPr>
          <w:ins w:id="232" w:author="Filip Dutina" w:date="2018-08-14T14:14:00Z"/>
          <w:rFonts w:asciiTheme="minorHAnsi" w:eastAsiaTheme="minorEastAsia" w:hAnsiTheme="minorHAnsi" w:cstheme="minorBidi"/>
          <w:sz w:val="22"/>
          <w:szCs w:val="22"/>
          <w:lang w:val="sr-Latn-RS" w:eastAsia="en-GB"/>
          <w:rPrChange w:id="233" w:author="Aleksa Corovic" w:date="2018-08-21T12:50:00Z">
            <w:rPr>
              <w:ins w:id="234" w:author="Filip Dutina" w:date="2018-08-14T14:14:00Z"/>
              <w:rFonts w:asciiTheme="minorHAnsi" w:eastAsiaTheme="minorEastAsia" w:hAnsiTheme="minorHAnsi" w:cstheme="minorBidi"/>
              <w:noProof/>
              <w:sz w:val="22"/>
              <w:szCs w:val="22"/>
              <w:lang w:val="en-GB" w:eastAsia="en-GB"/>
            </w:rPr>
          </w:rPrChange>
        </w:rPr>
      </w:pPr>
      <w:r w:rsidRPr="00D96694">
        <w:rPr>
          <w:sz w:val="20"/>
          <w:lang w:val="sr-Latn-RS"/>
          <w:rPrChange w:id="235" w:author="Aleksa Corovic" w:date="2018-08-21T12:50:00Z">
            <w:rPr>
              <w:sz w:val="20"/>
            </w:rPr>
          </w:rPrChange>
        </w:rPr>
        <w:fldChar w:fldCharType="begin"/>
      </w:r>
      <w:r w:rsidRPr="00D96694">
        <w:rPr>
          <w:sz w:val="20"/>
          <w:lang w:val="sr-Latn-RS"/>
          <w:rPrChange w:id="236" w:author="Aleksa Corovic" w:date="2018-08-21T12:50:00Z">
            <w:rPr>
              <w:sz w:val="20"/>
            </w:rPr>
          </w:rPrChange>
        </w:rPr>
        <w:instrText xml:space="preserve"> TOC \o "1-5" \h \z </w:instrText>
      </w:r>
      <w:r w:rsidRPr="00D96694">
        <w:rPr>
          <w:sz w:val="20"/>
          <w:lang w:val="sr-Latn-RS"/>
          <w:rPrChange w:id="237" w:author="Aleksa Corovic" w:date="2018-08-21T12:50:00Z">
            <w:rPr>
              <w:sz w:val="20"/>
            </w:rPr>
          </w:rPrChange>
        </w:rPr>
        <w:fldChar w:fldCharType="separate"/>
      </w:r>
      <w:ins w:id="238" w:author="Filip Dutina" w:date="2018-08-14T14:14:00Z">
        <w:r w:rsidR="0037741D" w:rsidRPr="00D96694">
          <w:rPr>
            <w:rStyle w:val="Hyperlink"/>
            <w:lang w:val="sr-Latn-RS"/>
            <w:rPrChange w:id="239" w:author="Aleksa Corovic" w:date="2018-08-21T12:50:00Z">
              <w:rPr>
                <w:rStyle w:val="Hyperlink"/>
                <w:noProof/>
              </w:rPr>
            </w:rPrChange>
          </w:rPr>
          <w:fldChar w:fldCharType="begin"/>
        </w:r>
        <w:r w:rsidR="0037741D" w:rsidRPr="00D96694">
          <w:rPr>
            <w:rStyle w:val="Hyperlink"/>
            <w:lang w:val="sr-Latn-RS"/>
            <w:rPrChange w:id="240" w:author="Aleksa Corovic" w:date="2018-08-21T12:50:00Z">
              <w:rPr>
                <w:rStyle w:val="Hyperlink"/>
                <w:noProof/>
              </w:rPr>
            </w:rPrChange>
          </w:rPr>
          <w:instrText xml:space="preserve"> </w:instrText>
        </w:r>
        <w:r w:rsidR="0037741D" w:rsidRPr="00D96694">
          <w:rPr>
            <w:lang w:val="sr-Latn-RS"/>
            <w:rPrChange w:id="241" w:author="Aleksa Corovic" w:date="2018-08-21T12:50:00Z">
              <w:rPr>
                <w:noProof/>
              </w:rPr>
            </w:rPrChange>
          </w:rPr>
          <w:instrText>HYPERLINK \l "_Toc522019388"</w:instrText>
        </w:r>
        <w:r w:rsidR="0037741D" w:rsidRPr="00D96694">
          <w:rPr>
            <w:rStyle w:val="Hyperlink"/>
            <w:lang w:val="sr-Latn-RS"/>
            <w:rPrChange w:id="242" w:author="Aleksa Corovic" w:date="2018-08-21T12:50:00Z">
              <w:rPr>
                <w:rStyle w:val="Hyperlink"/>
                <w:noProof/>
              </w:rPr>
            </w:rPrChange>
          </w:rPr>
          <w:instrText xml:space="preserve"> </w:instrText>
        </w:r>
        <w:r w:rsidR="0037741D" w:rsidRPr="00D96694">
          <w:rPr>
            <w:rStyle w:val="Hyperlink"/>
            <w:lang w:val="sr-Latn-RS"/>
            <w:rPrChange w:id="243" w:author="Aleksa Corovic" w:date="2018-08-21T12:50:00Z">
              <w:rPr>
                <w:rStyle w:val="Hyperlink"/>
                <w:noProof/>
              </w:rPr>
            </w:rPrChange>
          </w:rPr>
          <w:fldChar w:fldCharType="separate"/>
        </w:r>
        <w:r w:rsidR="0037741D" w:rsidRPr="00D96694">
          <w:rPr>
            <w:rStyle w:val="Hyperlink"/>
            <w:lang w:val="sr-Latn-RS"/>
            <w:rPrChange w:id="244" w:author="Aleksa Corovic" w:date="2018-08-21T12:50:00Z">
              <w:rPr>
                <w:rStyle w:val="Hyperlink"/>
                <w:noProof/>
              </w:rPr>
            </w:rPrChange>
          </w:rPr>
          <w:t>1.</w:t>
        </w:r>
        <w:r w:rsidR="0037741D" w:rsidRPr="00D96694">
          <w:rPr>
            <w:rFonts w:asciiTheme="minorHAnsi" w:eastAsiaTheme="minorEastAsia" w:hAnsiTheme="minorHAnsi" w:cstheme="minorBidi"/>
            <w:sz w:val="22"/>
            <w:szCs w:val="22"/>
            <w:lang w:val="sr-Latn-RS" w:eastAsia="en-GB"/>
            <w:rPrChange w:id="245" w:author="Aleksa Corovic" w:date="2018-08-21T12:50:00Z">
              <w:rPr>
                <w:rFonts w:asciiTheme="minorHAnsi" w:eastAsiaTheme="minorEastAsia" w:hAnsiTheme="minorHAnsi" w:cstheme="minorBidi"/>
                <w:noProof/>
                <w:sz w:val="22"/>
                <w:szCs w:val="22"/>
                <w:lang w:val="en-GB" w:eastAsia="en-GB"/>
              </w:rPr>
            </w:rPrChange>
          </w:rPr>
          <w:tab/>
        </w:r>
        <w:r w:rsidR="0037741D" w:rsidRPr="00D96694">
          <w:rPr>
            <w:rStyle w:val="Hyperlink"/>
            <w:lang w:val="sr-Latn-RS"/>
            <w:rPrChange w:id="246" w:author="Aleksa Corovic" w:date="2018-08-21T12:50:00Z">
              <w:rPr>
                <w:rStyle w:val="Hyperlink"/>
                <w:noProof/>
              </w:rPr>
            </w:rPrChange>
          </w:rPr>
          <w:t>Uvod</w:t>
        </w:r>
        <w:r w:rsidR="0037741D" w:rsidRPr="00D96694">
          <w:rPr>
            <w:webHidden/>
            <w:lang w:val="sr-Latn-RS"/>
            <w:rPrChange w:id="247" w:author="Aleksa Corovic" w:date="2018-08-21T12:50:00Z">
              <w:rPr>
                <w:noProof/>
                <w:webHidden/>
              </w:rPr>
            </w:rPrChange>
          </w:rPr>
          <w:tab/>
        </w:r>
        <w:r w:rsidR="0037741D" w:rsidRPr="00D96694">
          <w:rPr>
            <w:webHidden/>
            <w:lang w:val="sr-Latn-RS"/>
            <w:rPrChange w:id="248" w:author="Aleksa Corovic" w:date="2018-08-21T12:50:00Z">
              <w:rPr>
                <w:noProof/>
                <w:webHidden/>
              </w:rPr>
            </w:rPrChange>
          </w:rPr>
          <w:fldChar w:fldCharType="begin"/>
        </w:r>
        <w:r w:rsidR="0037741D" w:rsidRPr="00D96694">
          <w:rPr>
            <w:webHidden/>
            <w:lang w:val="sr-Latn-RS"/>
            <w:rPrChange w:id="249" w:author="Aleksa Corovic" w:date="2018-08-21T12:50:00Z">
              <w:rPr>
                <w:noProof/>
                <w:webHidden/>
              </w:rPr>
            </w:rPrChange>
          </w:rPr>
          <w:instrText xml:space="preserve"> PAGEREF _Toc522019388 \h </w:instrText>
        </w:r>
      </w:ins>
      <w:r w:rsidR="0037741D" w:rsidRPr="00D96694">
        <w:rPr>
          <w:webHidden/>
          <w:lang w:val="sr-Latn-RS"/>
          <w:rPrChange w:id="250" w:author="Aleksa Corovic" w:date="2018-08-21T12:50:00Z">
            <w:rPr>
              <w:webHidden/>
              <w:lang w:val="sr-Latn-RS"/>
            </w:rPr>
          </w:rPrChange>
        </w:rPr>
      </w:r>
      <w:r w:rsidR="0037741D" w:rsidRPr="00D96694">
        <w:rPr>
          <w:webHidden/>
          <w:lang w:val="sr-Latn-RS"/>
          <w:rPrChange w:id="251" w:author="Aleksa Corovic" w:date="2018-08-21T12:50:00Z">
            <w:rPr>
              <w:noProof/>
              <w:webHidden/>
            </w:rPr>
          </w:rPrChange>
        </w:rPr>
        <w:fldChar w:fldCharType="separate"/>
      </w:r>
      <w:ins w:id="252" w:author="Filip Dutina" w:date="2018-08-14T14:14:00Z">
        <w:r w:rsidR="0037741D" w:rsidRPr="00D96694">
          <w:rPr>
            <w:webHidden/>
            <w:lang w:val="sr-Latn-RS"/>
            <w:rPrChange w:id="253" w:author="Aleksa Corovic" w:date="2018-08-21T12:50:00Z">
              <w:rPr>
                <w:noProof/>
                <w:webHidden/>
              </w:rPr>
            </w:rPrChange>
          </w:rPr>
          <w:t>1</w:t>
        </w:r>
        <w:r w:rsidR="0037741D" w:rsidRPr="00D96694">
          <w:rPr>
            <w:webHidden/>
            <w:lang w:val="sr-Latn-RS"/>
            <w:rPrChange w:id="254" w:author="Aleksa Corovic" w:date="2018-08-21T12:50:00Z">
              <w:rPr>
                <w:noProof/>
                <w:webHidden/>
              </w:rPr>
            </w:rPrChange>
          </w:rPr>
          <w:fldChar w:fldCharType="end"/>
        </w:r>
        <w:r w:rsidR="0037741D" w:rsidRPr="00D96694">
          <w:rPr>
            <w:rStyle w:val="Hyperlink"/>
            <w:lang w:val="sr-Latn-RS"/>
            <w:rPrChange w:id="255" w:author="Aleksa Corovic" w:date="2018-08-21T12:50:00Z">
              <w:rPr>
                <w:rStyle w:val="Hyperlink"/>
                <w:noProof/>
              </w:rPr>
            </w:rPrChange>
          </w:rPr>
          <w:fldChar w:fldCharType="end"/>
        </w:r>
      </w:ins>
    </w:p>
    <w:p w14:paraId="153A3C23" w14:textId="77777777" w:rsidR="0037741D" w:rsidRPr="00D96694" w:rsidRDefault="0037741D">
      <w:pPr>
        <w:pStyle w:val="TOC1"/>
        <w:rPr>
          <w:ins w:id="256" w:author="Filip Dutina" w:date="2018-08-14T14:14:00Z"/>
          <w:rFonts w:asciiTheme="minorHAnsi" w:eastAsiaTheme="minorEastAsia" w:hAnsiTheme="minorHAnsi" w:cstheme="minorBidi"/>
          <w:sz w:val="22"/>
          <w:szCs w:val="22"/>
          <w:lang w:val="sr-Latn-RS" w:eastAsia="en-GB"/>
          <w:rPrChange w:id="257" w:author="Aleksa Corovic" w:date="2018-08-21T12:50:00Z">
            <w:rPr>
              <w:ins w:id="258" w:author="Filip Dutina" w:date="2018-08-14T14:14:00Z"/>
              <w:rFonts w:asciiTheme="minorHAnsi" w:eastAsiaTheme="minorEastAsia" w:hAnsiTheme="minorHAnsi" w:cstheme="minorBidi"/>
              <w:noProof/>
              <w:sz w:val="22"/>
              <w:szCs w:val="22"/>
              <w:lang w:val="en-GB" w:eastAsia="en-GB"/>
            </w:rPr>
          </w:rPrChange>
        </w:rPr>
      </w:pPr>
      <w:ins w:id="259" w:author="Filip Dutina" w:date="2018-08-14T14:14:00Z">
        <w:r w:rsidRPr="00D96694">
          <w:rPr>
            <w:rStyle w:val="Hyperlink"/>
            <w:lang w:val="sr-Latn-RS"/>
            <w:rPrChange w:id="260" w:author="Aleksa Corovic" w:date="2018-08-21T12:50:00Z">
              <w:rPr>
                <w:rStyle w:val="Hyperlink"/>
                <w:noProof/>
              </w:rPr>
            </w:rPrChange>
          </w:rPr>
          <w:fldChar w:fldCharType="begin"/>
        </w:r>
        <w:r w:rsidRPr="00D96694">
          <w:rPr>
            <w:rStyle w:val="Hyperlink"/>
            <w:lang w:val="sr-Latn-RS"/>
            <w:rPrChange w:id="261" w:author="Aleksa Corovic" w:date="2018-08-21T12:50:00Z">
              <w:rPr>
                <w:rStyle w:val="Hyperlink"/>
                <w:noProof/>
              </w:rPr>
            </w:rPrChange>
          </w:rPr>
          <w:instrText xml:space="preserve"> </w:instrText>
        </w:r>
        <w:r w:rsidRPr="00D96694">
          <w:rPr>
            <w:lang w:val="sr-Latn-RS"/>
            <w:rPrChange w:id="262" w:author="Aleksa Corovic" w:date="2018-08-21T12:50:00Z">
              <w:rPr>
                <w:noProof/>
              </w:rPr>
            </w:rPrChange>
          </w:rPr>
          <w:instrText>HYPERLINK \l "_Toc522019389"</w:instrText>
        </w:r>
        <w:r w:rsidRPr="00D96694">
          <w:rPr>
            <w:rStyle w:val="Hyperlink"/>
            <w:lang w:val="sr-Latn-RS"/>
            <w:rPrChange w:id="263" w:author="Aleksa Corovic" w:date="2018-08-21T12:50:00Z">
              <w:rPr>
                <w:rStyle w:val="Hyperlink"/>
                <w:noProof/>
              </w:rPr>
            </w:rPrChange>
          </w:rPr>
          <w:instrText xml:space="preserve"> </w:instrText>
        </w:r>
        <w:r w:rsidRPr="00D96694">
          <w:rPr>
            <w:rStyle w:val="Hyperlink"/>
            <w:lang w:val="sr-Latn-RS"/>
            <w:rPrChange w:id="264" w:author="Aleksa Corovic" w:date="2018-08-21T12:50:00Z">
              <w:rPr>
                <w:rStyle w:val="Hyperlink"/>
                <w:noProof/>
              </w:rPr>
            </w:rPrChange>
          </w:rPr>
          <w:fldChar w:fldCharType="separate"/>
        </w:r>
        <w:r w:rsidRPr="00D96694">
          <w:rPr>
            <w:rStyle w:val="Hyperlink"/>
            <w:lang w:val="sr-Latn-RS"/>
            <w:rPrChange w:id="265" w:author="Aleksa Corovic" w:date="2018-08-21T12:50:00Z">
              <w:rPr>
                <w:rStyle w:val="Hyperlink"/>
                <w:noProof/>
              </w:rPr>
            </w:rPrChange>
          </w:rPr>
          <w:t>2.</w:t>
        </w:r>
        <w:r w:rsidRPr="00D96694">
          <w:rPr>
            <w:rFonts w:asciiTheme="minorHAnsi" w:eastAsiaTheme="minorEastAsia" w:hAnsiTheme="minorHAnsi" w:cstheme="minorBidi"/>
            <w:sz w:val="22"/>
            <w:szCs w:val="22"/>
            <w:lang w:val="sr-Latn-RS" w:eastAsia="en-GB"/>
            <w:rPrChange w:id="26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267" w:author="Aleksa Corovic" w:date="2018-08-21T12:50:00Z">
              <w:rPr>
                <w:rStyle w:val="Hyperlink"/>
                <w:noProof/>
              </w:rPr>
            </w:rPrChange>
          </w:rPr>
          <w:t>Teorijske osnove</w:t>
        </w:r>
        <w:r w:rsidRPr="00D96694">
          <w:rPr>
            <w:webHidden/>
            <w:lang w:val="sr-Latn-RS"/>
            <w:rPrChange w:id="268" w:author="Aleksa Corovic" w:date="2018-08-21T12:50:00Z">
              <w:rPr>
                <w:noProof/>
                <w:webHidden/>
              </w:rPr>
            </w:rPrChange>
          </w:rPr>
          <w:tab/>
        </w:r>
        <w:r w:rsidRPr="00D96694">
          <w:rPr>
            <w:webHidden/>
            <w:lang w:val="sr-Latn-RS"/>
            <w:rPrChange w:id="269" w:author="Aleksa Corovic" w:date="2018-08-21T12:50:00Z">
              <w:rPr>
                <w:noProof/>
                <w:webHidden/>
              </w:rPr>
            </w:rPrChange>
          </w:rPr>
          <w:fldChar w:fldCharType="begin"/>
        </w:r>
        <w:r w:rsidRPr="00D96694">
          <w:rPr>
            <w:webHidden/>
            <w:lang w:val="sr-Latn-RS"/>
            <w:rPrChange w:id="270" w:author="Aleksa Corovic" w:date="2018-08-21T12:50:00Z">
              <w:rPr>
                <w:noProof/>
                <w:webHidden/>
              </w:rPr>
            </w:rPrChange>
          </w:rPr>
          <w:instrText xml:space="preserve"> PAGEREF _Toc522019389 \h </w:instrText>
        </w:r>
      </w:ins>
      <w:r w:rsidRPr="00D96694">
        <w:rPr>
          <w:webHidden/>
          <w:lang w:val="sr-Latn-RS"/>
          <w:rPrChange w:id="271" w:author="Aleksa Corovic" w:date="2018-08-21T12:50:00Z">
            <w:rPr>
              <w:webHidden/>
              <w:lang w:val="sr-Latn-RS"/>
            </w:rPr>
          </w:rPrChange>
        </w:rPr>
      </w:r>
      <w:r w:rsidRPr="00D96694">
        <w:rPr>
          <w:webHidden/>
          <w:lang w:val="sr-Latn-RS"/>
          <w:rPrChange w:id="272" w:author="Aleksa Corovic" w:date="2018-08-21T12:50:00Z">
            <w:rPr>
              <w:noProof/>
              <w:webHidden/>
            </w:rPr>
          </w:rPrChange>
        </w:rPr>
        <w:fldChar w:fldCharType="separate"/>
      </w:r>
      <w:ins w:id="273" w:author="Filip Dutina" w:date="2018-08-14T14:14:00Z">
        <w:r w:rsidRPr="00D96694">
          <w:rPr>
            <w:webHidden/>
            <w:lang w:val="sr-Latn-RS"/>
            <w:rPrChange w:id="274" w:author="Aleksa Corovic" w:date="2018-08-21T12:50:00Z">
              <w:rPr>
                <w:noProof/>
                <w:webHidden/>
              </w:rPr>
            </w:rPrChange>
          </w:rPr>
          <w:t>3</w:t>
        </w:r>
        <w:r w:rsidRPr="00D96694">
          <w:rPr>
            <w:webHidden/>
            <w:lang w:val="sr-Latn-RS"/>
            <w:rPrChange w:id="275" w:author="Aleksa Corovic" w:date="2018-08-21T12:50:00Z">
              <w:rPr>
                <w:noProof/>
                <w:webHidden/>
              </w:rPr>
            </w:rPrChange>
          </w:rPr>
          <w:fldChar w:fldCharType="end"/>
        </w:r>
        <w:r w:rsidRPr="00D96694">
          <w:rPr>
            <w:rStyle w:val="Hyperlink"/>
            <w:lang w:val="sr-Latn-RS"/>
            <w:rPrChange w:id="276" w:author="Aleksa Corovic" w:date="2018-08-21T12:50:00Z">
              <w:rPr>
                <w:rStyle w:val="Hyperlink"/>
                <w:noProof/>
              </w:rPr>
            </w:rPrChange>
          </w:rPr>
          <w:fldChar w:fldCharType="end"/>
        </w:r>
      </w:ins>
    </w:p>
    <w:p w14:paraId="7621C874" w14:textId="77777777" w:rsidR="0037741D" w:rsidRPr="00D96694" w:rsidRDefault="0037741D">
      <w:pPr>
        <w:pStyle w:val="TOC2"/>
        <w:rPr>
          <w:ins w:id="277" w:author="Filip Dutina" w:date="2018-08-14T14:14:00Z"/>
          <w:rFonts w:asciiTheme="minorHAnsi" w:eastAsiaTheme="minorEastAsia" w:hAnsiTheme="minorHAnsi" w:cstheme="minorBidi"/>
          <w:sz w:val="22"/>
          <w:szCs w:val="22"/>
          <w:lang w:eastAsia="en-GB"/>
          <w:rPrChange w:id="278" w:author="Aleksa Corovic" w:date="2018-08-21T12:50:00Z">
            <w:rPr>
              <w:ins w:id="279" w:author="Filip Dutina" w:date="2018-08-14T14:14:00Z"/>
              <w:rFonts w:asciiTheme="minorHAnsi" w:eastAsiaTheme="minorEastAsia" w:hAnsiTheme="minorHAnsi" w:cstheme="minorBidi"/>
              <w:noProof/>
              <w:sz w:val="22"/>
              <w:szCs w:val="22"/>
              <w:lang w:val="en-GB" w:eastAsia="en-GB"/>
            </w:rPr>
          </w:rPrChange>
        </w:rPr>
      </w:pPr>
      <w:ins w:id="280" w:author="Filip Dutina" w:date="2018-08-14T14:14:00Z">
        <w:r w:rsidRPr="00D96694">
          <w:rPr>
            <w:rStyle w:val="Hyperlink"/>
            <w:rPrChange w:id="281" w:author="Aleksa Corovic" w:date="2018-08-21T12:50:00Z">
              <w:rPr>
                <w:rStyle w:val="Hyperlink"/>
                <w:noProof/>
              </w:rPr>
            </w:rPrChange>
          </w:rPr>
          <w:fldChar w:fldCharType="begin"/>
        </w:r>
        <w:r w:rsidRPr="00D96694">
          <w:rPr>
            <w:rStyle w:val="Hyperlink"/>
            <w:rPrChange w:id="282" w:author="Aleksa Corovic" w:date="2018-08-21T12:50:00Z">
              <w:rPr>
                <w:rStyle w:val="Hyperlink"/>
                <w:noProof/>
              </w:rPr>
            </w:rPrChange>
          </w:rPr>
          <w:instrText xml:space="preserve"> </w:instrText>
        </w:r>
        <w:r w:rsidRPr="00D96694">
          <w:rPr>
            <w:rPrChange w:id="283" w:author="Aleksa Corovic" w:date="2018-08-21T12:50:00Z">
              <w:rPr>
                <w:noProof/>
              </w:rPr>
            </w:rPrChange>
          </w:rPr>
          <w:instrText>HYPERLINK \l "_Toc522019390"</w:instrText>
        </w:r>
        <w:r w:rsidRPr="00D96694">
          <w:rPr>
            <w:rStyle w:val="Hyperlink"/>
            <w:rPrChange w:id="284" w:author="Aleksa Corovic" w:date="2018-08-21T12:50:00Z">
              <w:rPr>
                <w:rStyle w:val="Hyperlink"/>
                <w:noProof/>
              </w:rPr>
            </w:rPrChange>
          </w:rPr>
          <w:instrText xml:space="preserve"> </w:instrText>
        </w:r>
        <w:r w:rsidRPr="00D96694">
          <w:rPr>
            <w:rStyle w:val="Hyperlink"/>
            <w:rPrChange w:id="285" w:author="Aleksa Corovic" w:date="2018-08-21T12:50:00Z">
              <w:rPr>
                <w:rStyle w:val="Hyperlink"/>
                <w:noProof/>
              </w:rPr>
            </w:rPrChange>
          </w:rPr>
          <w:fldChar w:fldCharType="separate"/>
        </w:r>
        <w:r w:rsidRPr="00D96694">
          <w:rPr>
            <w:rStyle w:val="Hyperlink"/>
            <w:rPrChange w:id="286" w:author="Aleksa Corovic" w:date="2018-08-21T12:50:00Z">
              <w:rPr>
                <w:rStyle w:val="Hyperlink"/>
                <w:noProof/>
              </w:rPr>
            </w:rPrChange>
          </w:rPr>
          <w:t>2.1</w:t>
        </w:r>
        <w:r w:rsidRPr="00D96694">
          <w:rPr>
            <w:rFonts w:asciiTheme="minorHAnsi" w:eastAsiaTheme="minorEastAsia" w:hAnsiTheme="minorHAnsi" w:cstheme="minorBidi"/>
            <w:sz w:val="22"/>
            <w:szCs w:val="22"/>
            <w:lang w:eastAsia="en-GB"/>
            <w:rPrChange w:id="28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288" w:author="Aleksa Corovic" w:date="2018-08-21T12:50:00Z">
              <w:rPr>
                <w:rStyle w:val="Hyperlink"/>
                <w:i/>
                <w:noProof/>
              </w:rPr>
            </w:rPrChange>
          </w:rPr>
          <w:t>BroadR-Reach</w:t>
        </w:r>
        <w:r w:rsidRPr="00D96694">
          <w:rPr>
            <w:rStyle w:val="Hyperlink"/>
            <w:rPrChange w:id="289" w:author="Aleksa Corovic" w:date="2018-08-21T12:50:00Z">
              <w:rPr>
                <w:rStyle w:val="Hyperlink"/>
                <w:noProof/>
              </w:rPr>
            </w:rPrChange>
          </w:rPr>
          <w:t xml:space="preserve"> sprega</w:t>
        </w:r>
        <w:r w:rsidRPr="00D96694">
          <w:rPr>
            <w:webHidden/>
            <w:rPrChange w:id="290" w:author="Aleksa Corovic" w:date="2018-08-21T12:50:00Z">
              <w:rPr>
                <w:noProof/>
                <w:webHidden/>
              </w:rPr>
            </w:rPrChange>
          </w:rPr>
          <w:tab/>
        </w:r>
        <w:r w:rsidRPr="00D96694">
          <w:rPr>
            <w:webHidden/>
            <w:rPrChange w:id="291" w:author="Aleksa Corovic" w:date="2018-08-21T12:50:00Z">
              <w:rPr>
                <w:noProof/>
                <w:webHidden/>
              </w:rPr>
            </w:rPrChange>
          </w:rPr>
          <w:fldChar w:fldCharType="begin"/>
        </w:r>
        <w:r w:rsidRPr="00D96694">
          <w:rPr>
            <w:webHidden/>
            <w:rPrChange w:id="292" w:author="Aleksa Corovic" w:date="2018-08-21T12:50:00Z">
              <w:rPr>
                <w:noProof/>
                <w:webHidden/>
              </w:rPr>
            </w:rPrChange>
          </w:rPr>
          <w:instrText xml:space="preserve"> PAGEREF _Toc522019390 \h </w:instrText>
        </w:r>
      </w:ins>
      <w:r w:rsidRPr="00D96694">
        <w:rPr>
          <w:webHidden/>
          <w:rPrChange w:id="293" w:author="Aleksa Corovic" w:date="2018-08-21T12:50:00Z">
            <w:rPr>
              <w:webHidden/>
            </w:rPr>
          </w:rPrChange>
        </w:rPr>
      </w:r>
      <w:r w:rsidRPr="00D96694">
        <w:rPr>
          <w:webHidden/>
          <w:rPrChange w:id="294" w:author="Aleksa Corovic" w:date="2018-08-21T12:50:00Z">
            <w:rPr>
              <w:noProof/>
              <w:webHidden/>
            </w:rPr>
          </w:rPrChange>
        </w:rPr>
        <w:fldChar w:fldCharType="separate"/>
      </w:r>
      <w:ins w:id="295" w:author="Filip Dutina" w:date="2018-08-14T14:14:00Z">
        <w:r w:rsidRPr="00D96694">
          <w:rPr>
            <w:webHidden/>
            <w:rPrChange w:id="296" w:author="Aleksa Corovic" w:date="2018-08-21T12:50:00Z">
              <w:rPr>
                <w:noProof/>
                <w:webHidden/>
              </w:rPr>
            </w:rPrChange>
          </w:rPr>
          <w:t>3</w:t>
        </w:r>
        <w:r w:rsidRPr="00D96694">
          <w:rPr>
            <w:webHidden/>
            <w:rPrChange w:id="297" w:author="Aleksa Corovic" w:date="2018-08-21T12:50:00Z">
              <w:rPr>
                <w:noProof/>
                <w:webHidden/>
              </w:rPr>
            </w:rPrChange>
          </w:rPr>
          <w:fldChar w:fldCharType="end"/>
        </w:r>
        <w:r w:rsidRPr="00D96694">
          <w:rPr>
            <w:rStyle w:val="Hyperlink"/>
            <w:rPrChange w:id="298" w:author="Aleksa Corovic" w:date="2018-08-21T12:50:00Z">
              <w:rPr>
                <w:rStyle w:val="Hyperlink"/>
                <w:noProof/>
              </w:rPr>
            </w:rPrChange>
          </w:rPr>
          <w:fldChar w:fldCharType="end"/>
        </w:r>
      </w:ins>
    </w:p>
    <w:p w14:paraId="0913FDC2" w14:textId="77777777" w:rsidR="0037741D" w:rsidRPr="00D96694" w:rsidRDefault="0037741D">
      <w:pPr>
        <w:pStyle w:val="TOC3"/>
        <w:tabs>
          <w:tab w:val="left" w:pos="1667"/>
          <w:tab w:val="right" w:leader="dot" w:pos="9345"/>
        </w:tabs>
        <w:rPr>
          <w:ins w:id="299" w:author="Filip Dutina" w:date="2018-08-14T14:14:00Z"/>
          <w:rFonts w:asciiTheme="minorHAnsi" w:eastAsiaTheme="minorEastAsia" w:hAnsiTheme="minorHAnsi" w:cstheme="minorBidi"/>
          <w:sz w:val="22"/>
          <w:szCs w:val="22"/>
          <w:lang w:eastAsia="en-GB"/>
          <w:rPrChange w:id="300" w:author="Aleksa Corovic" w:date="2018-08-21T12:50:00Z">
            <w:rPr>
              <w:ins w:id="301" w:author="Filip Dutina" w:date="2018-08-14T14:14:00Z"/>
              <w:rFonts w:asciiTheme="minorHAnsi" w:eastAsiaTheme="minorEastAsia" w:hAnsiTheme="minorHAnsi" w:cstheme="minorBidi"/>
              <w:noProof/>
              <w:sz w:val="22"/>
              <w:szCs w:val="22"/>
              <w:lang w:val="en-GB" w:eastAsia="en-GB"/>
            </w:rPr>
          </w:rPrChange>
        </w:rPr>
      </w:pPr>
      <w:ins w:id="302" w:author="Filip Dutina" w:date="2018-08-14T14:14:00Z">
        <w:r w:rsidRPr="00D96694">
          <w:rPr>
            <w:rStyle w:val="Hyperlink"/>
            <w:rPrChange w:id="303" w:author="Aleksa Corovic" w:date="2018-08-21T12:50:00Z">
              <w:rPr>
                <w:rStyle w:val="Hyperlink"/>
                <w:noProof/>
              </w:rPr>
            </w:rPrChange>
          </w:rPr>
          <w:fldChar w:fldCharType="begin"/>
        </w:r>
        <w:r w:rsidRPr="00D96694">
          <w:rPr>
            <w:rStyle w:val="Hyperlink"/>
            <w:rPrChange w:id="304" w:author="Aleksa Corovic" w:date="2018-08-21T12:50:00Z">
              <w:rPr>
                <w:rStyle w:val="Hyperlink"/>
                <w:noProof/>
              </w:rPr>
            </w:rPrChange>
          </w:rPr>
          <w:instrText xml:space="preserve"> </w:instrText>
        </w:r>
        <w:r w:rsidRPr="00D96694">
          <w:rPr>
            <w:rPrChange w:id="305" w:author="Aleksa Corovic" w:date="2018-08-21T12:50:00Z">
              <w:rPr>
                <w:noProof/>
              </w:rPr>
            </w:rPrChange>
          </w:rPr>
          <w:instrText>HYPERLINK \l "_Toc522019391"</w:instrText>
        </w:r>
        <w:r w:rsidRPr="00D96694">
          <w:rPr>
            <w:rStyle w:val="Hyperlink"/>
            <w:rPrChange w:id="306" w:author="Aleksa Corovic" w:date="2018-08-21T12:50:00Z">
              <w:rPr>
                <w:rStyle w:val="Hyperlink"/>
                <w:noProof/>
              </w:rPr>
            </w:rPrChange>
          </w:rPr>
          <w:instrText xml:space="preserve"> </w:instrText>
        </w:r>
        <w:r w:rsidRPr="00D96694">
          <w:rPr>
            <w:rStyle w:val="Hyperlink"/>
            <w:rPrChange w:id="307" w:author="Aleksa Corovic" w:date="2018-08-21T12:50:00Z">
              <w:rPr>
                <w:rStyle w:val="Hyperlink"/>
                <w:noProof/>
              </w:rPr>
            </w:rPrChange>
          </w:rPr>
          <w:fldChar w:fldCharType="separate"/>
        </w:r>
        <w:r w:rsidRPr="00D96694">
          <w:rPr>
            <w:rStyle w:val="Hyperlink"/>
            <w:rPrChange w:id="308" w:author="Aleksa Corovic" w:date="2018-08-21T12:50:00Z">
              <w:rPr>
                <w:rStyle w:val="Hyperlink"/>
                <w:noProof/>
              </w:rPr>
            </w:rPrChange>
          </w:rPr>
          <w:t>2.1.1</w:t>
        </w:r>
        <w:r w:rsidRPr="00D96694">
          <w:rPr>
            <w:rFonts w:asciiTheme="minorHAnsi" w:eastAsiaTheme="minorEastAsia" w:hAnsiTheme="minorHAnsi" w:cstheme="minorBidi"/>
            <w:sz w:val="22"/>
            <w:szCs w:val="22"/>
            <w:lang w:eastAsia="en-GB"/>
            <w:rPrChange w:id="30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10" w:author="Aleksa Corovic" w:date="2018-08-21T12:50:00Z">
              <w:rPr>
                <w:rStyle w:val="Hyperlink"/>
                <w:noProof/>
              </w:rPr>
            </w:rPrChange>
          </w:rPr>
          <w:t xml:space="preserve">Arhitektura fizičkog sloja </w:t>
        </w:r>
        <w:r w:rsidRPr="00D96694">
          <w:rPr>
            <w:rStyle w:val="Hyperlink"/>
            <w:i/>
            <w:rPrChange w:id="311" w:author="Aleksa Corovic" w:date="2018-08-21T12:50:00Z">
              <w:rPr>
                <w:rStyle w:val="Hyperlink"/>
                <w:i/>
                <w:noProof/>
              </w:rPr>
            </w:rPrChange>
          </w:rPr>
          <w:t>BroadR-Reach</w:t>
        </w:r>
        <w:r w:rsidRPr="00D96694">
          <w:rPr>
            <w:rStyle w:val="Hyperlink"/>
            <w:rPrChange w:id="312" w:author="Aleksa Corovic" w:date="2018-08-21T12:50:00Z">
              <w:rPr>
                <w:rStyle w:val="Hyperlink"/>
                <w:noProof/>
              </w:rPr>
            </w:rPrChange>
          </w:rPr>
          <w:t>-a</w:t>
        </w:r>
        <w:r w:rsidRPr="00D96694">
          <w:rPr>
            <w:webHidden/>
            <w:rPrChange w:id="313" w:author="Aleksa Corovic" w:date="2018-08-21T12:50:00Z">
              <w:rPr>
                <w:noProof/>
                <w:webHidden/>
              </w:rPr>
            </w:rPrChange>
          </w:rPr>
          <w:tab/>
        </w:r>
        <w:r w:rsidRPr="00D96694">
          <w:rPr>
            <w:webHidden/>
            <w:rPrChange w:id="314" w:author="Aleksa Corovic" w:date="2018-08-21T12:50:00Z">
              <w:rPr>
                <w:noProof/>
                <w:webHidden/>
              </w:rPr>
            </w:rPrChange>
          </w:rPr>
          <w:fldChar w:fldCharType="begin"/>
        </w:r>
        <w:r w:rsidRPr="00D96694">
          <w:rPr>
            <w:webHidden/>
            <w:rPrChange w:id="315" w:author="Aleksa Corovic" w:date="2018-08-21T12:50:00Z">
              <w:rPr>
                <w:noProof/>
                <w:webHidden/>
              </w:rPr>
            </w:rPrChange>
          </w:rPr>
          <w:instrText xml:space="preserve"> PAGEREF _Toc522019391 \h </w:instrText>
        </w:r>
      </w:ins>
      <w:r w:rsidRPr="00D96694">
        <w:rPr>
          <w:webHidden/>
          <w:rPrChange w:id="316" w:author="Aleksa Corovic" w:date="2018-08-21T12:50:00Z">
            <w:rPr>
              <w:webHidden/>
            </w:rPr>
          </w:rPrChange>
        </w:rPr>
      </w:r>
      <w:r w:rsidRPr="00D96694">
        <w:rPr>
          <w:webHidden/>
          <w:rPrChange w:id="317" w:author="Aleksa Corovic" w:date="2018-08-21T12:50:00Z">
            <w:rPr>
              <w:noProof/>
              <w:webHidden/>
            </w:rPr>
          </w:rPrChange>
        </w:rPr>
        <w:fldChar w:fldCharType="separate"/>
      </w:r>
      <w:ins w:id="318" w:author="Filip Dutina" w:date="2018-08-14T14:14:00Z">
        <w:r w:rsidRPr="00D96694">
          <w:rPr>
            <w:webHidden/>
            <w:rPrChange w:id="319" w:author="Aleksa Corovic" w:date="2018-08-21T12:50:00Z">
              <w:rPr>
                <w:noProof/>
                <w:webHidden/>
              </w:rPr>
            </w:rPrChange>
          </w:rPr>
          <w:t>5</w:t>
        </w:r>
        <w:r w:rsidRPr="00D96694">
          <w:rPr>
            <w:webHidden/>
            <w:rPrChange w:id="320" w:author="Aleksa Corovic" w:date="2018-08-21T12:50:00Z">
              <w:rPr>
                <w:noProof/>
                <w:webHidden/>
              </w:rPr>
            </w:rPrChange>
          </w:rPr>
          <w:fldChar w:fldCharType="end"/>
        </w:r>
        <w:r w:rsidRPr="00D96694">
          <w:rPr>
            <w:rStyle w:val="Hyperlink"/>
            <w:rPrChange w:id="321" w:author="Aleksa Corovic" w:date="2018-08-21T12:50:00Z">
              <w:rPr>
                <w:rStyle w:val="Hyperlink"/>
                <w:noProof/>
              </w:rPr>
            </w:rPrChange>
          </w:rPr>
          <w:fldChar w:fldCharType="end"/>
        </w:r>
      </w:ins>
    </w:p>
    <w:p w14:paraId="5EFAB971" w14:textId="77777777" w:rsidR="0037741D" w:rsidRPr="00D96694" w:rsidRDefault="0037741D">
      <w:pPr>
        <w:pStyle w:val="TOC2"/>
        <w:rPr>
          <w:ins w:id="322" w:author="Filip Dutina" w:date="2018-08-14T14:14:00Z"/>
          <w:rFonts w:asciiTheme="minorHAnsi" w:eastAsiaTheme="minorEastAsia" w:hAnsiTheme="minorHAnsi" w:cstheme="minorBidi"/>
          <w:sz w:val="22"/>
          <w:szCs w:val="22"/>
          <w:lang w:eastAsia="en-GB"/>
          <w:rPrChange w:id="323" w:author="Aleksa Corovic" w:date="2018-08-21T12:50:00Z">
            <w:rPr>
              <w:ins w:id="324" w:author="Filip Dutina" w:date="2018-08-14T14:14:00Z"/>
              <w:rFonts w:asciiTheme="minorHAnsi" w:eastAsiaTheme="minorEastAsia" w:hAnsiTheme="minorHAnsi" w:cstheme="minorBidi"/>
              <w:noProof/>
              <w:sz w:val="22"/>
              <w:szCs w:val="22"/>
              <w:lang w:val="en-GB" w:eastAsia="en-GB"/>
            </w:rPr>
          </w:rPrChange>
        </w:rPr>
      </w:pPr>
      <w:ins w:id="325" w:author="Filip Dutina" w:date="2018-08-14T14:14:00Z">
        <w:r w:rsidRPr="00D96694">
          <w:rPr>
            <w:rStyle w:val="Hyperlink"/>
            <w:rPrChange w:id="326" w:author="Aleksa Corovic" w:date="2018-08-21T12:50:00Z">
              <w:rPr>
                <w:rStyle w:val="Hyperlink"/>
                <w:noProof/>
              </w:rPr>
            </w:rPrChange>
          </w:rPr>
          <w:fldChar w:fldCharType="begin"/>
        </w:r>
        <w:r w:rsidRPr="00D96694">
          <w:rPr>
            <w:rStyle w:val="Hyperlink"/>
            <w:rPrChange w:id="327" w:author="Aleksa Corovic" w:date="2018-08-21T12:50:00Z">
              <w:rPr>
                <w:rStyle w:val="Hyperlink"/>
                <w:noProof/>
              </w:rPr>
            </w:rPrChange>
          </w:rPr>
          <w:instrText xml:space="preserve"> </w:instrText>
        </w:r>
        <w:r w:rsidRPr="00D96694">
          <w:rPr>
            <w:rPrChange w:id="328" w:author="Aleksa Corovic" w:date="2018-08-21T12:50:00Z">
              <w:rPr>
                <w:noProof/>
              </w:rPr>
            </w:rPrChange>
          </w:rPr>
          <w:instrText>HYPERLINK \l "_Toc522019392"</w:instrText>
        </w:r>
        <w:r w:rsidRPr="00D96694">
          <w:rPr>
            <w:rStyle w:val="Hyperlink"/>
            <w:rPrChange w:id="329" w:author="Aleksa Corovic" w:date="2018-08-21T12:50:00Z">
              <w:rPr>
                <w:rStyle w:val="Hyperlink"/>
                <w:noProof/>
              </w:rPr>
            </w:rPrChange>
          </w:rPr>
          <w:instrText xml:space="preserve"> </w:instrText>
        </w:r>
        <w:r w:rsidRPr="00D96694">
          <w:rPr>
            <w:rStyle w:val="Hyperlink"/>
            <w:rPrChange w:id="330" w:author="Aleksa Corovic" w:date="2018-08-21T12:50:00Z">
              <w:rPr>
                <w:rStyle w:val="Hyperlink"/>
                <w:noProof/>
              </w:rPr>
            </w:rPrChange>
          </w:rPr>
          <w:fldChar w:fldCharType="separate"/>
        </w:r>
        <w:r w:rsidRPr="00D96694">
          <w:rPr>
            <w:rStyle w:val="Hyperlink"/>
            <w:rPrChange w:id="331" w:author="Aleksa Corovic" w:date="2018-08-21T12:50:00Z">
              <w:rPr>
                <w:rStyle w:val="Hyperlink"/>
                <w:noProof/>
              </w:rPr>
            </w:rPrChange>
          </w:rPr>
          <w:t>2.2</w:t>
        </w:r>
        <w:r w:rsidRPr="00D96694">
          <w:rPr>
            <w:rFonts w:asciiTheme="minorHAnsi" w:eastAsiaTheme="minorEastAsia" w:hAnsiTheme="minorHAnsi" w:cstheme="minorBidi"/>
            <w:sz w:val="22"/>
            <w:szCs w:val="22"/>
            <w:lang w:eastAsia="en-GB"/>
            <w:rPrChange w:id="33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33" w:author="Aleksa Corovic" w:date="2018-08-21T12:50:00Z">
              <w:rPr>
                <w:rStyle w:val="Hyperlink"/>
                <w:noProof/>
              </w:rPr>
            </w:rPrChange>
          </w:rPr>
          <w:t>TCP protokol</w:t>
        </w:r>
        <w:r w:rsidRPr="00D96694">
          <w:rPr>
            <w:webHidden/>
            <w:rPrChange w:id="334" w:author="Aleksa Corovic" w:date="2018-08-21T12:50:00Z">
              <w:rPr>
                <w:noProof/>
                <w:webHidden/>
              </w:rPr>
            </w:rPrChange>
          </w:rPr>
          <w:tab/>
        </w:r>
        <w:r w:rsidRPr="00D96694">
          <w:rPr>
            <w:webHidden/>
            <w:rPrChange w:id="335" w:author="Aleksa Corovic" w:date="2018-08-21T12:50:00Z">
              <w:rPr>
                <w:noProof/>
                <w:webHidden/>
              </w:rPr>
            </w:rPrChange>
          </w:rPr>
          <w:fldChar w:fldCharType="begin"/>
        </w:r>
        <w:r w:rsidRPr="00D96694">
          <w:rPr>
            <w:webHidden/>
            <w:rPrChange w:id="336" w:author="Aleksa Corovic" w:date="2018-08-21T12:50:00Z">
              <w:rPr>
                <w:noProof/>
                <w:webHidden/>
              </w:rPr>
            </w:rPrChange>
          </w:rPr>
          <w:instrText xml:space="preserve"> PAGEREF _Toc522019392 \h </w:instrText>
        </w:r>
      </w:ins>
      <w:r w:rsidRPr="00D96694">
        <w:rPr>
          <w:webHidden/>
          <w:rPrChange w:id="337" w:author="Aleksa Corovic" w:date="2018-08-21T12:50:00Z">
            <w:rPr>
              <w:webHidden/>
            </w:rPr>
          </w:rPrChange>
        </w:rPr>
      </w:r>
      <w:r w:rsidRPr="00D96694">
        <w:rPr>
          <w:webHidden/>
          <w:rPrChange w:id="338" w:author="Aleksa Corovic" w:date="2018-08-21T12:50:00Z">
            <w:rPr>
              <w:noProof/>
              <w:webHidden/>
            </w:rPr>
          </w:rPrChange>
        </w:rPr>
        <w:fldChar w:fldCharType="separate"/>
      </w:r>
      <w:ins w:id="339" w:author="Filip Dutina" w:date="2018-08-14T14:14:00Z">
        <w:r w:rsidRPr="00D96694">
          <w:rPr>
            <w:webHidden/>
            <w:rPrChange w:id="340" w:author="Aleksa Corovic" w:date="2018-08-21T12:50:00Z">
              <w:rPr>
                <w:noProof/>
                <w:webHidden/>
              </w:rPr>
            </w:rPrChange>
          </w:rPr>
          <w:t>6</w:t>
        </w:r>
        <w:r w:rsidRPr="00D96694">
          <w:rPr>
            <w:webHidden/>
            <w:rPrChange w:id="341" w:author="Aleksa Corovic" w:date="2018-08-21T12:50:00Z">
              <w:rPr>
                <w:noProof/>
                <w:webHidden/>
              </w:rPr>
            </w:rPrChange>
          </w:rPr>
          <w:fldChar w:fldCharType="end"/>
        </w:r>
        <w:r w:rsidRPr="00D96694">
          <w:rPr>
            <w:rStyle w:val="Hyperlink"/>
            <w:rPrChange w:id="342" w:author="Aleksa Corovic" w:date="2018-08-21T12:50:00Z">
              <w:rPr>
                <w:rStyle w:val="Hyperlink"/>
                <w:noProof/>
              </w:rPr>
            </w:rPrChange>
          </w:rPr>
          <w:fldChar w:fldCharType="end"/>
        </w:r>
      </w:ins>
    </w:p>
    <w:p w14:paraId="53A90635" w14:textId="77777777" w:rsidR="0037741D" w:rsidRPr="00D96694" w:rsidRDefault="0037741D">
      <w:pPr>
        <w:pStyle w:val="TOC3"/>
        <w:tabs>
          <w:tab w:val="left" w:pos="1667"/>
          <w:tab w:val="right" w:leader="dot" w:pos="9345"/>
        </w:tabs>
        <w:rPr>
          <w:ins w:id="343" w:author="Filip Dutina" w:date="2018-08-14T14:14:00Z"/>
          <w:rFonts w:asciiTheme="minorHAnsi" w:eastAsiaTheme="minorEastAsia" w:hAnsiTheme="minorHAnsi" w:cstheme="minorBidi"/>
          <w:sz w:val="22"/>
          <w:szCs w:val="22"/>
          <w:lang w:eastAsia="en-GB"/>
          <w:rPrChange w:id="344" w:author="Aleksa Corovic" w:date="2018-08-21T12:50:00Z">
            <w:rPr>
              <w:ins w:id="345" w:author="Filip Dutina" w:date="2018-08-14T14:14:00Z"/>
              <w:rFonts w:asciiTheme="minorHAnsi" w:eastAsiaTheme="minorEastAsia" w:hAnsiTheme="minorHAnsi" w:cstheme="minorBidi"/>
              <w:noProof/>
              <w:sz w:val="22"/>
              <w:szCs w:val="22"/>
              <w:lang w:val="en-GB" w:eastAsia="en-GB"/>
            </w:rPr>
          </w:rPrChange>
        </w:rPr>
      </w:pPr>
      <w:ins w:id="346" w:author="Filip Dutina" w:date="2018-08-14T14:14:00Z">
        <w:r w:rsidRPr="00D96694">
          <w:rPr>
            <w:rStyle w:val="Hyperlink"/>
            <w:rPrChange w:id="347" w:author="Aleksa Corovic" w:date="2018-08-21T12:50:00Z">
              <w:rPr>
                <w:rStyle w:val="Hyperlink"/>
                <w:noProof/>
              </w:rPr>
            </w:rPrChange>
          </w:rPr>
          <w:fldChar w:fldCharType="begin"/>
        </w:r>
        <w:r w:rsidRPr="00D96694">
          <w:rPr>
            <w:rStyle w:val="Hyperlink"/>
            <w:rPrChange w:id="348" w:author="Aleksa Corovic" w:date="2018-08-21T12:50:00Z">
              <w:rPr>
                <w:rStyle w:val="Hyperlink"/>
                <w:noProof/>
              </w:rPr>
            </w:rPrChange>
          </w:rPr>
          <w:instrText xml:space="preserve"> </w:instrText>
        </w:r>
        <w:r w:rsidRPr="00D96694">
          <w:rPr>
            <w:rPrChange w:id="349" w:author="Aleksa Corovic" w:date="2018-08-21T12:50:00Z">
              <w:rPr>
                <w:noProof/>
              </w:rPr>
            </w:rPrChange>
          </w:rPr>
          <w:instrText>HYPERLINK \l "_Toc522019393"</w:instrText>
        </w:r>
        <w:r w:rsidRPr="00D96694">
          <w:rPr>
            <w:rStyle w:val="Hyperlink"/>
            <w:rPrChange w:id="350" w:author="Aleksa Corovic" w:date="2018-08-21T12:50:00Z">
              <w:rPr>
                <w:rStyle w:val="Hyperlink"/>
                <w:noProof/>
              </w:rPr>
            </w:rPrChange>
          </w:rPr>
          <w:instrText xml:space="preserve"> </w:instrText>
        </w:r>
        <w:r w:rsidRPr="00D96694">
          <w:rPr>
            <w:rStyle w:val="Hyperlink"/>
            <w:rPrChange w:id="351" w:author="Aleksa Corovic" w:date="2018-08-21T12:50:00Z">
              <w:rPr>
                <w:rStyle w:val="Hyperlink"/>
                <w:noProof/>
              </w:rPr>
            </w:rPrChange>
          </w:rPr>
          <w:fldChar w:fldCharType="separate"/>
        </w:r>
        <w:r w:rsidRPr="00D96694">
          <w:rPr>
            <w:rStyle w:val="Hyperlink"/>
            <w:rPrChange w:id="352" w:author="Aleksa Corovic" w:date="2018-08-21T12:50:00Z">
              <w:rPr>
                <w:rStyle w:val="Hyperlink"/>
                <w:noProof/>
              </w:rPr>
            </w:rPrChange>
          </w:rPr>
          <w:t>2.2.1</w:t>
        </w:r>
        <w:r w:rsidRPr="00D96694">
          <w:rPr>
            <w:rFonts w:asciiTheme="minorHAnsi" w:eastAsiaTheme="minorEastAsia" w:hAnsiTheme="minorHAnsi" w:cstheme="minorBidi"/>
            <w:sz w:val="22"/>
            <w:szCs w:val="22"/>
            <w:lang w:eastAsia="en-GB"/>
            <w:rPrChange w:id="35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54" w:author="Aleksa Corovic" w:date="2018-08-21T12:50:00Z">
              <w:rPr>
                <w:rStyle w:val="Hyperlink"/>
                <w:noProof/>
              </w:rPr>
            </w:rPrChange>
          </w:rPr>
          <w:t>Uspostavljanje</w:t>
        </w:r>
        <w:r w:rsidRPr="00D96694">
          <w:rPr>
            <w:rStyle w:val="Hyperlink"/>
            <w:rPrChange w:id="355" w:author="Aleksa Corovic" w:date="2018-08-21T12:50:00Z">
              <w:rPr>
                <w:rStyle w:val="Hyperlink"/>
                <w:noProof/>
                <w:lang w:val="sr-Cyrl-RS"/>
              </w:rPr>
            </w:rPrChange>
          </w:rPr>
          <w:t xml:space="preserve"> </w:t>
        </w:r>
        <w:r w:rsidRPr="00D96694">
          <w:rPr>
            <w:rStyle w:val="Hyperlink"/>
            <w:rPrChange w:id="356" w:author="Aleksa Corovic" w:date="2018-08-21T12:50:00Z">
              <w:rPr>
                <w:rStyle w:val="Hyperlink"/>
                <w:noProof/>
              </w:rPr>
            </w:rPrChange>
          </w:rPr>
          <w:t>veze</w:t>
        </w:r>
        <w:r w:rsidRPr="00D96694">
          <w:rPr>
            <w:webHidden/>
            <w:rPrChange w:id="357" w:author="Aleksa Corovic" w:date="2018-08-21T12:50:00Z">
              <w:rPr>
                <w:noProof/>
                <w:webHidden/>
              </w:rPr>
            </w:rPrChange>
          </w:rPr>
          <w:tab/>
        </w:r>
        <w:r w:rsidRPr="00D96694">
          <w:rPr>
            <w:webHidden/>
            <w:rPrChange w:id="358" w:author="Aleksa Corovic" w:date="2018-08-21T12:50:00Z">
              <w:rPr>
                <w:noProof/>
                <w:webHidden/>
              </w:rPr>
            </w:rPrChange>
          </w:rPr>
          <w:fldChar w:fldCharType="begin"/>
        </w:r>
        <w:r w:rsidRPr="00D96694">
          <w:rPr>
            <w:webHidden/>
            <w:rPrChange w:id="359" w:author="Aleksa Corovic" w:date="2018-08-21T12:50:00Z">
              <w:rPr>
                <w:noProof/>
                <w:webHidden/>
              </w:rPr>
            </w:rPrChange>
          </w:rPr>
          <w:instrText xml:space="preserve"> PAGEREF _Toc522019393 \h </w:instrText>
        </w:r>
      </w:ins>
      <w:r w:rsidRPr="00D96694">
        <w:rPr>
          <w:webHidden/>
          <w:rPrChange w:id="360" w:author="Aleksa Corovic" w:date="2018-08-21T12:50:00Z">
            <w:rPr>
              <w:webHidden/>
            </w:rPr>
          </w:rPrChange>
        </w:rPr>
      </w:r>
      <w:r w:rsidRPr="00D96694">
        <w:rPr>
          <w:webHidden/>
          <w:rPrChange w:id="361" w:author="Aleksa Corovic" w:date="2018-08-21T12:50:00Z">
            <w:rPr>
              <w:noProof/>
              <w:webHidden/>
            </w:rPr>
          </w:rPrChange>
        </w:rPr>
        <w:fldChar w:fldCharType="separate"/>
      </w:r>
      <w:ins w:id="362" w:author="Filip Dutina" w:date="2018-08-14T14:14:00Z">
        <w:r w:rsidRPr="00D96694">
          <w:rPr>
            <w:webHidden/>
            <w:rPrChange w:id="363" w:author="Aleksa Corovic" w:date="2018-08-21T12:50:00Z">
              <w:rPr>
                <w:noProof/>
                <w:webHidden/>
              </w:rPr>
            </w:rPrChange>
          </w:rPr>
          <w:t>8</w:t>
        </w:r>
        <w:r w:rsidRPr="00D96694">
          <w:rPr>
            <w:webHidden/>
            <w:rPrChange w:id="364" w:author="Aleksa Corovic" w:date="2018-08-21T12:50:00Z">
              <w:rPr>
                <w:noProof/>
                <w:webHidden/>
              </w:rPr>
            </w:rPrChange>
          </w:rPr>
          <w:fldChar w:fldCharType="end"/>
        </w:r>
        <w:r w:rsidRPr="00D96694">
          <w:rPr>
            <w:rStyle w:val="Hyperlink"/>
            <w:rPrChange w:id="365" w:author="Aleksa Corovic" w:date="2018-08-21T12:50:00Z">
              <w:rPr>
                <w:rStyle w:val="Hyperlink"/>
                <w:noProof/>
              </w:rPr>
            </w:rPrChange>
          </w:rPr>
          <w:fldChar w:fldCharType="end"/>
        </w:r>
      </w:ins>
    </w:p>
    <w:p w14:paraId="165FF726" w14:textId="77777777" w:rsidR="0037741D" w:rsidRPr="00D96694" w:rsidRDefault="0037741D">
      <w:pPr>
        <w:pStyle w:val="TOC3"/>
        <w:tabs>
          <w:tab w:val="left" w:pos="1667"/>
          <w:tab w:val="right" w:leader="dot" w:pos="9345"/>
        </w:tabs>
        <w:rPr>
          <w:ins w:id="366" w:author="Filip Dutina" w:date="2018-08-14T14:14:00Z"/>
          <w:rFonts w:asciiTheme="minorHAnsi" w:eastAsiaTheme="minorEastAsia" w:hAnsiTheme="minorHAnsi" w:cstheme="minorBidi"/>
          <w:sz w:val="22"/>
          <w:szCs w:val="22"/>
          <w:lang w:eastAsia="en-GB"/>
          <w:rPrChange w:id="367" w:author="Aleksa Corovic" w:date="2018-08-21T12:50:00Z">
            <w:rPr>
              <w:ins w:id="368" w:author="Filip Dutina" w:date="2018-08-14T14:14:00Z"/>
              <w:rFonts w:asciiTheme="minorHAnsi" w:eastAsiaTheme="minorEastAsia" w:hAnsiTheme="minorHAnsi" w:cstheme="minorBidi"/>
              <w:noProof/>
              <w:sz w:val="22"/>
              <w:szCs w:val="22"/>
              <w:lang w:val="en-GB" w:eastAsia="en-GB"/>
            </w:rPr>
          </w:rPrChange>
        </w:rPr>
      </w:pPr>
      <w:ins w:id="369" w:author="Filip Dutina" w:date="2018-08-14T14:14:00Z">
        <w:r w:rsidRPr="00D96694">
          <w:rPr>
            <w:rStyle w:val="Hyperlink"/>
            <w:rPrChange w:id="370" w:author="Aleksa Corovic" w:date="2018-08-21T12:50:00Z">
              <w:rPr>
                <w:rStyle w:val="Hyperlink"/>
                <w:noProof/>
              </w:rPr>
            </w:rPrChange>
          </w:rPr>
          <w:fldChar w:fldCharType="begin"/>
        </w:r>
        <w:r w:rsidRPr="00D96694">
          <w:rPr>
            <w:rStyle w:val="Hyperlink"/>
            <w:rPrChange w:id="371" w:author="Aleksa Corovic" w:date="2018-08-21T12:50:00Z">
              <w:rPr>
                <w:rStyle w:val="Hyperlink"/>
                <w:noProof/>
              </w:rPr>
            </w:rPrChange>
          </w:rPr>
          <w:instrText xml:space="preserve"> </w:instrText>
        </w:r>
        <w:r w:rsidRPr="00D96694">
          <w:rPr>
            <w:rPrChange w:id="372" w:author="Aleksa Corovic" w:date="2018-08-21T12:50:00Z">
              <w:rPr>
                <w:noProof/>
              </w:rPr>
            </w:rPrChange>
          </w:rPr>
          <w:instrText>HYPERLINK \l "_Toc522019394"</w:instrText>
        </w:r>
        <w:r w:rsidRPr="00D96694">
          <w:rPr>
            <w:rStyle w:val="Hyperlink"/>
            <w:rPrChange w:id="373" w:author="Aleksa Corovic" w:date="2018-08-21T12:50:00Z">
              <w:rPr>
                <w:rStyle w:val="Hyperlink"/>
                <w:noProof/>
              </w:rPr>
            </w:rPrChange>
          </w:rPr>
          <w:instrText xml:space="preserve"> </w:instrText>
        </w:r>
        <w:r w:rsidRPr="00D96694">
          <w:rPr>
            <w:rStyle w:val="Hyperlink"/>
            <w:rPrChange w:id="374" w:author="Aleksa Corovic" w:date="2018-08-21T12:50:00Z">
              <w:rPr>
                <w:rStyle w:val="Hyperlink"/>
                <w:noProof/>
              </w:rPr>
            </w:rPrChange>
          </w:rPr>
          <w:fldChar w:fldCharType="separate"/>
        </w:r>
        <w:r w:rsidRPr="00D96694">
          <w:rPr>
            <w:rStyle w:val="Hyperlink"/>
            <w:rPrChange w:id="375" w:author="Aleksa Corovic" w:date="2018-08-21T12:50:00Z">
              <w:rPr>
                <w:rStyle w:val="Hyperlink"/>
                <w:noProof/>
              </w:rPr>
            </w:rPrChange>
          </w:rPr>
          <w:t>2.2.2</w:t>
        </w:r>
        <w:r w:rsidRPr="00D96694">
          <w:rPr>
            <w:rFonts w:asciiTheme="minorHAnsi" w:eastAsiaTheme="minorEastAsia" w:hAnsiTheme="minorHAnsi" w:cstheme="minorBidi"/>
            <w:sz w:val="22"/>
            <w:szCs w:val="22"/>
            <w:lang w:eastAsia="en-GB"/>
            <w:rPrChange w:id="37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77" w:author="Aleksa Corovic" w:date="2018-08-21T12:50:00Z">
              <w:rPr>
                <w:rStyle w:val="Hyperlink"/>
                <w:noProof/>
              </w:rPr>
            </w:rPrChange>
          </w:rPr>
          <w:t>Prekid veze</w:t>
        </w:r>
        <w:r w:rsidRPr="00D96694">
          <w:rPr>
            <w:webHidden/>
            <w:rPrChange w:id="378" w:author="Aleksa Corovic" w:date="2018-08-21T12:50:00Z">
              <w:rPr>
                <w:noProof/>
                <w:webHidden/>
              </w:rPr>
            </w:rPrChange>
          </w:rPr>
          <w:tab/>
        </w:r>
        <w:r w:rsidRPr="00D96694">
          <w:rPr>
            <w:webHidden/>
            <w:rPrChange w:id="379" w:author="Aleksa Corovic" w:date="2018-08-21T12:50:00Z">
              <w:rPr>
                <w:noProof/>
                <w:webHidden/>
              </w:rPr>
            </w:rPrChange>
          </w:rPr>
          <w:fldChar w:fldCharType="begin"/>
        </w:r>
        <w:r w:rsidRPr="00D96694">
          <w:rPr>
            <w:webHidden/>
            <w:rPrChange w:id="380" w:author="Aleksa Corovic" w:date="2018-08-21T12:50:00Z">
              <w:rPr>
                <w:noProof/>
                <w:webHidden/>
              </w:rPr>
            </w:rPrChange>
          </w:rPr>
          <w:instrText xml:space="preserve"> PAGEREF _Toc522019394 \h </w:instrText>
        </w:r>
      </w:ins>
      <w:r w:rsidRPr="00D96694">
        <w:rPr>
          <w:webHidden/>
          <w:rPrChange w:id="381" w:author="Aleksa Corovic" w:date="2018-08-21T12:50:00Z">
            <w:rPr>
              <w:webHidden/>
            </w:rPr>
          </w:rPrChange>
        </w:rPr>
      </w:r>
      <w:r w:rsidRPr="00D96694">
        <w:rPr>
          <w:webHidden/>
          <w:rPrChange w:id="382" w:author="Aleksa Corovic" w:date="2018-08-21T12:50:00Z">
            <w:rPr>
              <w:noProof/>
              <w:webHidden/>
            </w:rPr>
          </w:rPrChange>
        </w:rPr>
        <w:fldChar w:fldCharType="separate"/>
      </w:r>
      <w:ins w:id="383" w:author="Filip Dutina" w:date="2018-08-14T14:14:00Z">
        <w:r w:rsidRPr="00D96694">
          <w:rPr>
            <w:webHidden/>
            <w:rPrChange w:id="384" w:author="Aleksa Corovic" w:date="2018-08-21T12:50:00Z">
              <w:rPr>
                <w:noProof/>
                <w:webHidden/>
              </w:rPr>
            </w:rPrChange>
          </w:rPr>
          <w:t>9</w:t>
        </w:r>
        <w:r w:rsidRPr="00D96694">
          <w:rPr>
            <w:webHidden/>
            <w:rPrChange w:id="385" w:author="Aleksa Corovic" w:date="2018-08-21T12:50:00Z">
              <w:rPr>
                <w:noProof/>
                <w:webHidden/>
              </w:rPr>
            </w:rPrChange>
          </w:rPr>
          <w:fldChar w:fldCharType="end"/>
        </w:r>
        <w:r w:rsidRPr="00D96694">
          <w:rPr>
            <w:rStyle w:val="Hyperlink"/>
            <w:rPrChange w:id="386" w:author="Aleksa Corovic" w:date="2018-08-21T12:50:00Z">
              <w:rPr>
                <w:rStyle w:val="Hyperlink"/>
                <w:noProof/>
              </w:rPr>
            </w:rPrChange>
          </w:rPr>
          <w:fldChar w:fldCharType="end"/>
        </w:r>
      </w:ins>
    </w:p>
    <w:p w14:paraId="7A9922C0" w14:textId="77777777" w:rsidR="0037741D" w:rsidRPr="00D96694" w:rsidRDefault="0037741D">
      <w:pPr>
        <w:pStyle w:val="TOC2"/>
        <w:rPr>
          <w:ins w:id="387" w:author="Filip Dutina" w:date="2018-08-14T14:14:00Z"/>
          <w:rFonts w:asciiTheme="minorHAnsi" w:eastAsiaTheme="minorEastAsia" w:hAnsiTheme="minorHAnsi" w:cstheme="minorBidi"/>
          <w:sz w:val="22"/>
          <w:szCs w:val="22"/>
          <w:lang w:eastAsia="en-GB"/>
          <w:rPrChange w:id="388" w:author="Aleksa Corovic" w:date="2018-08-21T12:50:00Z">
            <w:rPr>
              <w:ins w:id="389" w:author="Filip Dutina" w:date="2018-08-14T14:14:00Z"/>
              <w:rFonts w:asciiTheme="minorHAnsi" w:eastAsiaTheme="minorEastAsia" w:hAnsiTheme="minorHAnsi" w:cstheme="minorBidi"/>
              <w:noProof/>
              <w:sz w:val="22"/>
              <w:szCs w:val="22"/>
              <w:lang w:val="en-GB" w:eastAsia="en-GB"/>
            </w:rPr>
          </w:rPrChange>
        </w:rPr>
      </w:pPr>
      <w:ins w:id="390" w:author="Filip Dutina" w:date="2018-08-14T14:14:00Z">
        <w:r w:rsidRPr="00D96694">
          <w:rPr>
            <w:rStyle w:val="Hyperlink"/>
            <w:rPrChange w:id="391" w:author="Aleksa Corovic" w:date="2018-08-21T12:50:00Z">
              <w:rPr>
                <w:rStyle w:val="Hyperlink"/>
                <w:noProof/>
              </w:rPr>
            </w:rPrChange>
          </w:rPr>
          <w:fldChar w:fldCharType="begin"/>
        </w:r>
        <w:r w:rsidRPr="00D96694">
          <w:rPr>
            <w:rStyle w:val="Hyperlink"/>
            <w:rPrChange w:id="392" w:author="Aleksa Corovic" w:date="2018-08-21T12:50:00Z">
              <w:rPr>
                <w:rStyle w:val="Hyperlink"/>
                <w:noProof/>
              </w:rPr>
            </w:rPrChange>
          </w:rPr>
          <w:instrText xml:space="preserve"> </w:instrText>
        </w:r>
        <w:r w:rsidRPr="00D96694">
          <w:rPr>
            <w:rPrChange w:id="393" w:author="Aleksa Corovic" w:date="2018-08-21T12:50:00Z">
              <w:rPr>
                <w:noProof/>
              </w:rPr>
            </w:rPrChange>
          </w:rPr>
          <w:instrText>HYPERLINK \l "_Toc522019395"</w:instrText>
        </w:r>
        <w:r w:rsidRPr="00D96694">
          <w:rPr>
            <w:rStyle w:val="Hyperlink"/>
            <w:rPrChange w:id="394" w:author="Aleksa Corovic" w:date="2018-08-21T12:50:00Z">
              <w:rPr>
                <w:rStyle w:val="Hyperlink"/>
                <w:noProof/>
              </w:rPr>
            </w:rPrChange>
          </w:rPr>
          <w:instrText xml:space="preserve"> </w:instrText>
        </w:r>
        <w:r w:rsidRPr="00D96694">
          <w:rPr>
            <w:rStyle w:val="Hyperlink"/>
            <w:rPrChange w:id="395" w:author="Aleksa Corovic" w:date="2018-08-21T12:50:00Z">
              <w:rPr>
                <w:rStyle w:val="Hyperlink"/>
                <w:noProof/>
              </w:rPr>
            </w:rPrChange>
          </w:rPr>
          <w:fldChar w:fldCharType="separate"/>
        </w:r>
        <w:r w:rsidRPr="00D96694">
          <w:rPr>
            <w:rStyle w:val="Hyperlink"/>
            <w:rPrChange w:id="396" w:author="Aleksa Corovic" w:date="2018-08-21T12:50:00Z">
              <w:rPr>
                <w:rStyle w:val="Hyperlink"/>
                <w:noProof/>
              </w:rPr>
            </w:rPrChange>
          </w:rPr>
          <w:t>2.3</w:t>
        </w:r>
        <w:r w:rsidRPr="00D96694">
          <w:rPr>
            <w:rFonts w:asciiTheme="minorHAnsi" w:eastAsiaTheme="minorEastAsia" w:hAnsiTheme="minorHAnsi" w:cstheme="minorBidi"/>
            <w:sz w:val="22"/>
            <w:szCs w:val="22"/>
            <w:lang w:eastAsia="en-GB"/>
            <w:rPrChange w:id="39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98" w:author="Aleksa Corovic" w:date="2018-08-21T12:50:00Z">
              <w:rPr>
                <w:rStyle w:val="Hyperlink"/>
                <w:noProof/>
              </w:rPr>
            </w:rPrChange>
          </w:rPr>
          <w:t>IPv6 protokol</w:t>
        </w:r>
        <w:r w:rsidRPr="00D96694">
          <w:rPr>
            <w:webHidden/>
            <w:rPrChange w:id="399" w:author="Aleksa Corovic" w:date="2018-08-21T12:50:00Z">
              <w:rPr>
                <w:noProof/>
                <w:webHidden/>
              </w:rPr>
            </w:rPrChange>
          </w:rPr>
          <w:tab/>
        </w:r>
        <w:r w:rsidRPr="00D96694">
          <w:rPr>
            <w:webHidden/>
            <w:rPrChange w:id="400" w:author="Aleksa Corovic" w:date="2018-08-21T12:50:00Z">
              <w:rPr>
                <w:noProof/>
                <w:webHidden/>
              </w:rPr>
            </w:rPrChange>
          </w:rPr>
          <w:fldChar w:fldCharType="begin"/>
        </w:r>
        <w:r w:rsidRPr="00D96694">
          <w:rPr>
            <w:webHidden/>
            <w:rPrChange w:id="401" w:author="Aleksa Corovic" w:date="2018-08-21T12:50:00Z">
              <w:rPr>
                <w:noProof/>
                <w:webHidden/>
              </w:rPr>
            </w:rPrChange>
          </w:rPr>
          <w:instrText xml:space="preserve"> PAGEREF _Toc522019395 \h </w:instrText>
        </w:r>
      </w:ins>
      <w:r w:rsidRPr="00D96694">
        <w:rPr>
          <w:webHidden/>
          <w:rPrChange w:id="402" w:author="Aleksa Corovic" w:date="2018-08-21T12:50:00Z">
            <w:rPr>
              <w:webHidden/>
            </w:rPr>
          </w:rPrChange>
        </w:rPr>
      </w:r>
      <w:r w:rsidRPr="00D96694">
        <w:rPr>
          <w:webHidden/>
          <w:rPrChange w:id="403" w:author="Aleksa Corovic" w:date="2018-08-21T12:50:00Z">
            <w:rPr>
              <w:noProof/>
              <w:webHidden/>
            </w:rPr>
          </w:rPrChange>
        </w:rPr>
        <w:fldChar w:fldCharType="separate"/>
      </w:r>
      <w:ins w:id="404" w:author="Filip Dutina" w:date="2018-08-14T14:14:00Z">
        <w:r w:rsidRPr="00D96694">
          <w:rPr>
            <w:webHidden/>
            <w:rPrChange w:id="405" w:author="Aleksa Corovic" w:date="2018-08-21T12:50:00Z">
              <w:rPr>
                <w:noProof/>
                <w:webHidden/>
              </w:rPr>
            </w:rPrChange>
          </w:rPr>
          <w:t>9</w:t>
        </w:r>
        <w:r w:rsidRPr="00D96694">
          <w:rPr>
            <w:webHidden/>
            <w:rPrChange w:id="406" w:author="Aleksa Corovic" w:date="2018-08-21T12:50:00Z">
              <w:rPr>
                <w:noProof/>
                <w:webHidden/>
              </w:rPr>
            </w:rPrChange>
          </w:rPr>
          <w:fldChar w:fldCharType="end"/>
        </w:r>
        <w:r w:rsidRPr="00D96694">
          <w:rPr>
            <w:rStyle w:val="Hyperlink"/>
            <w:rPrChange w:id="407" w:author="Aleksa Corovic" w:date="2018-08-21T12:50:00Z">
              <w:rPr>
                <w:rStyle w:val="Hyperlink"/>
                <w:noProof/>
              </w:rPr>
            </w:rPrChange>
          </w:rPr>
          <w:fldChar w:fldCharType="end"/>
        </w:r>
      </w:ins>
    </w:p>
    <w:p w14:paraId="5FD7178F" w14:textId="77777777" w:rsidR="0037741D" w:rsidRPr="00D96694" w:rsidRDefault="0037741D">
      <w:pPr>
        <w:pStyle w:val="TOC3"/>
        <w:tabs>
          <w:tab w:val="left" w:pos="1667"/>
          <w:tab w:val="right" w:leader="dot" w:pos="9345"/>
        </w:tabs>
        <w:rPr>
          <w:ins w:id="408" w:author="Filip Dutina" w:date="2018-08-14T14:14:00Z"/>
          <w:rFonts w:asciiTheme="minorHAnsi" w:eastAsiaTheme="minorEastAsia" w:hAnsiTheme="minorHAnsi" w:cstheme="minorBidi"/>
          <w:sz w:val="22"/>
          <w:szCs w:val="22"/>
          <w:lang w:eastAsia="en-GB"/>
          <w:rPrChange w:id="409" w:author="Aleksa Corovic" w:date="2018-08-21T12:50:00Z">
            <w:rPr>
              <w:ins w:id="410" w:author="Filip Dutina" w:date="2018-08-14T14:14:00Z"/>
              <w:rFonts w:asciiTheme="minorHAnsi" w:eastAsiaTheme="minorEastAsia" w:hAnsiTheme="minorHAnsi" w:cstheme="minorBidi"/>
              <w:noProof/>
              <w:sz w:val="22"/>
              <w:szCs w:val="22"/>
              <w:lang w:val="en-GB" w:eastAsia="en-GB"/>
            </w:rPr>
          </w:rPrChange>
        </w:rPr>
      </w:pPr>
      <w:ins w:id="411" w:author="Filip Dutina" w:date="2018-08-14T14:14:00Z">
        <w:r w:rsidRPr="00D96694">
          <w:rPr>
            <w:rStyle w:val="Hyperlink"/>
            <w:rPrChange w:id="412" w:author="Aleksa Corovic" w:date="2018-08-21T12:50:00Z">
              <w:rPr>
                <w:rStyle w:val="Hyperlink"/>
                <w:noProof/>
              </w:rPr>
            </w:rPrChange>
          </w:rPr>
          <w:fldChar w:fldCharType="begin"/>
        </w:r>
        <w:r w:rsidRPr="00D96694">
          <w:rPr>
            <w:rStyle w:val="Hyperlink"/>
            <w:rPrChange w:id="413" w:author="Aleksa Corovic" w:date="2018-08-21T12:50:00Z">
              <w:rPr>
                <w:rStyle w:val="Hyperlink"/>
                <w:noProof/>
              </w:rPr>
            </w:rPrChange>
          </w:rPr>
          <w:instrText xml:space="preserve"> </w:instrText>
        </w:r>
        <w:r w:rsidRPr="00D96694">
          <w:rPr>
            <w:rPrChange w:id="414" w:author="Aleksa Corovic" w:date="2018-08-21T12:50:00Z">
              <w:rPr>
                <w:noProof/>
              </w:rPr>
            </w:rPrChange>
          </w:rPr>
          <w:instrText>HYPERLINK \l "_Toc522019396"</w:instrText>
        </w:r>
        <w:r w:rsidRPr="00D96694">
          <w:rPr>
            <w:rStyle w:val="Hyperlink"/>
            <w:rPrChange w:id="415" w:author="Aleksa Corovic" w:date="2018-08-21T12:50:00Z">
              <w:rPr>
                <w:rStyle w:val="Hyperlink"/>
                <w:noProof/>
              </w:rPr>
            </w:rPrChange>
          </w:rPr>
          <w:instrText xml:space="preserve"> </w:instrText>
        </w:r>
        <w:r w:rsidRPr="00D96694">
          <w:rPr>
            <w:rStyle w:val="Hyperlink"/>
            <w:rPrChange w:id="416" w:author="Aleksa Corovic" w:date="2018-08-21T12:50:00Z">
              <w:rPr>
                <w:rStyle w:val="Hyperlink"/>
                <w:noProof/>
              </w:rPr>
            </w:rPrChange>
          </w:rPr>
          <w:fldChar w:fldCharType="separate"/>
        </w:r>
        <w:r w:rsidRPr="00D96694">
          <w:rPr>
            <w:rStyle w:val="Hyperlink"/>
            <w:rPrChange w:id="417" w:author="Aleksa Corovic" w:date="2018-08-21T12:50:00Z">
              <w:rPr>
                <w:rStyle w:val="Hyperlink"/>
                <w:noProof/>
              </w:rPr>
            </w:rPrChange>
          </w:rPr>
          <w:t>2.3.1</w:t>
        </w:r>
        <w:r w:rsidRPr="00D96694">
          <w:rPr>
            <w:rFonts w:asciiTheme="minorHAnsi" w:eastAsiaTheme="minorEastAsia" w:hAnsiTheme="minorHAnsi" w:cstheme="minorBidi"/>
            <w:sz w:val="22"/>
            <w:szCs w:val="22"/>
            <w:lang w:eastAsia="en-GB"/>
            <w:rPrChange w:id="41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19" w:author="Aleksa Corovic" w:date="2018-08-21T12:50:00Z">
              <w:rPr>
                <w:rStyle w:val="Hyperlink"/>
                <w:noProof/>
              </w:rPr>
            </w:rPrChange>
          </w:rPr>
          <w:t>IPv6 adresa</w:t>
        </w:r>
        <w:r w:rsidRPr="00D96694">
          <w:rPr>
            <w:webHidden/>
            <w:rPrChange w:id="420" w:author="Aleksa Corovic" w:date="2018-08-21T12:50:00Z">
              <w:rPr>
                <w:noProof/>
                <w:webHidden/>
              </w:rPr>
            </w:rPrChange>
          </w:rPr>
          <w:tab/>
        </w:r>
        <w:r w:rsidRPr="00D96694">
          <w:rPr>
            <w:webHidden/>
            <w:rPrChange w:id="421" w:author="Aleksa Corovic" w:date="2018-08-21T12:50:00Z">
              <w:rPr>
                <w:noProof/>
                <w:webHidden/>
              </w:rPr>
            </w:rPrChange>
          </w:rPr>
          <w:fldChar w:fldCharType="begin"/>
        </w:r>
        <w:r w:rsidRPr="00D96694">
          <w:rPr>
            <w:webHidden/>
            <w:rPrChange w:id="422" w:author="Aleksa Corovic" w:date="2018-08-21T12:50:00Z">
              <w:rPr>
                <w:noProof/>
                <w:webHidden/>
              </w:rPr>
            </w:rPrChange>
          </w:rPr>
          <w:instrText xml:space="preserve"> PAGEREF _Toc522019396 \h </w:instrText>
        </w:r>
      </w:ins>
      <w:r w:rsidRPr="00D96694">
        <w:rPr>
          <w:webHidden/>
          <w:rPrChange w:id="423" w:author="Aleksa Corovic" w:date="2018-08-21T12:50:00Z">
            <w:rPr>
              <w:webHidden/>
            </w:rPr>
          </w:rPrChange>
        </w:rPr>
      </w:r>
      <w:r w:rsidRPr="00D96694">
        <w:rPr>
          <w:webHidden/>
          <w:rPrChange w:id="424" w:author="Aleksa Corovic" w:date="2018-08-21T12:50:00Z">
            <w:rPr>
              <w:noProof/>
              <w:webHidden/>
            </w:rPr>
          </w:rPrChange>
        </w:rPr>
        <w:fldChar w:fldCharType="separate"/>
      </w:r>
      <w:ins w:id="425" w:author="Filip Dutina" w:date="2018-08-14T14:14:00Z">
        <w:r w:rsidRPr="00D96694">
          <w:rPr>
            <w:webHidden/>
            <w:rPrChange w:id="426" w:author="Aleksa Corovic" w:date="2018-08-21T12:50:00Z">
              <w:rPr>
                <w:noProof/>
                <w:webHidden/>
              </w:rPr>
            </w:rPrChange>
          </w:rPr>
          <w:t>9</w:t>
        </w:r>
        <w:r w:rsidRPr="00D96694">
          <w:rPr>
            <w:webHidden/>
            <w:rPrChange w:id="427" w:author="Aleksa Corovic" w:date="2018-08-21T12:50:00Z">
              <w:rPr>
                <w:noProof/>
                <w:webHidden/>
              </w:rPr>
            </w:rPrChange>
          </w:rPr>
          <w:fldChar w:fldCharType="end"/>
        </w:r>
        <w:r w:rsidRPr="00D96694">
          <w:rPr>
            <w:rStyle w:val="Hyperlink"/>
            <w:rPrChange w:id="428" w:author="Aleksa Corovic" w:date="2018-08-21T12:50:00Z">
              <w:rPr>
                <w:rStyle w:val="Hyperlink"/>
                <w:noProof/>
              </w:rPr>
            </w:rPrChange>
          </w:rPr>
          <w:fldChar w:fldCharType="end"/>
        </w:r>
      </w:ins>
    </w:p>
    <w:p w14:paraId="59AFB3DF" w14:textId="77777777" w:rsidR="0037741D" w:rsidRPr="00D96694" w:rsidRDefault="0037741D">
      <w:pPr>
        <w:pStyle w:val="TOC3"/>
        <w:tabs>
          <w:tab w:val="left" w:pos="1667"/>
          <w:tab w:val="right" w:leader="dot" w:pos="9345"/>
        </w:tabs>
        <w:rPr>
          <w:ins w:id="429" w:author="Filip Dutina" w:date="2018-08-14T14:14:00Z"/>
          <w:rFonts w:asciiTheme="minorHAnsi" w:eastAsiaTheme="minorEastAsia" w:hAnsiTheme="minorHAnsi" w:cstheme="minorBidi"/>
          <w:sz w:val="22"/>
          <w:szCs w:val="22"/>
          <w:lang w:eastAsia="en-GB"/>
          <w:rPrChange w:id="430" w:author="Aleksa Corovic" w:date="2018-08-21T12:50:00Z">
            <w:rPr>
              <w:ins w:id="431" w:author="Filip Dutina" w:date="2018-08-14T14:14:00Z"/>
              <w:rFonts w:asciiTheme="minorHAnsi" w:eastAsiaTheme="minorEastAsia" w:hAnsiTheme="minorHAnsi" w:cstheme="minorBidi"/>
              <w:noProof/>
              <w:sz w:val="22"/>
              <w:szCs w:val="22"/>
              <w:lang w:val="en-GB" w:eastAsia="en-GB"/>
            </w:rPr>
          </w:rPrChange>
        </w:rPr>
      </w:pPr>
      <w:ins w:id="432" w:author="Filip Dutina" w:date="2018-08-14T14:14:00Z">
        <w:r w:rsidRPr="00D96694">
          <w:rPr>
            <w:rStyle w:val="Hyperlink"/>
            <w:rPrChange w:id="433" w:author="Aleksa Corovic" w:date="2018-08-21T12:50:00Z">
              <w:rPr>
                <w:rStyle w:val="Hyperlink"/>
                <w:noProof/>
              </w:rPr>
            </w:rPrChange>
          </w:rPr>
          <w:fldChar w:fldCharType="begin"/>
        </w:r>
        <w:r w:rsidRPr="00D96694">
          <w:rPr>
            <w:rStyle w:val="Hyperlink"/>
            <w:rPrChange w:id="434" w:author="Aleksa Corovic" w:date="2018-08-21T12:50:00Z">
              <w:rPr>
                <w:rStyle w:val="Hyperlink"/>
                <w:noProof/>
              </w:rPr>
            </w:rPrChange>
          </w:rPr>
          <w:instrText xml:space="preserve"> </w:instrText>
        </w:r>
        <w:r w:rsidRPr="00D96694">
          <w:rPr>
            <w:rPrChange w:id="435" w:author="Aleksa Corovic" w:date="2018-08-21T12:50:00Z">
              <w:rPr>
                <w:noProof/>
              </w:rPr>
            </w:rPrChange>
          </w:rPr>
          <w:instrText>HYPERLINK \l "_Toc522019397"</w:instrText>
        </w:r>
        <w:r w:rsidRPr="00D96694">
          <w:rPr>
            <w:rStyle w:val="Hyperlink"/>
            <w:rPrChange w:id="436" w:author="Aleksa Corovic" w:date="2018-08-21T12:50:00Z">
              <w:rPr>
                <w:rStyle w:val="Hyperlink"/>
                <w:noProof/>
              </w:rPr>
            </w:rPrChange>
          </w:rPr>
          <w:instrText xml:space="preserve"> </w:instrText>
        </w:r>
        <w:r w:rsidRPr="00D96694">
          <w:rPr>
            <w:rStyle w:val="Hyperlink"/>
            <w:rPrChange w:id="437" w:author="Aleksa Corovic" w:date="2018-08-21T12:50:00Z">
              <w:rPr>
                <w:rStyle w:val="Hyperlink"/>
                <w:noProof/>
              </w:rPr>
            </w:rPrChange>
          </w:rPr>
          <w:fldChar w:fldCharType="separate"/>
        </w:r>
        <w:r w:rsidRPr="00D96694">
          <w:rPr>
            <w:rStyle w:val="Hyperlink"/>
            <w:rPrChange w:id="438" w:author="Aleksa Corovic" w:date="2018-08-21T12:50:00Z">
              <w:rPr>
                <w:rStyle w:val="Hyperlink"/>
                <w:noProof/>
              </w:rPr>
            </w:rPrChange>
          </w:rPr>
          <w:t>2.3.2</w:t>
        </w:r>
        <w:r w:rsidRPr="00D96694">
          <w:rPr>
            <w:rFonts w:asciiTheme="minorHAnsi" w:eastAsiaTheme="minorEastAsia" w:hAnsiTheme="minorHAnsi" w:cstheme="minorBidi"/>
            <w:sz w:val="22"/>
            <w:szCs w:val="22"/>
            <w:lang w:eastAsia="en-GB"/>
            <w:rPrChange w:id="43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40" w:author="Aleksa Corovic" w:date="2018-08-21T12:50:00Z">
              <w:rPr>
                <w:rStyle w:val="Hyperlink"/>
                <w:noProof/>
              </w:rPr>
            </w:rPrChange>
          </w:rPr>
          <w:t>Struktura IPv6 paketa</w:t>
        </w:r>
        <w:r w:rsidRPr="00D96694">
          <w:rPr>
            <w:webHidden/>
            <w:rPrChange w:id="441" w:author="Aleksa Corovic" w:date="2018-08-21T12:50:00Z">
              <w:rPr>
                <w:noProof/>
                <w:webHidden/>
              </w:rPr>
            </w:rPrChange>
          </w:rPr>
          <w:tab/>
        </w:r>
        <w:r w:rsidRPr="00D96694">
          <w:rPr>
            <w:webHidden/>
            <w:rPrChange w:id="442" w:author="Aleksa Corovic" w:date="2018-08-21T12:50:00Z">
              <w:rPr>
                <w:noProof/>
                <w:webHidden/>
              </w:rPr>
            </w:rPrChange>
          </w:rPr>
          <w:fldChar w:fldCharType="begin"/>
        </w:r>
        <w:r w:rsidRPr="00D96694">
          <w:rPr>
            <w:webHidden/>
            <w:rPrChange w:id="443" w:author="Aleksa Corovic" w:date="2018-08-21T12:50:00Z">
              <w:rPr>
                <w:noProof/>
                <w:webHidden/>
              </w:rPr>
            </w:rPrChange>
          </w:rPr>
          <w:instrText xml:space="preserve"> PAGEREF _Toc522019397 \h </w:instrText>
        </w:r>
      </w:ins>
      <w:r w:rsidRPr="00D96694">
        <w:rPr>
          <w:webHidden/>
          <w:rPrChange w:id="444" w:author="Aleksa Corovic" w:date="2018-08-21T12:50:00Z">
            <w:rPr>
              <w:webHidden/>
            </w:rPr>
          </w:rPrChange>
        </w:rPr>
      </w:r>
      <w:r w:rsidRPr="00D96694">
        <w:rPr>
          <w:webHidden/>
          <w:rPrChange w:id="445" w:author="Aleksa Corovic" w:date="2018-08-21T12:50:00Z">
            <w:rPr>
              <w:noProof/>
              <w:webHidden/>
            </w:rPr>
          </w:rPrChange>
        </w:rPr>
        <w:fldChar w:fldCharType="separate"/>
      </w:r>
      <w:ins w:id="446" w:author="Filip Dutina" w:date="2018-08-14T14:14:00Z">
        <w:r w:rsidRPr="00D96694">
          <w:rPr>
            <w:webHidden/>
            <w:rPrChange w:id="447" w:author="Aleksa Corovic" w:date="2018-08-21T12:50:00Z">
              <w:rPr>
                <w:noProof/>
                <w:webHidden/>
              </w:rPr>
            </w:rPrChange>
          </w:rPr>
          <w:t>10</w:t>
        </w:r>
        <w:r w:rsidRPr="00D96694">
          <w:rPr>
            <w:webHidden/>
            <w:rPrChange w:id="448" w:author="Aleksa Corovic" w:date="2018-08-21T12:50:00Z">
              <w:rPr>
                <w:noProof/>
                <w:webHidden/>
              </w:rPr>
            </w:rPrChange>
          </w:rPr>
          <w:fldChar w:fldCharType="end"/>
        </w:r>
        <w:r w:rsidRPr="00D96694">
          <w:rPr>
            <w:rStyle w:val="Hyperlink"/>
            <w:rPrChange w:id="449" w:author="Aleksa Corovic" w:date="2018-08-21T12:50:00Z">
              <w:rPr>
                <w:rStyle w:val="Hyperlink"/>
                <w:noProof/>
              </w:rPr>
            </w:rPrChange>
          </w:rPr>
          <w:fldChar w:fldCharType="end"/>
        </w:r>
      </w:ins>
    </w:p>
    <w:p w14:paraId="44945392" w14:textId="77777777" w:rsidR="0037741D" w:rsidRPr="00D96694" w:rsidRDefault="0037741D">
      <w:pPr>
        <w:pStyle w:val="TOC2"/>
        <w:rPr>
          <w:ins w:id="450" w:author="Filip Dutina" w:date="2018-08-14T14:14:00Z"/>
          <w:rFonts w:asciiTheme="minorHAnsi" w:eastAsiaTheme="minorEastAsia" w:hAnsiTheme="minorHAnsi" w:cstheme="minorBidi"/>
          <w:sz w:val="22"/>
          <w:szCs w:val="22"/>
          <w:lang w:eastAsia="en-GB"/>
          <w:rPrChange w:id="451" w:author="Aleksa Corovic" w:date="2018-08-21T12:50:00Z">
            <w:rPr>
              <w:ins w:id="452" w:author="Filip Dutina" w:date="2018-08-14T14:14:00Z"/>
              <w:rFonts w:asciiTheme="minorHAnsi" w:eastAsiaTheme="minorEastAsia" w:hAnsiTheme="minorHAnsi" w:cstheme="minorBidi"/>
              <w:noProof/>
              <w:sz w:val="22"/>
              <w:szCs w:val="22"/>
              <w:lang w:val="en-GB" w:eastAsia="en-GB"/>
            </w:rPr>
          </w:rPrChange>
        </w:rPr>
      </w:pPr>
      <w:ins w:id="453" w:author="Filip Dutina" w:date="2018-08-14T14:14:00Z">
        <w:r w:rsidRPr="00D96694">
          <w:rPr>
            <w:rStyle w:val="Hyperlink"/>
            <w:rPrChange w:id="454" w:author="Aleksa Corovic" w:date="2018-08-21T12:50:00Z">
              <w:rPr>
                <w:rStyle w:val="Hyperlink"/>
                <w:noProof/>
              </w:rPr>
            </w:rPrChange>
          </w:rPr>
          <w:fldChar w:fldCharType="begin"/>
        </w:r>
        <w:r w:rsidRPr="00D96694">
          <w:rPr>
            <w:rStyle w:val="Hyperlink"/>
            <w:rPrChange w:id="455" w:author="Aleksa Corovic" w:date="2018-08-21T12:50:00Z">
              <w:rPr>
                <w:rStyle w:val="Hyperlink"/>
                <w:noProof/>
              </w:rPr>
            </w:rPrChange>
          </w:rPr>
          <w:instrText xml:space="preserve"> </w:instrText>
        </w:r>
        <w:r w:rsidRPr="00D96694">
          <w:rPr>
            <w:rPrChange w:id="456" w:author="Aleksa Corovic" w:date="2018-08-21T12:50:00Z">
              <w:rPr>
                <w:noProof/>
              </w:rPr>
            </w:rPrChange>
          </w:rPr>
          <w:instrText>HYPERLINK \l "_Toc522019398"</w:instrText>
        </w:r>
        <w:r w:rsidRPr="00D96694">
          <w:rPr>
            <w:rStyle w:val="Hyperlink"/>
            <w:rPrChange w:id="457" w:author="Aleksa Corovic" w:date="2018-08-21T12:50:00Z">
              <w:rPr>
                <w:rStyle w:val="Hyperlink"/>
                <w:noProof/>
              </w:rPr>
            </w:rPrChange>
          </w:rPr>
          <w:instrText xml:space="preserve"> </w:instrText>
        </w:r>
        <w:r w:rsidRPr="00D96694">
          <w:rPr>
            <w:rStyle w:val="Hyperlink"/>
            <w:rPrChange w:id="458" w:author="Aleksa Corovic" w:date="2018-08-21T12:50:00Z">
              <w:rPr>
                <w:rStyle w:val="Hyperlink"/>
                <w:noProof/>
              </w:rPr>
            </w:rPrChange>
          </w:rPr>
          <w:fldChar w:fldCharType="separate"/>
        </w:r>
        <w:r w:rsidRPr="00D96694">
          <w:rPr>
            <w:rStyle w:val="Hyperlink"/>
            <w:rPrChange w:id="459" w:author="Aleksa Corovic" w:date="2018-08-21T12:50:00Z">
              <w:rPr>
                <w:rStyle w:val="Hyperlink"/>
                <w:noProof/>
                <w:lang w:val="en-GB"/>
              </w:rPr>
            </w:rPrChange>
          </w:rPr>
          <w:t>2.4</w:t>
        </w:r>
        <w:r w:rsidRPr="00D96694">
          <w:rPr>
            <w:rFonts w:asciiTheme="minorHAnsi" w:eastAsiaTheme="minorEastAsia" w:hAnsiTheme="minorHAnsi" w:cstheme="minorBidi"/>
            <w:sz w:val="22"/>
            <w:szCs w:val="22"/>
            <w:lang w:eastAsia="en-GB"/>
            <w:rPrChange w:id="46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61" w:author="Aleksa Corovic" w:date="2018-08-21T12:50:00Z">
              <w:rPr>
                <w:rStyle w:val="Hyperlink"/>
                <w:noProof/>
                <w:lang w:val="en-GB"/>
              </w:rPr>
            </w:rPrChange>
          </w:rPr>
          <w:t>Asimetrična RSA enkripcija, osobine i primena</w:t>
        </w:r>
        <w:r w:rsidRPr="00D96694">
          <w:rPr>
            <w:webHidden/>
            <w:rPrChange w:id="462" w:author="Aleksa Corovic" w:date="2018-08-21T12:50:00Z">
              <w:rPr>
                <w:noProof/>
                <w:webHidden/>
              </w:rPr>
            </w:rPrChange>
          </w:rPr>
          <w:tab/>
        </w:r>
        <w:r w:rsidRPr="00D96694">
          <w:rPr>
            <w:webHidden/>
            <w:rPrChange w:id="463" w:author="Aleksa Corovic" w:date="2018-08-21T12:50:00Z">
              <w:rPr>
                <w:noProof/>
                <w:webHidden/>
              </w:rPr>
            </w:rPrChange>
          </w:rPr>
          <w:fldChar w:fldCharType="begin"/>
        </w:r>
        <w:r w:rsidRPr="00D96694">
          <w:rPr>
            <w:webHidden/>
            <w:rPrChange w:id="464" w:author="Aleksa Corovic" w:date="2018-08-21T12:50:00Z">
              <w:rPr>
                <w:noProof/>
                <w:webHidden/>
              </w:rPr>
            </w:rPrChange>
          </w:rPr>
          <w:instrText xml:space="preserve"> PAGEREF _Toc522019398 \h </w:instrText>
        </w:r>
      </w:ins>
      <w:r w:rsidRPr="00D96694">
        <w:rPr>
          <w:webHidden/>
          <w:rPrChange w:id="465" w:author="Aleksa Corovic" w:date="2018-08-21T12:50:00Z">
            <w:rPr>
              <w:webHidden/>
            </w:rPr>
          </w:rPrChange>
        </w:rPr>
      </w:r>
      <w:r w:rsidRPr="00D96694">
        <w:rPr>
          <w:webHidden/>
          <w:rPrChange w:id="466" w:author="Aleksa Corovic" w:date="2018-08-21T12:50:00Z">
            <w:rPr>
              <w:noProof/>
              <w:webHidden/>
            </w:rPr>
          </w:rPrChange>
        </w:rPr>
        <w:fldChar w:fldCharType="separate"/>
      </w:r>
      <w:ins w:id="467" w:author="Filip Dutina" w:date="2018-08-14T14:14:00Z">
        <w:r w:rsidRPr="00D96694">
          <w:rPr>
            <w:webHidden/>
            <w:rPrChange w:id="468" w:author="Aleksa Corovic" w:date="2018-08-21T12:50:00Z">
              <w:rPr>
                <w:noProof/>
                <w:webHidden/>
              </w:rPr>
            </w:rPrChange>
          </w:rPr>
          <w:t>11</w:t>
        </w:r>
        <w:r w:rsidRPr="00D96694">
          <w:rPr>
            <w:webHidden/>
            <w:rPrChange w:id="469" w:author="Aleksa Corovic" w:date="2018-08-21T12:50:00Z">
              <w:rPr>
                <w:noProof/>
                <w:webHidden/>
              </w:rPr>
            </w:rPrChange>
          </w:rPr>
          <w:fldChar w:fldCharType="end"/>
        </w:r>
        <w:r w:rsidRPr="00D96694">
          <w:rPr>
            <w:rStyle w:val="Hyperlink"/>
            <w:rPrChange w:id="470" w:author="Aleksa Corovic" w:date="2018-08-21T12:50:00Z">
              <w:rPr>
                <w:rStyle w:val="Hyperlink"/>
                <w:noProof/>
              </w:rPr>
            </w:rPrChange>
          </w:rPr>
          <w:fldChar w:fldCharType="end"/>
        </w:r>
      </w:ins>
    </w:p>
    <w:p w14:paraId="0956CE8D" w14:textId="77777777" w:rsidR="0037741D" w:rsidRPr="00D96694" w:rsidRDefault="0037741D">
      <w:pPr>
        <w:pStyle w:val="TOC3"/>
        <w:tabs>
          <w:tab w:val="left" w:pos="1667"/>
          <w:tab w:val="right" w:leader="dot" w:pos="9345"/>
        </w:tabs>
        <w:rPr>
          <w:ins w:id="471" w:author="Filip Dutina" w:date="2018-08-14T14:14:00Z"/>
          <w:rFonts w:asciiTheme="minorHAnsi" w:eastAsiaTheme="minorEastAsia" w:hAnsiTheme="minorHAnsi" w:cstheme="minorBidi"/>
          <w:sz w:val="22"/>
          <w:szCs w:val="22"/>
          <w:lang w:eastAsia="en-GB"/>
          <w:rPrChange w:id="472" w:author="Aleksa Corovic" w:date="2018-08-21T12:50:00Z">
            <w:rPr>
              <w:ins w:id="473" w:author="Filip Dutina" w:date="2018-08-14T14:14:00Z"/>
              <w:rFonts w:asciiTheme="minorHAnsi" w:eastAsiaTheme="minorEastAsia" w:hAnsiTheme="minorHAnsi" w:cstheme="minorBidi"/>
              <w:noProof/>
              <w:sz w:val="22"/>
              <w:szCs w:val="22"/>
              <w:lang w:val="en-GB" w:eastAsia="en-GB"/>
            </w:rPr>
          </w:rPrChange>
        </w:rPr>
      </w:pPr>
      <w:ins w:id="474" w:author="Filip Dutina" w:date="2018-08-14T14:14:00Z">
        <w:r w:rsidRPr="00D96694">
          <w:rPr>
            <w:rStyle w:val="Hyperlink"/>
            <w:rPrChange w:id="475" w:author="Aleksa Corovic" w:date="2018-08-21T12:50:00Z">
              <w:rPr>
                <w:rStyle w:val="Hyperlink"/>
                <w:noProof/>
              </w:rPr>
            </w:rPrChange>
          </w:rPr>
          <w:fldChar w:fldCharType="begin"/>
        </w:r>
        <w:r w:rsidRPr="00D96694">
          <w:rPr>
            <w:rStyle w:val="Hyperlink"/>
            <w:rPrChange w:id="476" w:author="Aleksa Corovic" w:date="2018-08-21T12:50:00Z">
              <w:rPr>
                <w:rStyle w:val="Hyperlink"/>
                <w:noProof/>
              </w:rPr>
            </w:rPrChange>
          </w:rPr>
          <w:instrText xml:space="preserve"> </w:instrText>
        </w:r>
        <w:r w:rsidRPr="00D96694">
          <w:rPr>
            <w:rPrChange w:id="477" w:author="Aleksa Corovic" w:date="2018-08-21T12:50:00Z">
              <w:rPr>
                <w:noProof/>
              </w:rPr>
            </w:rPrChange>
          </w:rPr>
          <w:instrText>HYPERLINK \l "_Toc522019399"</w:instrText>
        </w:r>
        <w:r w:rsidRPr="00D96694">
          <w:rPr>
            <w:rStyle w:val="Hyperlink"/>
            <w:rPrChange w:id="478" w:author="Aleksa Corovic" w:date="2018-08-21T12:50:00Z">
              <w:rPr>
                <w:rStyle w:val="Hyperlink"/>
                <w:noProof/>
              </w:rPr>
            </w:rPrChange>
          </w:rPr>
          <w:instrText xml:space="preserve"> </w:instrText>
        </w:r>
        <w:r w:rsidRPr="00D96694">
          <w:rPr>
            <w:rStyle w:val="Hyperlink"/>
            <w:rPrChange w:id="479" w:author="Aleksa Corovic" w:date="2018-08-21T12:50:00Z">
              <w:rPr>
                <w:rStyle w:val="Hyperlink"/>
                <w:noProof/>
              </w:rPr>
            </w:rPrChange>
          </w:rPr>
          <w:fldChar w:fldCharType="separate"/>
        </w:r>
        <w:r w:rsidRPr="00D96694">
          <w:rPr>
            <w:rStyle w:val="Hyperlink"/>
            <w:rPrChange w:id="480" w:author="Aleksa Corovic" w:date="2018-08-21T12:50:00Z">
              <w:rPr>
                <w:rStyle w:val="Hyperlink"/>
                <w:noProof/>
                <w:lang w:val="en-GB"/>
              </w:rPr>
            </w:rPrChange>
          </w:rPr>
          <w:t>2.4.1</w:t>
        </w:r>
        <w:r w:rsidRPr="00D96694">
          <w:rPr>
            <w:rFonts w:asciiTheme="minorHAnsi" w:eastAsiaTheme="minorEastAsia" w:hAnsiTheme="minorHAnsi" w:cstheme="minorBidi"/>
            <w:sz w:val="22"/>
            <w:szCs w:val="22"/>
            <w:lang w:eastAsia="en-GB"/>
            <w:rPrChange w:id="48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82" w:author="Aleksa Corovic" w:date="2018-08-21T12:50:00Z">
              <w:rPr>
                <w:rStyle w:val="Hyperlink"/>
                <w:noProof/>
                <w:lang w:val="en-GB"/>
              </w:rPr>
            </w:rPrChange>
          </w:rPr>
          <w:t>Elementi enkripcije</w:t>
        </w:r>
        <w:r w:rsidRPr="00D96694">
          <w:rPr>
            <w:webHidden/>
            <w:rPrChange w:id="483" w:author="Aleksa Corovic" w:date="2018-08-21T12:50:00Z">
              <w:rPr>
                <w:noProof/>
                <w:webHidden/>
              </w:rPr>
            </w:rPrChange>
          </w:rPr>
          <w:tab/>
        </w:r>
        <w:r w:rsidRPr="00D96694">
          <w:rPr>
            <w:webHidden/>
            <w:rPrChange w:id="484" w:author="Aleksa Corovic" w:date="2018-08-21T12:50:00Z">
              <w:rPr>
                <w:noProof/>
                <w:webHidden/>
              </w:rPr>
            </w:rPrChange>
          </w:rPr>
          <w:fldChar w:fldCharType="begin"/>
        </w:r>
        <w:r w:rsidRPr="00D96694">
          <w:rPr>
            <w:webHidden/>
            <w:rPrChange w:id="485" w:author="Aleksa Corovic" w:date="2018-08-21T12:50:00Z">
              <w:rPr>
                <w:noProof/>
                <w:webHidden/>
              </w:rPr>
            </w:rPrChange>
          </w:rPr>
          <w:instrText xml:space="preserve"> PAGEREF _Toc522019399 \h </w:instrText>
        </w:r>
      </w:ins>
      <w:r w:rsidRPr="00D96694">
        <w:rPr>
          <w:webHidden/>
          <w:rPrChange w:id="486" w:author="Aleksa Corovic" w:date="2018-08-21T12:50:00Z">
            <w:rPr>
              <w:webHidden/>
            </w:rPr>
          </w:rPrChange>
        </w:rPr>
      </w:r>
      <w:r w:rsidRPr="00D96694">
        <w:rPr>
          <w:webHidden/>
          <w:rPrChange w:id="487" w:author="Aleksa Corovic" w:date="2018-08-21T12:50:00Z">
            <w:rPr>
              <w:noProof/>
              <w:webHidden/>
            </w:rPr>
          </w:rPrChange>
        </w:rPr>
        <w:fldChar w:fldCharType="separate"/>
      </w:r>
      <w:ins w:id="488" w:author="Filip Dutina" w:date="2018-08-14T14:14:00Z">
        <w:r w:rsidRPr="00D96694">
          <w:rPr>
            <w:webHidden/>
            <w:rPrChange w:id="489" w:author="Aleksa Corovic" w:date="2018-08-21T12:50:00Z">
              <w:rPr>
                <w:noProof/>
                <w:webHidden/>
              </w:rPr>
            </w:rPrChange>
          </w:rPr>
          <w:t>11</w:t>
        </w:r>
        <w:r w:rsidRPr="00D96694">
          <w:rPr>
            <w:webHidden/>
            <w:rPrChange w:id="490" w:author="Aleksa Corovic" w:date="2018-08-21T12:50:00Z">
              <w:rPr>
                <w:noProof/>
                <w:webHidden/>
              </w:rPr>
            </w:rPrChange>
          </w:rPr>
          <w:fldChar w:fldCharType="end"/>
        </w:r>
        <w:r w:rsidRPr="00D96694">
          <w:rPr>
            <w:rStyle w:val="Hyperlink"/>
            <w:rPrChange w:id="491" w:author="Aleksa Corovic" w:date="2018-08-21T12:50:00Z">
              <w:rPr>
                <w:rStyle w:val="Hyperlink"/>
                <w:noProof/>
              </w:rPr>
            </w:rPrChange>
          </w:rPr>
          <w:fldChar w:fldCharType="end"/>
        </w:r>
      </w:ins>
    </w:p>
    <w:p w14:paraId="623EA7C6" w14:textId="77777777" w:rsidR="0037741D" w:rsidRPr="00D96694" w:rsidRDefault="0037741D">
      <w:pPr>
        <w:pStyle w:val="TOC3"/>
        <w:tabs>
          <w:tab w:val="left" w:pos="1667"/>
          <w:tab w:val="right" w:leader="dot" w:pos="9345"/>
        </w:tabs>
        <w:rPr>
          <w:ins w:id="492" w:author="Filip Dutina" w:date="2018-08-14T14:14:00Z"/>
          <w:rFonts w:asciiTheme="minorHAnsi" w:eastAsiaTheme="minorEastAsia" w:hAnsiTheme="minorHAnsi" w:cstheme="minorBidi"/>
          <w:sz w:val="22"/>
          <w:szCs w:val="22"/>
          <w:lang w:eastAsia="en-GB"/>
          <w:rPrChange w:id="493" w:author="Aleksa Corovic" w:date="2018-08-21T12:50:00Z">
            <w:rPr>
              <w:ins w:id="494" w:author="Filip Dutina" w:date="2018-08-14T14:14:00Z"/>
              <w:rFonts w:asciiTheme="minorHAnsi" w:eastAsiaTheme="minorEastAsia" w:hAnsiTheme="minorHAnsi" w:cstheme="minorBidi"/>
              <w:noProof/>
              <w:sz w:val="22"/>
              <w:szCs w:val="22"/>
              <w:lang w:val="en-GB" w:eastAsia="en-GB"/>
            </w:rPr>
          </w:rPrChange>
        </w:rPr>
      </w:pPr>
      <w:ins w:id="495" w:author="Filip Dutina" w:date="2018-08-14T14:14:00Z">
        <w:r w:rsidRPr="00D96694">
          <w:rPr>
            <w:rStyle w:val="Hyperlink"/>
            <w:rPrChange w:id="496" w:author="Aleksa Corovic" w:date="2018-08-21T12:50:00Z">
              <w:rPr>
                <w:rStyle w:val="Hyperlink"/>
                <w:noProof/>
              </w:rPr>
            </w:rPrChange>
          </w:rPr>
          <w:fldChar w:fldCharType="begin"/>
        </w:r>
        <w:r w:rsidRPr="00D96694">
          <w:rPr>
            <w:rStyle w:val="Hyperlink"/>
            <w:rPrChange w:id="497" w:author="Aleksa Corovic" w:date="2018-08-21T12:50:00Z">
              <w:rPr>
                <w:rStyle w:val="Hyperlink"/>
                <w:noProof/>
              </w:rPr>
            </w:rPrChange>
          </w:rPr>
          <w:instrText xml:space="preserve"> </w:instrText>
        </w:r>
        <w:r w:rsidRPr="00D96694">
          <w:rPr>
            <w:rPrChange w:id="498" w:author="Aleksa Corovic" w:date="2018-08-21T12:50:00Z">
              <w:rPr>
                <w:noProof/>
              </w:rPr>
            </w:rPrChange>
          </w:rPr>
          <w:instrText>HYPERLINK \l "_Toc522019400"</w:instrText>
        </w:r>
        <w:r w:rsidRPr="00D96694">
          <w:rPr>
            <w:rStyle w:val="Hyperlink"/>
            <w:rPrChange w:id="499" w:author="Aleksa Corovic" w:date="2018-08-21T12:50:00Z">
              <w:rPr>
                <w:rStyle w:val="Hyperlink"/>
                <w:noProof/>
              </w:rPr>
            </w:rPrChange>
          </w:rPr>
          <w:instrText xml:space="preserve"> </w:instrText>
        </w:r>
        <w:r w:rsidRPr="00D96694">
          <w:rPr>
            <w:rStyle w:val="Hyperlink"/>
            <w:rPrChange w:id="500" w:author="Aleksa Corovic" w:date="2018-08-21T12:50:00Z">
              <w:rPr>
                <w:rStyle w:val="Hyperlink"/>
                <w:noProof/>
              </w:rPr>
            </w:rPrChange>
          </w:rPr>
          <w:fldChar w:fldCharType="separate"/>
        </w:r>
        <w:r w:rsidRPr="00D96694">
          <w:rPr>
            <w:rStyle w:val="Hyperlink"/>
            <w:rPrChange w:id="501" w:author="Aleksa Corovic" w:date="2018-08-21T12:50:00Z">
              <w:rPr>
                <w:rStyle w:val="Hyperlink"/>
                <w:noProof/>
                <w:lang w:val="en-GB"/>
              </w:rPr>
            </w:rPrChange>
          </w:rPr>
          <w:t>2.4.2</w:t>
        </w:r>
        <w:r w:rsidRPr="00D96694">
          <w:rPr>
            <w:rFonts w:asciiTheme="minorHAnsi" w:eastAsiaTheme="minorEastAsia" w:hAnsiTheme="minorHAnsi" w:cstheme="minorBidi"/>
            <w:sz w:val="22"/>
            <w:szCs w:val="22"/>
            <w:lang w:eastAsia="en-GB"/>
            <w:rPrChange w:id="50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03" w:author="Aleksa Corovic" w:date="2018-08-21T12:50:00Z">
              <w:rPr>
                <w:rStyle w:val="Hyperlink"/>
                <w:noProof/>
                <w:lang w:val="en-GB"/>
              </w:rPr>
            </w:rPrChange>
          </w:rPr>
          <w:t>Osobine RSA enkripcije</w:t>
        </w:r>
        <w:r w:rsidRPr="00D96694">
          <w:rPr>
            <w:webHidden/>
            <w:rPrChange w:id="504" w:author="Aleksa Corovic" w:date="2018-08-21T12:50:00Z">
              <w:rPr>
                <w:noProof/>
                <w:webHidden/>
              </w:rPr>
            </w:rPrChange>
          </w:rPr>
          <w:tab/>
        </w:r>
        <w:r w:rsidRPr="00D96694">
          <w:rPr>
            <w:webHidden/>
            <w:rPrChange w:id="505" w:author="Aleksa Corovic" w:date="2018-08-21T12:50:00Z">
              <w:rPr>
                <w:noProof/>
                <w:webHidden/>
              </w:rPr>
            </w:rPrChange>
          </w:rPr>
          <w:fldChar w:fldCharType="begin"/>
        </w:r>
        <w:r w:rsidRPr="00D96694">
          <w:rPr>
            <w:webHidden/>
            <w:rPrChange w:id="506" w:author="Aleksa Corovic" w:date="2018-08-21T12:50:00Z">
              <w:rPr>
                <w:noProof/>
                <w:webHidden/>
              </w:rPr>
            </w:rPrChange>
          </w:rPr>
          <w:instrText xml:space="preserve"> PAGEREF _Toc522019400 \h </w:instrText>
        </w:r>
      </w:ins>
      <w:r w:rsidRPr="00D96694">
        <w:rPr>
          <w:webHidden/>
          <w:rPrChange w:id="507" w:author="Aleksa Corovic" w:date="2018-08-21T12:50:00Z">
            <w:rPr>
              <w:webHidden/>
            </w:rPr>
          </w:rPrChange>
        </w:rPr>
      </w:r>
      <w:r w:rsidRPr="00D96694">
        <w:rPr>
          <w:webHidden/>
          <w:rPrChange w:id="508" w:author="Aleksa Corovic" w:date="2018-08-21T12:50:00Z">
            <w:rPr>
              <w:noProof/>
              <w:webHidden/>
            </w:rPr>
          </w:rPrChange>
        </w:rPr>
        <w:fldChar w:fldCharType="separate"/>
      </w:r>
      <w:ins w:id="509" w:author="Filip Dutina" w:date="2018-08-14T14:14:00Z">
        <w:r w:rsidRPr="00D96694">
          <w:rPr>
            <w:webHidden/>
            <w:rPrChange w:id="510" w:author="Aleksa Corovic" w:date="2018-08-21T12:50:00Z">
              <w:rPr>
                <w:noProof/>
                <w:webHidden/>
              </w:rPr>
            </w:rPrChange>
          </w:rPr>
          <w:t>12</w:t>
        </w:r>
        <w:r w:rsidRPr="00D96694">
          <w:rPr>
            <w:webHidden/>
            <w:rPrChange w:id="511" w:author="Aleksa Corovic" w:date="2018-08-21T12:50:00Z">
              <w:rPr>
                <w:noProof/>
                <w:webHidden/>
              </w:rPr>
            </w:rPrChange>
          </w:rPr>
          <w:fldChar w:fldCharType="end"/>
        </w:r>
        <w:r w:rsidRPr="00D96694">
          <w:rPr>
            <w:rStyle w:val="Hyperlink"/>
            <w:rPrChange w:id="512" w:author="Aleksa Corovic" w:date="2018-08-21T12:50:00Z">
              <w:rPr>
                <w:rStyle w:val="Hyperlink"/>
                <w:noProof/>
              </w:rPr>
            </w:rPrChange>
          </w:rPr>
          <w:fldChar w:fldCharType="end"/>
        </w:r>
      </w:ins>
    </w:p>
    <w:p w14:paraId="18B74BBF" w14:textId="77777777" w:rsidR="0037741D" w:rsidRPr="00D96694" w:rsidRDefault="0037741D">
      <w:pPr>
        <w:pStyle w:val="TOC3"/>
        <w:tabs>
          <w:tab w:val="left" w:pos="1667"/>
          <w:tab w:val="right" w:leader="dot" w:pos="9345"/>
        </w:tabs>
        <w:rPr>
          <w:ins w:id="513" w:author="Filip Dutina" w:date="2018-08-14T14:14:00Z"/>
          <w:rFonts w:asciiTheme="minorHAnsi" w:eastAsiaTheme="minorEastAsia" w:hAnsiTheme="minorHAnsi" w:cstheme="minorBidi"/>
          <w:sz w:val="22"/>
          <w:szCs w:val="22"/>
          <w:lang w:eastAsia="en-GB"/>
          <w:rPrChange w:id="514" w:author="Aleksa Corovic" w:date="2018-08-21T12:50:00Z">
            <w:rPr>
              <w:ins w:id="515" w:author="Filip Dutina" w:date="2018-08-14T14:14:00Z"/>
              <w:rFonts w:asciiTheme="minorHAnsi" w:eastAsiaTheme="minorEastAsia" w:hAnsiTheme="minorHAnsi" w:cstheme="minorBidi"/>
              <w:noProof/>
              <w:sz w:val="22"/>
              <w:szCs w:val="22"/>
              <w:lang w:val="en-GB" w:eastAsia="en-GB"/>
            </w:rPr>
          </w:rPrChange>
        </w:rPr>
      </w:pPr>
      <w:ins w:id="516" w:author="Filip Dutina" w:date="2018-08-14T14:14:00Z">
        <w:r w:rsidRPr="00D96694">
          <w:rPr>
            <w:rStyle w:val="Hyperlink"/>
            <w:rPrChange w:id="517" w:author="Aleksa Corovic" w:date="2018-08-21T12:50:00Z">
              <w:rPr>
                <w:rStyle w:val="Hyperlink"/>
                <w:noProof/>
              </w:rPr>
            </w:rPrChange>
          </w:rPr>
          <w:fldChar w:fldCharType="begin"/>
        </w:r>
        <w:r w:rsidRPr="00D96694">
          <w:rPr>
            <w:rStyle w:val="Hyperlink"/>
            <w:rPrChange w:id="518" w:author="Aleksa Corovic" w:date="2018-08-21T12:50:00Z">
              <w:rPr>
                <w:rStyle w:val="Hyperlink"/>
                <w:noProof/>
              </w:rPr>
            </w:rPrChange>
          </w:rPr>
          <w:instrText xml:space="preserve"> </w:instrText>
        </w:r>
        <w:r w:rsidRPr="00D96694">
          <w:rPr>
            <w:rPrChange w:id="519" w:author="Aleksa Corovic" w:date="2018-08-21T12:50:00Z">
              <w:rPr>
                <w:noProof/>
              </w:rPr>
            </w:rPrChange>
          </w:rPr>
          <w:instrText>HYPERLINK \l "_Toc522019401"</w:instrText>
        </w:r>
        <w:r w:rsidRPr="00D96694">
          <w:rPr>
            <w:rStyle w:val="Hyperlink"/>
            <w:rPrChange w:id="520" w:author="Aleksa Corovic" w:date="2018-08-21T12:50:00Z">
              <w:rPr>
                <w:rStyle w:val="Hyperlink"/>
                <w:noProof/>
              </w:rPr>
            </w:rPrChange>
          </w:rPr>
          <w:instrText xml:space="preserve"> </w:instrText>
        </w:r>
        <w:r w:rsidRPr="00D96694">
          <w:rPr>
            <w:rStyle w:val="Hyperlink"/>
            <w:rPrChange w:id="521" w:author="Aleksa Corovic" w:date="2018-08-21T12:50:00Z">
              <w:rPr>
                <w:rStyle w:val="Hyperlink"/>
                <w:noProof/>
              </w:rPr>
            </w:rPrChange>
          </w:rPr>
          <w:fldChar w:fldCharType="separate"/>
        </w:r>
        <w:r w:rsidRPr="00D96694">
          <w:rPr>
            <w:rStyle w:val="Hyperlink"/>
            <w:rPrChange w:id="522" w:author="Aleksa Corovic" w:date="2018-08-21T12:50:00Z">
              <w:rPr>
                <w:rStyle w:val="Hyperlink"/>
                <w:noProof/>
                <w:lang w:val="en-GB"/>
              </w:rPr>
            </w:rPrChange>
          </w:rPr>
          <w:t>2.4.3</w:t>
        </w:r>
        <w:r w:rsidRPr="00D96694">
          <w:rPr>
            <w:rFonts w:asciiTheme="minorHAnsi" w:eastAsiaTheme="minorEastAsia" w:hAnsiTheme="minorHAnsi" w:cstheme="minorBidi"/>
            <w:sz w:val="22"/>
            <w:szCs w:val="22"/>
            <w:lang w:eastAsia="en-GB"/>
            <w:rPrChange w:id="52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24" w:author="Aleksa Corovic" w:date="2018-08-21T12:50:00Z">
              <w:rPr>
                <w:rStyle w:val="Hyperlink"/>
                <w:noProof/>
                <w:lang w:val="en-GB"/>
              </w:rPr>
            </w:rPrChange>
          </w:rPr>
          <w:t>Algoritam RSA enkripcije</w:t>
        </w:r>
        <w:r w:rsidRPr="00D96694">
          <w:rPr>
            <w:webHidden/>
            <w:rPrChange w:id="525" w:author="Aleksa Corovic" w:date="2018-08-21T12:50:00Z">
              <w:rPr>
                <w:noProof/>
                <w:webHidden/>
              </w:rPr>
            </w:rPrChange>
          </w:rPr>
          <w:tab/>
        </w:r>
        <w:r w:rsidRPr="00D96694">
          <w:rPr>
            <w:webHidden/>
            <w:rPrChange w:id="526" w:author="Aleksa Corovic" w:date="2018-08-21T12:50:00Z">
              <w:rPr>
                <w:noProof/>
                <w:webHidden/>
              </w:rPr>
            </w:rPrChange>
          </w:rPr>
          <w:fldChar w:fldCharType="begin"/>
        </w:r>
        <w:r w:rsidRPr="00D96694">
          <w:rPr>
            <w:webHidden/>
            <w:rPrChange w:id="527" w:author="Aleksa Corovic" w:date="2018-08-21T12:50:00Z">
              <w:rPr>
                <w:noProof/>
                <w:webHidden/>
              </w:rPr>
            </w:rPrChange>
          </w:rPr>
          <w:instrText xml:space="preserve"> PAGEREF _Toc522019401 \h </w:instrText>
        </w:r>
      </w:ins>
      <w:r w:rsidRPr="00D96694">
        <w:rPr>
          <w:webHidden/>
          <w:rPrChange w:id="528" w:author="Aleksa Corovic" w:date="2018-08-21T12:50:00Z">
            <w:rPr>
              <w:webHidden/>
            </w:rPr>
          </w:rPrChange>
        </w:rPr>
      </w:r>
      <w:r w:rsidRPr="00D96694">
        <w:rPr>
          <w:webHidden/>
          <w:rPrChange w:id="529" w:author="Aleksa Corovic" w:date="2018-08-21T12:50:00Z">
            <w:rPr>
              <w:noProof/>
              <w:webHidden/>
            </w:rPr>
          </w:rPrChange>
        </w:rPr>
        <w:fldChar w:fldCharType="separate"/>
      </w:r>
      <w:ins w:id="530" w:author="Filip Dutina" w:date="2018-08-14T14:14:00Z">
        <w:r w:rsidRPr="00D96694">
          <w:rPr>
            <w:webHidden/>
            <w:rPrChange w:id="531" w:author="Aleksa Corovic" w:date="2018-08-21T12:50:00Z">
              <w:rPr>
                <w:noProof/>
                <w:webHidden/>
              </w:rPr>
            </w:rPrChange>
          </w:rPr>
          <w:t>13</w:t>
        </w:r>
        <w:r w:rsidRPr="00D96694">
          <w:rPr>
            <w:webHidden/>
            <w:rPrChange w:id="532" w:author="Aleksa Corovic" w:date="2018-08-21T12:50:00Z">
              <w:rPr>
                <w:noProof/>
                <w:webHidden/>
              </w:rPr>
            </w:rPrChange>
          </w:rPr>
          <w:fldChar w:fldCharType="end"/>
        </w:r>
        <w:r w:rsidRPr="00D96694">
          <w:rPr>
            <w:rStyle w:val="Hyperlink"/>
            <w:rPrChange w:id="533" w:author="Aleksa Corovic" w:date="2018-08-21T12:50:00Z">
              <w:rPr>
                <w:rStyle w:val="Hyperlink"/>
                <w:noProof/>
              </w:rPr>
            </w:rPrChange>
          </w:rPr>
          <w:fldChar w:fldCharType="end"/>
        </w:r>
      </w:ins>
    </w:p>
    <w:p w14:paraId="4AE198AE" w14:textId="77777777" w:rsidR="0037741D" w:rsidRPr="00D96694" w:rsidRDefault="0037741D">
      <w:pPr>
        <w:pStyle w:val="TOC1"/>
        <w:rPr>
          <w:ins w:id="534" w:author="Filip Dutina" w:date="2018-08-14T14:14:00Z"/>
          <w:rFonts w:asciiTheme="minorHAnsi" w:eastAsiaTheme="minorEastAsia" w:hAnsiTheme="minorHAnsi" w:cstheme="minorBidi"/>
          <w:sz w:val="22"/>
          <w:szCs w:val="22"/>
          <w:lang w:val="sr-Latn-RS" w:eastAsia="en-GB"/>
          <w:rPrChange w:id="535" w:author="Aleksa Corovic" w:date="2018-08-21T12:50:00Z">
            <w:rPr>
              <w:ins w:id="536" w:author="Filip Dutina" w:date="2018-08-14T14:14:00Z"/>
              <w:rFonts w:asciiTheme="minorHAnsi" w:eastAsiaTheme="minorEastAsia" w:hAnsiTheme="minorHAnsi" w:cstheme="minorBidi"/>
              <w:noProof/>
              <w:sz w:val="22"/>
              <w:szCs w:val="22"/>
              <w:lang w:val="en-GB" w:eastAsia="en-GB"/>
            </w:rPr>
          </w:rPrChange>
        </w:rPr>
      </w:pPr>
      <w:ins w:id="537" w:author="Filip Dutina" w:date="2018-08-14T14:14:00Z">
        <w:r w:rsidRPr="00D96694">
          <w:rPr>
            <w:rStyle w:val="Hyperlink"/>
            <w:lang w:val="sr-Latn-RS"/>
            <w:rPrChange w:id="538" w:author="Aleksa Corovic" w:date="2018-08-21T12:50:00Z">
              <w:rPr>
                <w:rStyle w:val="Hyperlink"/>
                <w:noProof/>
              </w:rPr>
            </w:rPrChange>
          </w:rPr>
          <w:fldChar w:fldCharType="begin"/>
        </w:r>
        <w:r w:rsidRPr="00D96694">
          <w:rPr>
            <w:rStyle w:val="Hyperlink"/>
            <w:lang w:val="sr-Latn-RS"/>
            <w:rPrChange w:id="539" w:author="Aleksa Corovic" w:date="2018-08-21T12:50:00Z">
              <w:rPr>
                <w:rStyle w:val="Hyperlink"/>
                <w:noProof/>
              </w:rPr>
            </w:rPrChange>
          </w:rPr>
          <w:instrText xml:space="preserve"> </w:instrText>
        </w:r>
        <w:r w:rsidRPr="00D96694">
          <w:rPr>
            <w:lang w:val="sr-Latn-RS"/>
            <w:rPrChange w:id="540" w:author="Aleksa Corovic" w:date="2018-08-21T12:50:00Z">
              <w:rPr>
                <w:noProof/>
              </w:rPr>
            </w:rPrChange>
          </w:rPr>
          <w:instrText>HYPERLINK \l "_Toc522019402"</w:instrText>
        </w:r>
        <w:r w:rsidRPr="00D96694">
          <w:rPr>
            <w:rStyle w:val="Hyperlink"/>
            <w:lang w:val="sr-Latn-RS"/>
            <w:rPrChange w:id="541" w:author="Aleksa Corovic" w:date="2018-08-21T12:50:00Z">
              <w:rPr>
                <w:rStyle w:val="Hyperlink"/>
                <w:noProof/>
              </w:rPr>
            </w:rPrChange>
          </w:rPr>
          <w:instrText xml:space="preserve"> </w:instrText>
        </w:r>
        <w:r w:rsidRPr="00D96694">
          <w:rPr>
            <w:rStyle w:val="Hyperlink"/>
            <w:lang w:val="sr-Latn-RS"/>
            <w:rPrChange w:id="542" w:author="Aleksa Corovic" w:date="2018-08-21T12:50:00Z">
              <w:rPr>
                <w:rStyle w:val="Hyperlink"/>
                <w:noProof/>
              </w:rPr>
            </w:rPrChange>
          </w:rPr>
          <w:fldChar w:fldCharType="separate"/>
        </w:r>
        <w:r w:rsidRPr="00D96694">
          <w:rPr>
            <w:rStyle w:val="Hyperlink"/>
            <w:lang w:val="sr-Latn-RS"/>
            <w:rPrChange w:id="543" w:author="Aleksa Corovic" w:date="2018-08-21T12:50:00Z">
              <w:rPr>
                <w:rStyle w:val="Hyperlink"/>
                <w:noProof/>
                <w:lang w:val="sr-Latn-RS"/>
              </w:rPr>
            </w:rPrChange>
          </w:rPr>
          <w:t>3.</w:t>
        </w:r>
        <w:r w:rsidRPr="00D96694">
          <w:rPr>
            <w:rFonts w:asciiTheme="minorHAnsi" w:eastAsiaTheme="minorEastAsia" w:hAnsiTheme="minorHAnsi" w:cstheme="minorBidi"/>
            <w:sz w:val="22"/>
            <w:szCs w:val="22"/>
            <w:lang w:val="sr-Latn-RS" w:eastAsia="en-GB"/>
            <w:rPrChange w:id="54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45" w:author="Aleksa Corovic" w:date="2018-08-21T12:50:00Z">
              <w:rPr>
                <w:rStyle w:val="Hyperlink"/>
                <w:noProof/>
              </w:rPr>
            </w:rPrChange>
          </w:rPr>
          <w:t xml:space="preserve">Koncept </w:t>
        </w:r>
        <w:r w:rsidRPr="00D96694">
          <w:rPr>
            <w:rStyle w:val="Hyperlink"/>
            <w:lang w:val="sr-Latn-RS"/>
            <w:rPrChange w:id="546" w:author="Aleksa Corovic" w:date="2018-08-21T12:50:00Z">
              <w:rPr>
                <w:rStyle w:val="Hyperlink"/>
                <w:noProof/>
                <w:lang w:val="sr-Latn-RS"/>
              </w:rPr>
            </w:rPrChange>
          </w:rPr>
          <w:t>rešenja</w:t>
        </w:r>
        <w:r w:rsidRPr="00D96694">
          <w:rPr>
            <w:webHidden/>
            <w:lang w:val="sr-Latn-RS"/>
            <w:rPrChange w:id="547" w:author="Aleksa Corovic" w:date="2018-08-21T12:50:00Z">
              <w:rPr>
                <w:noProof/>
                <w:webHidden/>
              </w:rPr>
            </w:rPrChange>
          </w:rPr>
          <w:tab/>
        </w:r>
        <w:r w:rsidRPr="00D96694">
          <w:rPr>
            <w:webHidden/>
            <w:lang w:val="sr-Latn-RS"/>
            <w:rPrChange w:id="548" w:author="Aleksa Corovic" w:date="2018-08-21T12:50:00Z">
              <w:rPr>
                <w:noProof/>
                <w:webHidden/>
              </w:rPr>
            </w:rPrChange>
          </w:rPr>
          <w:fldChar w:fldCharType="begin"/>
        </w:r>
        <w:r w:rsidRPr="00D96694">
          <w:rPr>
            <w:webHidden/>
            <w:lang w:val="sr-Latn-RS"/>
            <w:rPrChange w:id="549" w:author="Aleksa Corovic" w:date="2018-08-21T12:50:00Z">
              <w:rPr>
                <w:noProof/>
                <w:webHidden/>
              </w:rPr>
            </w:rPrChange>
          </w:rPr>
          <w:instrText xml:space="preserve"> PAGEREF _Toc522019402 \h </w:instrText>
        </w:r>
      </w:ins>
      <w:r w:rsidRPr="00D96694">
        <w:rPr>
          <w:webHidden/>
          <w:lang w:val="sr-Latn-RS"/>
          <w:rPrChange w:id="550" w:author="Aleksa Corovic" w:date="2018-08-21T12:50:00Z">
            <w:rPr>
              <w:webHidden/>
              <w:lang w:val="sr-Latn-RS"/>
            </w:rPr>
          </w:rPrChange>
        </w:rPr>
      </w:r>
      <w:r w:rsidRPr="00D96694">
        <w:rPr>
          <w:webHidden/>
          <w:lang w:val="sr-Latn-RS"/>
          <w:rPrChange w:id="551" w:author="Aleksa Corovic" w:date="2018-08-21T12:50:00Z">
            <w:rPr>
              <w:noProof/>
              <w:webHidden/>
            </w:rPr>
          </w:rPrChange>
        </w:rPr>
        <w:fldChar w:fldCharType="separate"/>
      </w:r>
      <w:ins w:id="552" w:author="Filip Dutina" w:date="2018-08-14T14:14:00Z">
        <w:r w:rsidRPr="00D96694">
          <w:rPr>
            <w:webHidden/>
            <w:lang w:val="sr-Latn-RS"/>
            <w:rPrChange w:id="553" w:author="Aleksa Corovic" w:date="2018-08-21T12:50:00Z">
              <w:rPr>
                <w:noProof/>
                <w:webHidden/>
              </w:rPr>
            </w:rPrChange>
          </w:rPr>
          <w:t>15</w:t>
        </w:r>
        <w:r w:rsidRPr="00D96694">
          <w:rPr>
            <w:webHidden/>
            <w:lang w:val="sr-Latn-RS"/>
            <w:rPrChange w:id="554" w:author="Aleksa Corovic" w:date="2018-08-21T12:50:00Z">
              <w:rPr>
                <w:noProof/>
                <w:webHidden/>
              </w:rPr>
            </w:rPrChange>
          </w:rPr>
          <w:fldChar w:fldCharType="end"/>
        </w:r>
        <w:r w:rsidRPr="00D96694">
          <w:rPr>
            <w:rStyle w:val="Hyperlink"/>
            <w:lang w:val="sr-Latn-RS"/>
            <w:rPrChange w:id="555" w:author="Aleksa Corovic" w:date="2018-08-21T12:50:00Z">
              <w:rPr>
                <w:rStyle w:val="Hyperlink"/>
                <w:noProof/>
              </w:rPr>
            </w:rPrChange>
          </w:rPr>
          <w:fldChar w:fldCharType="end"/>
        </w:r>
      </w:ins>
    </w:p>
    <w:p w14:paraId="4BAB3130" w14:textId="77777777" w:rsidR="0037741D" w:rsidRPr="00D96694" w:rsidRDefault="0037741D">
      <w:pPr>
        <w:pStyle w:val="TOC1"/>
        <w:rPr>
          <w:ins w:id="556" w:author="Filip Dutina" w:date="2018-08-14T14:14:00Z"/>
          <w:rFonts w:asciiTheme="minorHAnsi" w:eastAsiaTheme="minorEastAsia" w:hAnsiTheme="minorHAnsi" w:cstheme="minorBidi"/>
          <w:sz w:val="22"/>
          <w:szCs w:val="22"/>
          <w:lang w:val="sr-Latn-RS" w:eastAsia="en-GB"/>
          <w:rPrChange w:id="557" w:author="Aleksa Corovic" w:date="2018-08-21T12:50:00Z">
            <w:rPr>
              <w:ins w:id="558" w:author="Filip Dutina" w:date="2018-08-14T14:14:00Z"/>
              <w:rFonts w:asciiTheme="minorHAnsi" w:eastAsiaTheme="minorEastAsia" w:hAnsiTheme="minorHAnsi" w:cstheme="minorBidi"/>
              <w:noProof/>
              <w:sz w:val="22"/>
              <w:szCs w:val="22"/>
              <w:lang w:val="en-GB" w:eastAsia="en-GB"/>
            </w:rPr>
          </w:rPrChange>
        </w:rPr>
      </w:pPr>
      <w:ins w:id="559" w:author="Filip Dutina" w:date="2018-08-14T14:14:00Z">
        <w:r w:rsidRPr="00D96694">
          <w:rPr>
            <w:rStyle w:val="Hyperlink"/>
            <w:lang w:val="sr-Latn-RS"/>
            <w:rPrChange w:id="560" w:author="Aleksa Corovic" w:date="2018-08-21T12:50:00Z">
              <w:rPr>
                <w:rStyle w:val="Hyperlink"/>
                <w:noProof/>
              </w:rPr>
            </w:rPrChange>
          </w:rPr>
          <w:fldChar w:fldCharType="begin"/>
        </w:r>
        <w:r w:rsidRPr="00D96694">
          <w:rPr>
            <w:rStyle w:val="Hyperlink"/>
            <w:lang w:val="sr-Latn-RS"/>
            <w:rPrChange w:id="561" w:author="Aleksa Corovic" w:date="2018-08-21T12:50:00Z">
              <w:rPr>
                <w:rStyle w:val="Hyperlink"/>
                <w:noProof/>
              </w:rPr>
            </w:rPrChange>
          </w:rPr>
          <w:instrText xml:space="preserve"> </w:instrText>
        </w:r>
        <w:r w:rsidRPr="00D96694">
          <w:rPr>
            <w:lang w:val="sr-Latn-RS"/>
            <w:rPrChange w:id="562" w:author="Aleksa Corovic" w:date="2018-08-21T12:50:00Z">
              <w:rPr>
                <w:noProof/>
              </w:rPr>
            </w:rPrChange>
          </w:rPr>
          <w:instrText>HYPERLINK \l "_Toc522019403"</w:instrText>
        </w:r>
        <w:r w:rsidRPr="00D96694">
          <w:rPr>
            <w:rStyle w:val="Hyperlink"/>
            <w:lang w:val="sr-Latn-RS"/>
            <w:rPrChange w:id="563" w:author="Aleksa Corovic" w:date="2018-08-21T12:50:00Z">
              <w:rPr>
                <w:rStyle w:val="Hyperlink"/>
                <w:noProof/>
              </w:rPr>
            </w:rPrChange>
          </w:rPr>
          <w:instrText xml:space="preserve"> </w:instrText>
        </w:r>
        <w:r w:rsidRPr="00D96694">
          <w:rPr>
            <w:rStyle w:val="Hyperlink"/>
            <w:lang w:val="sr-Latn-RS"/>
            <w:rPrChange w:id="564" w:author="Aleksa Corovic" w:date="2018-08-21T12:50:00Z">
              <w:rPr>
                <w:rStyle w:val="Hyperlink"/>
                <w:noProof/>
              </w:rPr>
            </w:rPrChange>
          </w:rPr>
          <w:fldChar w:fldCharType="separate"/>
        </w:r>
        <w:r w:rsidRPr="00D96694">
          <w:rPr>
            <w:rStyle w:val="Hyperlink"/>
            <w:lang w:val="sr-Latn-RS"/>
            <w:rPrChange w:id="565" w:author="Aleksa Corovic" w:date="2018-08-21T12:50:00Z">
              <w:rPr>
                <w:rStyle w:val="Hyperlink"/>
                <w:noProof/>
              </w:rPr>
            </w:rPrChange>
          </w:rPr>
          <w:t>4.</w:t>
        </w:r>
        <w:r w:rsidRPr="00D96694">
          <w:rPr>
            <w:rFonts w:asciiTheme="minorHAnsi" w:eastAsiaTheme="minorEastAsia" w:hAnsiTheme="minorHAnsi" w:cstheme="minorBidi"/>
            <w:sz w:val="22"/>
            <w:szCs w:val="22"/>
            <w:lang w:val="sr-Latn-RS" w:eastAsia="en-GB"/>
            <w:rPrChange w:id="56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67" w:author="Aleksa Corovic" w:date="2018-08-21T12:50:00Z">
              <w:rPr>
                <w:rStyle w:val="Hyperlink"/>
                <w:noProof/>
              </w:rPr>
            </w:rPrChange>
          </w:rPr>
          <w:t>Programsko rešenje</w:t>
        </w:r>
        <w:r w:rsidRPr="00D96694">
          <w:rPr>
            <w:webHidden/>
            <w:lang w:val="sr-Latn-RS"/>
            <w:rPrChange w:id="568" w:author="Aleksa Corovic" w:date="2018-08-21T12:50:00Z">
              <w:rPr>
                <w:noProof/>
                <w:webHidden/>
              </w:rPr>
            </w:rPrChange>
          </w:rPr>
          <w:tab/>
        </w:r>
        <w:r w:rsidRPr="00D96694">
          <w:rPr>
            <w:webHidden/>
            <w:lang w:val="sr-Latn-RS"/>
            <w:rPrChange w:id="569" w:author="Aleksa Corovic" w:date="2018-08-21T12:50:00Z">
              <w:rPr>
                <w:noProof/>
                <w:webHidden/>
              </w:rPr>
            </w:rPrChange>
          </w:rPr>
          <w:fldChar w:fldCharType="begin"/>
        </w:r>
        <w:r w:rsidRPr="00D96694">
          <w:rPr>
            <w:webHidden/>
            <w:lang w:val="sr-Latn-RS"/>
            <w:rPrChange w:id="570" w:author="Aleksa Corovic" w:date="2018-08-21T12:50:00Z">
              <w:rPr>
                <w:noProof/>
                <w:webHidden/>
              </w:rPr>
            </w:rPrChange>
          </w:rPr>
          <w:instrText xml:space="preserve"> PAGEREF _Toc522019403 \h </w:instrText>
        </w:r>
      </w:ins>
      <w:r w:rsidRPr="00D96694">
        <w:rPr>
          <w:webHidden/>
          <w:lang w:val="sr-Latn-RS"/>
          <w:rPrChange w:id="571" w:author="Aleksa Corovic" w:date="2018-08-21T12:50:00Z">
            <w:rPr>
              <w:webHidden/>
              <w:lang w:val="sr-Latn-RS"/>
            </w:rPr>
          </w:rPrChange>
        </w:rPr>
      </w:r>
      <w:r w:rsidRPr="00D96694">
        <w:rPr>
          <w:webHidden/>
          <w:lang w:val="sr-Latn-RS"/>
          <w:rPrChange w:id="572" w:author="Aleksa Corovic" w:date="2018-08-21T12:50:00Z">
            <w:rPr>
              <w:noProof/>
              <w:webHidden/>
            </w:rPr>
          </w:rPrChange>
        </w:rPr>
        <w:fldChar w:fldCharType="separate"/>
      </w:r>
      <w:ins w:id="573" w:author="Filip Dutina" w:date="2018-08-14T14:14:00Z">
        <w:r w:rsidRPr="00D96694">
          <w:rPr>
            <w:webHidden/>
            <w:lang w:val="sr-Latn-RS"/>
            <w:rPrChange w:id="574" w:author="Aleksa Corovic" w:date="2018-08-21T12:50:00Z">
              <w:rPr>
                <w:noProof/>
                <w:webHidden/>
              </w:rPr>
            </w:rPrChange>
          </w:rPr>
          <w:t>18</w:t>
        </w:r>
        <w:r w:rsidRPr="00D96694">
          <w:rPr>
            <w:webHidden/>
            <w:lang w:val="sr-Latn-RS"/>
            <w:rPrChange w:id="575" w:author="Aleksa Corovic" w:date="2018-08-21T12:50:00Z">
              <w:rPr>
                <w:noProof/>
                <w:webHidden/>
              </w:rPr>
            </w:rPrChange>
          </w:rPr>
          <w:fldChar w:fldCharType="end"/>
        </w:r>
        <w:r w:rsidRPr="00D96694">
          <w:rPr>
            <w:rStyle w:val="Hyperlink"/>
            <w:lang w:val="sr-Latn-RS"/>
            <w:rPrChange w:id="576" w:author="Aleksa Corovic" w:date="2018-08-21T12:50:00Z">
              <w:rPr>
                <w:rStyle w:val="Hyperlink"/>
                <w:noProof/>
              </w:rPr>
            </w:rPrChange>
          </w:rPr>
          <w:fldChar w:fldCharType="end"/>
        </w:r>
      </w:ins>
    </w:p>
    <w:p w14:paraId="018AE073" w14:textId="77777777" w:rsidR="0037741D" w:rsidRPr="00D96694" w:rsidRDefault="0037741D">
      <w:pPr>
        <w:pStyle w:val="TOC2"/>
        <w:rPr>
          <w:ins w:id="577" w:author="Filip Dutina" w:date="2018-08-14T14:14:00Z"/>
          <w:rFonts w:asciiTheme="minorHAnsi" w:eastAsiaTheme="minorEastAsia" w:hAnsiTheme="minorHAnsi" w:cstheme="minorBidi"/>
          <w:sz w:val="22"/>
          <w:szCs w:val="22"/>
          <w:lang w:eastAsia="en-GB"/>
          <w:rPrChange w:id="578" w:author="Aleksa Corovic" w:date="2018-08-21T12:50:00Z">
            <w:rPr>
              <w:ins w:id="579" w:author="Filip Dutina" w:date="2018-08-14T14:14:00Z"/>
              <w:rFonts w:asciiTheme="minorHAnsi" w:eastAsiaTheme="minorEastAsia" w:hAnsiTheme="minorHAnsi" w:cstheme="minorBidi"/>
              <w:noProof/>
              <w:sz w:val="22"/>
              <w:szCs w:val="22"/>
              <w:lang w:val="en-GB" w:eastAsia="en-GB"/>
            </w:rPr>
          </w:rPrChange>
        </w:rPr>
      </w:pPr>
      <w:ins w:id="580" w:author="Filip Dutina" w:date="2018-08-14T14:14:00Z">
        <w:r w:rsidRPr="00D96694">
          <w:rPr>
            <w:rStyle w:val="Hyperlink"/>
            <w:rPrChange w:id="581" w:author="Aleksa Corovic" w:date="2018-08-21T12:50:00Z">
              <w:rPr>
                <w:rStyle w:val="Hyperlink"/>
                <w:noProof/>
              </w:rPr>
            </w:rPrChange>
          </w:rPr>
          <w:fldChar w:fldCharType="begin"/>
        </w:r>
        <w:r w:rsidRPr="00D96694">
          <w:rPr>
            <w:rStyle w:val="Hyperlink"/>
            <w:rPrChange w:id="582" w:author="Aleksa Corovic" w:date="2018-08-21T12:50:00Z">
              <w:rPr>
                <w:rStyle w:val="Hyperlink"/>
                <w:noProof/>
              </w:rPr>
            </w:rPrChange>
          </w:rPr>
          <w:instrText xml:space="preserve"> </w:instrText>
        </w:r>
        <w:r w:rsidRPr="00D96694">
          <w:rPr>
            <w:rPrChange w:id="583" w:author="Aleksa Corovic" w:date="2018-08-21T12:50:00Z">
              <w:rPr>
                <w:noProof/>
              </w:rPr>
            </w:rPrChange>
          </w:rPr>
          <w:instrText>HYPERLINK \l "_Toc522019404"</w:instrText>
        </w:r>
        <w:r w:rsidRPr="00D96694">
          <w:rPr>
            <w:rStyle w:val="Hyperlink"/>
            <w:rPrChange w:id="584" w:author="Aleksa Corovic" w:date="2018-08-21T12:50:00Z">
              <w:rPr>
                <w:rStyle w:val="Hyperlink"/>
                <w:noProof/>
              </w:rPr>
            </w:rPrChange>
          </w:rPr>
          <w:instrText xml:space="preserve"> </w:instrText>
        </w:r>
        <w:r w:rsidRPr="00D96694">
          <w:rPr>
            <w:rStyle w:val="Hyperlink"/>
            <w:rPrChange w:id="585" w:author="Aleksa Corovic" w:date="2018-08-21T12:50:00Z">
              <w:rPr>
                <w:rStyle w:val="Hyperlink"/>
                <w:noProof/>
              </w:rPr>
            </w:rPrChange>
          </w:rPr>
          <w:fldChar w:fldCharType="separate"/>
        </w:r>
        <w:r w:rsidRPr="00D96694">
          <w:rPr>
            <w:rStyle w:val="Hyperlink"/>
            <w:rPrChange w:id="586" w:author="Aleksa Corovic" w:date="2018-08-21T12:50:00Z">
              <w:rPr>
                <w:rStyle w:val="Hyperlink"/>
                <w:noProof/>
              </w:rPr>
            </w:rPrChange>
          </w:rPr>
          <w:t>4.1</w:t>
        </w:r>
        <w:r w:rsidRPr="00D96694">
          <w:rPr>
            <w:rFonts w:asciiTheme="minorHAnsi" w:eastAsiaTheme="minorEastAsia" w:hAnsiTheme="minorHAnsi" w:cstheme="minorBidi"/>
            <w:sz w:val="22"/>
            <w:szCs w:val="22"/>
            <w:lang w:eastAsia="en-GB"/>
            <w:rPrChange w:id="58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88" w:author="Aleksa Corovic" w:date="2018-08-21T12:50:00Z">
              <w:rPr>
                <w:rStyle w:val="Hyperlink"/>
                <w:noProof/>
              </w:rPr>
            </w:rPrChange>
          </w:rPr>
          <w:t>Klijentska strana</w:t>
        </w:r>
        <w:r w:rsidRPr="00D96694">
          <w:rPr>
            <w:webHidden/>
            <w:rPrChange w:id="589" w:author="Aleksa Corovic" w:date="2018-08-21T12:50:00Z">
              <w:rPr>
                <w:noProof/>
                <w:webHidden/>
              </w:rPr>
            </w:rPrChange>
          </w:rPr>
          <w:tab/>
        </w:r>
        <w:r w:rsidRPr="00D96694">
          <w:rPr>
            <w:webHidden/>
            <w:rPrChange w:id="590" w:author="Aleksa Corovic" w:date="2018-08-21T12:50:00Z">
              <w:rPr>
                <w:noProof/>
                <w:webHidden/>
              </w:rPr>
            </w:rPrChange>
          </w:rPr>
          <w:fldChar w:fldCharType="begin"/>
        </w:r>
        <w:r w:rsidRPr="00D96694">
          <w:rPr>
            <w:webHidden/>
            <w:rPrChange w:id="591" w:author="Aleksa Corovic" w:date="2018-08-21T12:50:00Z">
              <w:rPr>
                <w:noProof/>
                <w:webHidden/>
              </w:rPr>
            </w:rPrChange>
          </w:rPr>
          <w:instrText xml:space="preserve"> PAGEREF _Toc522019404 \h </w:instrText>
        </w:r>
      </w:ins>
      <w:r w:rsidRPr="00D96694">
        <w:rPr>
          <w:webHidden/>
          <w:rPrChange w:id="592" w:author="Aleksa Corovic" w:date="2018-08-21T12:50:00Z">
            <w:rPr>
              <w:webHidden/>
            </w:rPr>
          </w:rPrChange>
        </w:rPr>
      </w:r>
      <w:r w:rsidRPr="00D96694">
        <w:rPr>
          <w:webHidden/>
          <w:rPrChange w:id="593" w:author="Aleksa Corovic" w:date="2018-08-21T12:50:00Z">
            <w:rPr>
              <w:noProof/>
              <w:webHidden/>
            </w:rPr>
          </w:rPrChange>
        </w:rPr>
        <w:fldChar w:fldCharType="separate"/>
      </w:r>
      <w:ins w:id="594" w:author="Filip Dutina" w:date="2018-08-14T14:14:00Z">
        <w:r w:rsidRPr="00D96694">
          <w:rPr>
            <w:webHidden/>
            <w:rPrChange w:id="595" w:author="Aleksa Corovic" w:date="2018-08-21T12:50:00Z">
              <w:rPr>
                <w:noProof/>
                <w:webHidden/>
              </w:rPr>
            </w:rPrChange>
          </w:rPr>
          <w:t>18</w:t>
        </w:r>
        <w:r w:rsidRPr="00D96694">
          <w:rPr>
            <w:webHidden/>
            <w:rPrChange w:id="596" w:author="Aleksa Corovic" w:date="2018-08-21T12:50:00Z">
              <w:rPr>
                <w:noProof/>
                <w:webHidden/>
              </w:rPr>
            </w:rPrChange>
          </w:rPr>
          <w:fldChar w:fldCharType="end"/>
        </w:r>
        <w:r w:rsidRPr="00D96694">
          <w:rPr>
            <w:rStyle w:val="Hyperlink"/>
            <w:rPrChange w:id="597" w:author="Aleksa Corovic" w:date="2018-08-21T12:50:00Z">
              <w:rPr>
                <w:rStyle w:val="Hyperlink"/>
                <w:noProof/>
              </w:rPr>
            </w:rPrChange>
          </w:rPr>
          <w:fldChar w:fldCharType="end"/>
        </w:r>
      </w:ins>
    </w:p>
    <w:p w14:paraId="47D13F5E" w14:textId="77777777" w:rsidR="0037741D" w:rsidRPr="00D96694" w:rsidRDefault="0037741D">
      <w:pPr>
        <w:pStyle w:val="TOC3"/>
        <w:tabs>
          <w:tab w:val="left" w:pos="1667"/>
          <w:tab w:val="right" w:leader="dot" w:pos="9345"/>
        </w:tabs>
        <w:rPr>
          <w:ins w:id="598" w:author="Filip Dutina" w:date="2018-08-14T14:14:00Z"/>
          <w:rFonts w:asciiTheme="minorHAnsi" w:eastAsiaTheme="minorEastAsia" w:hAnsiTheme="minorHAnsi" w:cstheme="minorBidi"/>
          <w:sz w:val="22"/>
          <w:szCs w:val="22"/>
          <w:lang w:eastAsia="en-GB"/>
          <w:rPrChange w:id="599" w:author="Aleksa Corovic" w:date="2018-08-21T12:50:00Z">
            <w:rPr>
              <w:ins w:id="600" w:author="Filip Dutina" w:date="2018-08-14T14:14:00Z"/>
              <w:rFonts w:asciiTheme="minorHAnsi" w:eastAsiaTheme="minorEastAsia" w:hAnsiTheme="minorHAnsi" w:cstheme="minorBidi"/>
              <w:noProof/>
              <w:sz w:val="22"/>
              <w:szCs w:val="22"/>
              <w:lang w:val="en-GB" w:eastAsia="en-GB"/>
            </w:rPr>
          </w:rPrChange>
        </w:rPr>
      </w:pPr>
      <w:ins w:id="601" w:author="Filip Dutina" w:date="2018-08-14T14:14:00Z">
        <w:r w:rsidRPr="00D96694">
          <w:rPr>
            <w:rStyle w:val="Hyperlink"/>
            <w:rPrChange w:id="602" w:author="Aleksa Corovic" w:date="2018-08-21T12:50:00Z">
              <w:rPr>
                <w:rStyle w:val="Hyperlink"/>
                <w:noProof/>
              </w:rPr>
            </w:rPrChange>
          </w:rPr>
          <w:fldChar w:fldCharType="begin"/>
        </w:r>
        <w:r w:rsidRPr="00D96694">
          <w:rPr>
            <w:rStyle w:val="Hyperlink"/>
            <w:rPrChange w:id="603" w:author="Aleksa Corovic" w:date="2018-08-21T12:50:00Z">
              <w:rPr>
                <w:rStyle w:val="Hyperlink"/>
                <w:noProof/>
              </w:rPr>
            </w:rPrChange>
          </w:rPr>
          <w:instrText xml:space="preserve"> </w:instrText>
        </w:r>
        <w:r w:rsidRPr="00D96694">
          <w:rPr>
            <w:rPrChange w:id="604" w:author="Aleksa Corovic" w:date="2018-08-21T12:50:00Z">
              <w:rPr>
                <w:noProof/>
              </w:rPr>
            </w:rPrChange>
          </w:rPr>
          <w:instrText>HYPERLINK \l "_Toc522019405"</w:instrText>
        </w:r>
        <w:r w:rsidRPr="00D96694">
          <w:rPr>
            <w:rStyle w:val="Hyperlink"/>
            <w:rPrChange w:id="605" w:author="Aleksa Corovic" w:date="2018-08-21T12:50:00Z">
              <w:rPr>
                <w:rStyle w:val="Hyperlink"/>
                <w:noProof/>
              </w:rPr>
            </w:rPrChange>
          </w:rPr>
          <w:instrText xml:space="preserve"> </w:instrText>
        </w:r>
        <w:r w:rsidRPr="00D96694">
          <w:rPr>
            <w:rStyle w:val="Hyperlink"/>
            <w:rPrChange w:id="606" w:author="Aleksa Corovic" w:date="2018-08-21T12:50:00Z">
              <w:rPr>
                <w:rStyle w:val="Hyperlink"/>
                <w:noProof/>
              </w:rPr>
            </w:rPrChange>
          </w:rPr>
          <w:fldChar w:fldCharType="separate"/>
        </w:r>
        <w:r w:rsidRPr="00D96694">
          <w:rPr>
            <w:rStyle w:val="Hyperlink"/>
            <w:rPrChange w:id="607" w:author="Aleksa Corovic" w:date="2018-08-21T12:50:00Z">
              <w:rPr>
                <w:rStyle w:val="Hyperlink"/>
                <w:noProof/>
              </w:rPr>
            </w:rPrChange>
          </w:rPr>
          <w:t>4.1.1</w:t>
        </w:r>
        <w:r w:rsidRPr="00D96694">
          <w:rPr>
            <w:rFonts w:asciiTheme="minorHAnsi" w:eastAsiaTheme="minorEastAsia" w:hAnsiTheme="minorHAnsi" w:cstheme="minorBidi"/>
            <w:sz w:val="22"/>
            <w:szCs w:val="22"/>
            <w:lang w:eastAsia="en-GB"/>
            <w:rPrChange w:id="60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609" w:author="Aleksa Corovic" w:date="2018-08-21T12:50:00Z">
              <w:rPr>
                <w:rStyle w:val="Hyperlink"/>
                <w:i/>
                <w:noProof/>
              </w:rPr>
            </w:rPrChange>
          </w:rPr>
          <w:t>Main</w:t>
        </w:r>
        <w:r w:rsidRPr="00D96694">
          <w:rPr>
            <w:rStyle w:val="Hyperlink"/>
            <w:rPrChange w:id="610" w:author="Aleksa Corovic" w:date="2018-08-21T12:50:00Z">
              <w:rPr>
                <w:rStyle w:val="Hyperlink"/>
                <w:noProof/>
              </w:rPr>
            </w:rPrChange>
          </w:rPr>
          <w:t xml:space="preserve"> funkcija</w:t>
        </w:r>
        <w:r w:rsidRPr="00D96694">
          <w:rPr>
            <w:webHidden/>
            <w:rPrChange w:id="611" w:author="Aleksa Corovic" w:date="2018-08-21T12:50:00Z">
              <w:rPr>
                <w:noProof/>
                <w:webHidden/>
              </w:rPr>
            </w:rPrChange>
          </w:rPr>
          <w:tab/>
        </w:r>
        <w:r w:rsidRPr="00D96694">
          <w:rPr>
            <w:webHidden/>
            <w:rPrChange w:id="612" w:author="Aleksa Corovic" w:date="2018-08-21T12:50:00Z">
              <w:rPr>
                <w:noProof/>
                <w:webHidden/>
              </w:rPr>
            </w:rPrChange>
          </w:rPr>
          <w:fldChar w:fldCharType="begin"/>
        </w:r>
        <w:r w:rsidRPr="00D96694">
          <w:rPr>
            <w:webHidden/>
            <w:rPrChange w:id="613" w:author="Aleksa Corovic" w:date="2018-08-21T12:50:00Z">
              <w:rPr>
                <w:noProof/>
                <w:webHidden/>
              </w:rPr>
            </w:rPrChange>
          </w:rPr>
          <w:instrText xml:space="preserve"> PAGEREF _Toc522019405 \h </w:instrText>
        </w:r>
      </w:ins>
      <w:r w:rsidRPr="00D96694">
        <w:rPr>
          <w:webHidden/>
          <w:rPrChange w:id="614" w:author="Aleksa Corovic" w:date="2018-08-21T12:50:00Z">
            <w:rPr>
              <w:webHidden/>
            </w:rPr>
          </w:rPrChange>
        </w:rPr>
      </w:r>
      <w:r w:rsidRPr="00D96694">
        <w:rPr>
          <w:webHidden/>
          <w:rPrChange w:id="615" w:author="Aleksa Corovic" w:date="2018-08-21T12:50:00Z">
            <w:rPr>
              <w:noProof/>
              <w:webHidden/>
            </w:rPr>
          </w:rPrChange>
        </w:rPr>
        <w:fldChar w:fldCharType="separate"/>
      </w:r>
      <w:ins w:id="616" w:author="Filip Dutina" w:date="2018-08-14T14:14:00Z">
        <w:r w:rsidRPr="00D96694">
          <w:rPr>
            <w:webHidden/>
            <w:rPrChange w:id="617" w:author="Aleksa Corovic" w:date="2018-08-21T12:50:00Z">
              <w:rPr>
                <w:noProof/>
                <w:webHidden/>
              </w:rPr>
            </w:rPrChange>
          </w:rPr>
          <w:t>19</w:t>
        </w:r>
        <w:r w:rsidRPr="00D96694">
          <w:rPr>
            <w:webHidden/>
            <w:rPrChange w:id="618" w:author="Aleksa Corovic" w:date="2018-08-21T12:50:00Z">
              <w:rPr>
                <w:noProof/>
                <w:webHidden/>
              </w:rPr>
            </w:rPrChange>
          </w:rPr>
          <w:fldChar w:fldCharType="end"/>
        </w:r>
        <w:r w:rsidRPr="00D96694">
          <w:rPr>
            <w:rStyle w:val="Hyperlink"/>
            <w:rPrChange w:id="619" w:author="Aleksa Corovic" w:date="2018-08-21T12:50:00Z">
              <w:rPr>
                <w:rStyle w:val="Hyperlink"/>
                <w:noProof/>
              </w:rPr>
            </w:rPrChange>
          </w:rPr>
          <w:fldChar w:fldCharType="end"/>
        </w:r>
      </w:ins>
    </w:p>
    <w:p w14:paraId="4178DDB4" w14:textId="77777777" w:rsidR="0037741D" w:rsidRPr="00D96694" w:rsidRDefault="0037741D">
      <w:pPr>
        <w:pStyle w:val="TOC3"/>
        <w:tabs>
          <w:tab w:val="left" w:pos="1667"/>
          <w:tab w:val="right" w:leader="dot" w:pos="9345"/>
        </w:tabs>
        <w:rPr>
          <w:ins w:id="620" w:author="Filip Dutina" w:date="2018-08-14T14:14:00Z"/>
          <w:rFonts w:asciiTheme="minorHAnsi" w:eastAsiaTheme="minorEastAsia" w:hAnsiTheme="minorHAnsi" w:cstheme="minorBidi"/>
          <w:sz w:val="22"/>
          <w:szCs w:val="22"/>
          <w:lang w:eastAsia="en-GB"/>
          <w:rPrChange w:id="621" w:author="Aleksa Corovic" w:date="2018-08-21T12:50:00Z">
            <w:rPr>
              <w:ins w:id="622" w:author="Filip Dutina" w:date="2018-08-14T14:14:00Z"/>
              <w:rFonts w:asciiTheme="minorHAnsi" w:eastAsiaTheme="minorEastAsia" w:hAnsiTheme="minorHAnsi" w:cstheme="minorBidi"/>
              <w:noProof/>
              <w:sz w:val="22"/>
              <w:szCs w:val="22"/>
              <w:lang w:val="en-GB" w:eastAsia="en-GB"/>
            </w:rPr>
          </w:rPrChange>
        </w:rPr>
      </w:pPr>
      <w:ins w:id="623" w:author="Filip Dutina" w:date="2018-08-14T14:14:00Z">
        <w:r w:rsidRPr="00D96694">
          <w:rPr>
            <w:rStyle w:val="Hyperlink"/>
            <w:rPrChange w:id="624" w:author="Aleksa Corovic" w:date="2018-08-21T12:50:00Z">
              <w:rPr>
                <w:rStyle w:val="Hyperlink"/>
                <w:noProof/>
              </w:rPr>
            </w:rPrChange>
          </w:rPr>
          <w:fldChar w:fldCharType="begin"/>
        </w:r>
        <w:r w:rsidRPr="00D96694">
          <w:rPr>
            <w:rStyle w:val="Hyperlink"/>
            <w:rPrChange w:id="625" w:author="Aleksa Corovic" w:date="2018-08-21T12:50:00Z">
              <w:rPr>
                <w:rStyle w:val="Hyperlink"/>
                <w:noProof/>
              </w:rPr>
            </w:rPrChange>
          </w:rPr>
          <w:instrText xml:space="preserve"> </w:instrText>
        </w:r>
        <w:r w:rsidRPr="00D96694">
          <w:rPr>
            <w:rPrChange w:id="626" w:author="Aleksa Corovic" w:date="2018-08-21T12:50:00Z">
              <w:rPr>
                <w:noProof/>
              </w:rPr>
            </w:rPrChange>
          </w:rPr>
          <w:instrText>HYPERLINK \l "_Toc522019406"</w:instrText>
        </w:r>
        <w:r w:rsidRPr="00D96694">
          <w:rPr>
            <w:rStyle w:val="Hyperlink"/>
            <w:rPrChange w:id="627" w:author="Aleksa Corovic" w:date="2018-08-21T12:50:00Z">
              <w:rPr>
                <w:rStyle w:val="Hyperlink"/>
                <w:noProof/>
              </w:rPr>
            </w:rPrChange>
          </w:rPr>
          <w:instrText xml:space="preserve"> </w:instrText>
        </w:r>
        <w:r w:rsidRPr="00D96694">
          <w:rPr>
            <w:rStyle w:val="Hyperlink"/>
            <w:rPrChange w:id="628" w:author="Aleksa Corovic" w:date="2018-08-21T12:50:00Z">
              <w:rPr>
                <w:rStyle w:val="Hyperlink"/>
                <w:noProof/>
              </w:rPr>
            </w:rPrChange>
          </w:rPr>
          <w:fldChar w:fldCharType="separate"/>
        </w:r>
        <w:r w:rsidRPr="00D96694">
          <w:rPr>
            <w:rStyle w:val="Hyperlink"/>
            <w:rPrChange w:id="629" w:author="Aleksa Corovic" w:date="2018-08-21T12:50:00Z">
              <w:rPr>
                <w:rStyle w:val="Hyperlink"/>
                <w:noProof/>
              </w:rPr>
            </w:rPrChange>
          </w:rPr>
          <w:t>4.1.2</w:t>
        </w:r>
        <w:r w:rsidRPr="00D96694">
          <w:rPr>
            <w:rFonts w:asciiTheme="minorHAnsi" w:eastAsiaTheme="minorEastAsia" w:hAnsiTheme="minorHAnsi" w:cstheme="minorBidi"/>
            <w:sz w:val="22"/>
            <w:szCs w:val="22"/>
            <w:lang w:eastAsia="en-GB"/>
            <w:rPrChange w:id="63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31" w:author="Aleksa Corovic" w:date="2018-08-21T12:50:00Z">
              <w:rPr>
                <w:rStyle w:val="Hyperlink"/>
                <w:noProof/>
              </w:rPr>
            </w:rPrChange>
          </w:rPr>
          <w:t>Primanje datoteka</w:t>
        </w:r>
        <w:r w:rsidRPr="00D96694">
          <w:rPr>
            <w:webHidden/>
            <w:rPrChange w:id="632" w:author="Aleksa Corovic" w:date="2018-08-21T12:50:00Z">
              <w:rPr>
                <w:noProof/>
                <w:webHidden/>
              </w:rPr>
            </w:rPrChange>
          </w:rPr>
          <w:tab/>
        </w:r>
        <w:r w:rsidRPr="00D96694">
          <w:rPr>
            <w:webHidden/>
            <w:rPrChange w:id="633" w:author="Aleksa Corovic" w:date="2018-08-21T12:50:00Z">
              <w:rPr>
                <w:noProof/>
                <w:webHidden/>
              </w:rPr>
            </w:rPrChange>
          </w:rPr>
          <w:fldChar w:fldCharType="begin"/>
        </w:r>
        <w:r w:rsidRPr="00D96694">
          <w:rPr>
            <w:webHidden/>
            <w:rPrChange w:id="634" w:author="Aleksa Corovic" w:date="2018-08-21T12:50:00Z">
              <w:rPr>
                <w:noProof/>
                <w:webHidden/>
              </w:rPr>
            </w:rPrChange>
          </w:rPr>
          <w:instrText xml:space="preserve"> PAGEREF _Toc522019406 \h </w:instrText>
        </w:r>
      </w:ins>
      <w:r w:rsidRPr="00D96694">
        <w:rPr>
          <w:webHidden/>
          <w:rPrChange w:id="635" w:author="Aleksa Corovic" w:date="2018-08-21T12:50:00Z">
            <w:rPr>
              <w:webHidden/>
            </w:rPr>
          </w:rPrChange>
        </w:rPr>
      </w:r>
      <w:r w:rsidRPr="00D96694">
        <w:rPr>
          <w:webHidden/>
          <w:rPrChange w:id="636" w:author="Aleksa Corovic" w:date="2018-08-21T12:50:00Z">
            <w:rPr>
              <w:noProof/>
              <w:webHidden/>
            </w:rPr>
          </w:rPrChange>
        </w:rPr>
        <w:fldChar w:fldCharType="separate"/>
      </w:r>
      <w:ins w:id="637" w:author="Filip Dutina" w:date="2018-08-14T14:14:00Z">
        <w:r w:rsidRPr="00D96694">
          <w:rPr>
            <w:webHidden/>
            <w:rPrChange w:id="638" w:author="Aleksa Corovic" w:date="2018-08-21T12:50:00Z">
              <w:rPr>
                <w:noProof/>
                <w:webHidden/>
              </w:rPr>
            </w:rPrChange>
          </w:rPr>
          <w:t>19</w:t>
        </w:r>
        <w:r w:rsidRPr="00D96694">
          <w:rPr>
            <w:webHidden/>
            <w:rPrChange w:id="639" w:author="Aleksa Corovic" w:date="2018-08-21T12:50:00Z">
              <w:rPr>
                <w:noProof/>
                <w:webHidden/>
              </w:rPr>
            </w:rPrChange>
          </w:rPr>
          <w:fldChar w:fldCharType="end"/>
        </w:r>
        <w:r w:rsidRPr="00D96694">
          <w:rPr>
            <w:rStyle w:val="Hyperlink"/>
            <w:rPrChange w:id="640" w:author="Aleksa Corovic" w:date="2018-08-21T12:50:00Z">
              <w:rPr>
                <w:rStyle w:val="Hyperlink"/>
                <w:noProof/>
              </w:rPr>
            </w:rPrChange>
          </w:rPr>
          <w:fldChar w:fldCharType="end"/>
        </w:r>
      </w:ins>
    </w:p>
    <w:p w14:paraId="54DE1E8D" w14:textId="77777777" w:rsidR="0037741D" w:rsidRPr="00D96694" w:rsidRDefault="0037741D">
      <w:pPr>
        <w:pStyle w:val="TOC3"/>
        <w:tabs>
          <w:tab w:val="left" w:pos="1667"/>
          <w:tab w:val="right" w:leader="dot" w:pos="9345"/>
        </w:tabs>
        <w:rPr>
          <w:ins w:id="641" w:author="Filip Dutina" w:date="2018-08-14T14:14:00Z"/>
          <w:rFonts w:asciiTheme="minorHAnsi" w:eastAsiaTheme="minorEastAsia" w:hAnsiTheme="minorHAnsi" w:cstheme="minorBidi"/>
          <w:sz w:val="22"/>
          <w:szCs w:val="22"/>
          <w:lang w:eastAsia="en-GB"/>
          <w:rPrChange w:id="642" w:author="Aleksa Corovic" w:date="2018-08-21T12:50:00Z">
            <w:rPr>
              <w:ins w:id="643" w:author="Filip Dutina" w:date="2018-08-14T14:14:00Z"/>
              <w:rFonts w:asciiTheme="minorHAnsi" w:eastAsiaTheme="minorEastAsia" w:hAnsiTheme="minorHAnsi" w:cstheme="minorBidi"/>
              <w:noProof/>
              <w:sz w:val="22"/>
              <w:szCs w:val="22"/>
              <w:lang w:val="en-GB" w:eastAsia="en-GB"/>
            </w:rPr>
          </w:rPrChange>
        </w:rPr>
      </w:pPr>
      <w:ins w:id="644" w:author="Filip Dutina" w:date="2018-08-14T14:14:00Z">
        <w:r w:rsidRPr="00D96694">
          <w:rPr>
            <w:rStyle w:val="Hyperlink"/>
            <w:rPrChange w:id="645" w:author="Aleksa Corovic" w:date="2018-08-21T12:50:00Z">
              <w:rPr>
                <w:rStyle w:val="Hyperlink"/>
                <w:noProof/>
              </w:rPr>
            </w:rPrChange>
          </w:rPr>
          <w:fldChar w:fldCharType="begin"/>
        </w:r>
        <w:r w:rsidRPr="00D96694">
          <w:rPr>
            <w:rStyle w:val="Hyperlink"/>
            <w:rPrChange w:id="646" w:author="Aleksa Corovic" w:date="2018-08-21T12:50:00Z">
              <w:rPr>
                <w:rStyle w:val="Hyperlink"/>
                <w:noProof/>
              </w:rPr>
            </w:rPrChange>
          </w:rPr>
          <w:instrText xml:space="preserve"> </w:instrText>
        </w:r>
        <w:r w:rsidRPr="00D96694">
          <w:rPr>
            <w:rPrChange w:id="647" w:author="Aleksa Corovic" w:date="2018-08-21T12:50:00Z">
              <w:rPr>
                <w:noProof/>
              </w:rPr>
            </w:rPrChange>
          </w:rPr>
          <w:instrText>HYPERLINK \l "_Toc522019407"</w:instrText>
        </w:r>
        <w:r w:rsidRPr="00D96694">
          <w:rPr>
            <w:rStyle w:val="Hyperlink"/>
            <w:rPrChange w:id="648" w:author="Aleksa Corovic" w:date="2018-08-21T12:50:00Z">
              <w:rPr>
                <w:rStyle w:val="Hyperlink"/>
                <w:noProof/>
              </w:rPr>
            </w:rPrChange>
          </w:rPr>
          <w:instrText xml:space="preserve"> </w:instrText>
        </w:r>
        <w:r w:rsidRPr="00D96694">
          <w:rPr>
            <w:rStyle w:val="Hyperlink"/>
            <w:rPrChange w:id="649" w:author="Aleksa Corovic" w:date="2018-08-21T12:50:00Z">
              <w:rPr>
                <w:rStyle w:val="Hyperlink"/>
                <w:noProof/>
              </w:rPr>
            </w:rPrChange>
          </w:rPr>
          <w:fldChar w:fldCharType="separate"/>
        </w:r>
        <w:r w:rsidRPr="00D96694">
          <w:rPr>
            <w:rStyle w:val="Hyperlink"/>
            <w:rPrChange w:id="650" w:author="Aleksa Corovic" w:date="2018-08-21T12:50:00Z">
              <w:rPr>
                <w:rStyle w:val="Hyperlink"/>
                <w:noProof/>
                <w:lang w:val="en-GB"/>
              </w:rPr>
            </w:rPrChange>
          </w:rPr>
          <w:t>4.1.3</w:t>
        </w:r>
        <w:r w:rsidRPr="00D96694">
          <w:rPr>
            <w:rFonts w:asciiTheme="minorHAnsi" w:eastAsiaTheme="minorEastAsia" w:hAnsiTheme="minorHAnsi" w:cstheme="minorBidi"/>
            <w:sz w:val="22"/>
            <w:szCs w:val="22"/>
            <w:lang w:eastAsia="en-GB"/>
            <w:rPrChange w:id="65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52" w:author="Aleksa Corovic" w:date="2018-08-21T12:50:00Z">
              <w:rPr>
                <w:rStyle w:val="Hyperlink"/>
                <w:noProof/>
                <w:lang w:val="en-GB"/>
              </w:rPr>
            </w:rPrChange>
          </w:rPr>
          <w:t>Dekripcija paketa</w:t>
        </w:r>
        <w:r w:rsidRPr="00D96694">
          <w:rPr>
            <w:webHidden/>
            <w:rPrChange w:id="653" w:author="Aleksa Corovic" w:date="2018-08-21T12:50:00Z">
              <w:rPr>
                <w:noProof/>
                <w:webHidden/>
              </w:rPr>
            </w:rPrChange>
          </w:rPr>
          <w:tab/>
        </w:r>
        <w:r w:rsidRPr="00D96694">
          <w:rPr>
            <w:webHidden/>
            <w:rPrChange w:id="654" w:author="Aleksa Corovic" w:date="2018-08-21T12:50:00Z">
              <w:rPr>
                <w:noProof/>
                <w:webHidden/>
              </w:rPr>
            </w:rPrChange>
          </w:rPr>
          <w:fldChar w:fldCharType="begin"/>
        </w:r>
        <w:r w:rsidRPr="00D96694">
          <w:rPr>
            <w:webHidden/>
            <w:rPrChange w:id="655" w:author="Aleksa Corovic" w:date="2018-08-21T12:50:00Z">
              <w:rPr>
                <w:noProof/>
                <w:webHidden/>
              </w:rPr>
            </w:rPrChange>
          </w:rPr>
          <w:instrText xml:space="preserve"> PAGEREF _Toc522019407 \h </w:instrText>
        </w:r>
      </w:ins>
      <w:r w:rsidRPr="00D96694">
        <w:rPr>
          <w:webHidden/>
          <w:rPrChange w:id="656" w:author="Aleksa Corovic" w:date="2018-08-21T12:50:00Z">
            <w:rPr>
              <w:webHidden/>
            </w:rPr>
          </w:rPrChange>
        </w:rPr>
      </w:r>
      <w:r w:rsidRPr="00D96694">
        <w:rPr>
          <w:webHidden/>
          <w:rPrChange w:id="657" w:author="Aleksa Corovic" w:date="2018-08-21T12:50:00Z">
            <w:rPr>
              <w:noProof/>
              <w:webHidden/>
            </w:rPr>
          </w:rPrChange>
        </w:rPr>
        <w:fldChar w:fldCharType="separate"/>
      </w:r>
      <w:ins w:id="658" w:author="Filip Dutina" w:date="2018-08-14T14:14:00Z">
        <w:r w:rsidRPr="00D96694">
          <w:rPr>
            <w:webHidden/>
            <w:rPrChange w:id="659" w:author="Aleksa Corovic" w:date="2018-08-21T12:50:00Z">
              <w:rPr>
                <w:noProof/>
                <w:webHidden/>
              </w:rPr>
            </w:rPrChange>
          </w:rPr>
          <w:t>20</w:t>
        </w:r>
        <w:r w:rsidRPr="00D96694">
          <w:rPr>
            <w:webHidden/>
            <w:rPrChange w:id="660" w:author="Aleksa Corovic" w:date="2018-08-21T12:50:00Z">
              <w:rPr>
                <w:noProof/>
                <w:webHidden/>
              </w:rPr>
            </w:rPrChange>
          </w:rPr>
          <w:fldChar w:fldCharType="end"/>
        </w:r>
        <w:r w:rsidRPr="00D96694">
          <w:rPr>
            <w:rStyle w:val="Hyperlink"/>
            <w:rPrChange w:id="661" w:author="Aleksa Corovic" w:date="2018-08-21T12:50:00Z">
              <w:rPr>
                <w:rStyle w:val="Hyperlink"/>
                <w:noProof/>
              </w:rPr>
            </w:rPrChange>
          </w:rPr>
          <w:fldChar w:fldCharType="end"/>
        </w:r>
      </w:ins>
    </w:p>
    <w:p w14:paraId="6846F118" w14:textId="77777777" w:rsidR="0037741D" w:rsidRPr="00D96694" w:rsidRDefault="0037741D">
      <w:pPr>
        <w:pStyle w:val="TOC3"/>
        <w:tabs>
          <w:tab w:val="left" w:pos="1667"/>
          <w:tab w:val="right" w:leader="dot" w:pos="9345"/>
        </w:tabs>
        <w:rPr>
          <w:ins w:id="662" w:author="Filip Dutina" w:date="2018-08-14T14:14:00Z"/>
          <w:rFonts w:asciiTheme="minorHAnsi" w:eastAsiaTheme="minorEastAsia" w:hAnsiTheme="minorHAnsi" w:cstheme="minorBidi"/>
          <w:sz w:val="22"/>
          <w:szCs w:val="22"/>
          <w:lang w:eastAsia="en-GB"/>
          <w:rPrChange w:id="663" w:author="Aleksa Corovic" w:date="2018-08-21T12:50:00Z">
            <w:rPr>
              <w:ins w:id="664" w:author="Filip Dutina" w:date="2018-08-14T14:14:00Z"/>
              <w:rFonts w:asciiTheme="minorHAnsi" w:eastAsiaTheme="minorEastAsia" w:hAnsiTheme="minorHAnsi" w:cstheme="minorBidi"/>
              <w:noProof/>
              <w:sz w:val="22"/>
              <w:szCs w:val="22"/>
              <w:lang w:val="en-GB" w:eastAsia="en-GB"/>
            </w:rPr>
          </w:rPrChange>
        </w:rPr>
      </w:pPr>
      <w:ins w:id="665" w:author="Filip Dutina" w:date="2018-08-14T14:14:00Z">
        <w:r w:rsidRPr="00D96694">
          <w:rPr>
            <w:rStyle w:val="Hyperlink"/>
            <w:rPrChange w:id="666" w:author="Aleksa Corovic" w:date="2018-08-21T12:50:00Z">
              <w:rPr>
                <w:rStyle w:val="Hyperlink"/>
                <w:noProof/>
              </w:rPr>
            </w:rPrChange>
          </w:rPr>
          <w:fldChar w:fldCharType="begin"/>
        </w:r>
        <w:r w:rsidRPr="00D96694">
          <w:rPr>
            <w:rStyle w:val="Hyperlink"/>
            <w:rPrChange w:id="667" w:author="Aleksa Corovic" w:date="2018-08-21T12:50:00Z">
              <w:rPr>
                <w:rStyle w:val="Hyperlink"/>
                <w:noProof/>
              </w:rPr>
            </w:rPrChange>
          </w:rPr>
          <w:instrText xml:space="preserve"> </w:instrText>
        </w:r>
        <w:r w:rsidRPr="00D96694">
          <w:rPr>
            <w:rPrChange w:id="668" w:author="Aleksa Corovic" w:date="2018-08-21T12:50:00Z">
              <w:rPr>
                <w:noProof/>
              </w:rPr>
            </w:rPrChange>
          </w:rPr>
          <w:instrText>HYPERLINK \l "_Toc522019408"</w:instrText>
        </w:r>
        <w:r w:rsidRPr="00D96694">
          <w:rPr>
            <w:rStyle w:val="Hyperlink"/>
            <w:rPrChange w:id="669" w:author="Aleksa Corovic" w:date="2018-08-21T12:50:00Z">
              <w:rPr>
                <w:rStyle w:val="Hyperlink"/>
                <w:noProof/>
              </w:rPr>
            </w:rPrChange>
          </w:rPr>
          <w:instrText xml:space="preserve"> </w:instrText>
        </w:r>
        <w:r w:rsidRPr="00D96694">
          <w:rPr>
            <w:rStyle w:val="Hyperlink"/>
            <w:rPrChange w:id="670" w:author="Aleksa Corovic" w:date="2018-08-21T12:50:00Z">
              <w:rPr>
                <w:rStyle w:val="Hyperlink"/>
                <w:noProof/>
              </w:rPr>
            </w:rPrChange>
          </w:rPr>
          <w:fldChar w:fldCharType="separate"/>
        </w:r>
        <w:r w:rsidRPr="00D96694">
          <w:rPr>
            <w:rStyle w:val="Hyperlink"/>
            <w:rPrChange w:id="671" w:author="Aleksa Corovic" w:date="2018-08-21T12:50:00Z">
              <w:rPr>
                <w:rStyle w:val="Hyperlink"/>
                <w:noProof/>
              </w:rPr>
            </w:rPrChange>
          </w:rPr>
          <w:t>4.1.4</w:t>
        </w:r>
        <w:r w:rsidRPr="00D96694">
          <w:rPr>
            <w:rFonts w:asciiTheme="minorHAnsi" w:eastAsiaTheme="minorEastAsia" w:hAnsiTheme="minorHAnsi" w:cstheme="minorBidi"/>
            <w:sz w:val="22"/>
            <w:szCs w:val="22"/>
            <w:lang w:eastAsia="en-GB"/>
            <w:rPrChange w:id="67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73" w:author="Aleksa Corovic" w:date="2018-08-21T12:50:00Z">
              <w:rPr>
                <w:rStyle w:val="Hyperlink"/>
                <w:noProof/>
              </w:rPr>
            </w:rPrChange>
          </w:rPr>
          <w:t>Provera da li je prosleđeni broj prost</w:t>
        </w:r>
        <w:r w:rsidRPr="00D96694">
          <w:rPr>
            <w:webHidden/>
            <w:rPrChange w:id="674" w:author="Aleksa Corovic" w:date="2018-08-21T12:50:00Z">
              <w:rPr>
                <w:noProof/>
                <w:webHidden/>
              </w:rPr>
            </w:rPrChange>
          </w:rPr>
          <w:tab/>
        </w:r>
        <w:r w:rsidRPr="00D96694">
          <w:rPr>
            <w:webHidden/>
            <w:rPrChange w:id="675" w:author="Aleksa Corovic" w:date="2018-08-21T12:50:00Z">
              <w:rPr>
                <w:noProof/>
                <w:webHidden/>
              </w:rPr>
            </w:rPrChange>
          </w:rPr>
          <w:fldChar w:fldCharType="begin"/>
        </w:r>
        <w:r w:rsidRPr="00D96694">
          <w:rPr>
            <w:webHidden/>
            <w:rPrChange w:id="676" w:author="Aleksa Corovic" w:date="2018-08-21T12:50:00Z">
              <w:rPr>
                <w:noProof/>
                <w:webHidden/>
              </w:rPr>
            </w:rPrChange>
          </w:rPr>
          <w:instrText xml:space="preserve"> PAGEREF _Toc522019408 \h </w:instrText>
        </w:r>
      </w:ins>
      <w:r w:rsidRPr="00D96694">
        <w:rPr>
          <w:webHidden/>
          <w:rPrChange w:id="677" w:author="Aleksa Corovic" w:date="2018-08-21T12:50:00Z">
            <w:rPr>
              <w:webHidden/>
            </w:rPr>
          </w:rPrChange>
        </w:rPr>
      </w:r>
      <w:r w:rsidRPr="00D96694">
        <w:rPr>
          <w:webHidden/>
          <w:rPrChange w:id="678" w:author="Aleksa Corovic" w:date="2018-08-21T12:50:00Z">
            <w:rPr>
              <w:noProof/>
              <w:webHidden/>
            </w:rPr>
          </w:rPrChange>
        </w:rPr>
        <w:fldChar w:fldCharType="separate"/>
      </w:r>
      <w:ins w:id="679" w:author="Filip Dutina" w:date="2018-08-14T14:14:00Z">
        <w:r w:rsidRPr="00D96694">
          <w:rPr>
            <w:webHidden/>
            <w:rPrChange w:id="680" w:author="Aleksa Corovic" w:date="2018-08-21T12:50:00Z">
              <w:rPr>
                <w:noProof/>
                <w:webHidden/>
              </w:rPr>
            </w:rPrChange>
          </w:rPr>
          <w:t>20</w:t>
        </w:r>
        <w:r w:rsidRPr="00D96694">
          <w:rPr>
            <w:webHidden/>
            <w:rPrChange w:id="681" w:author="Aleksa Corovic" w:date="2018-08-21T12:50:00Z">
              <w:rPr>
                <w:noProof/>
                <w:webHidden/>
              </w:rPr>
            </w:rPrChange>
          </w:rPr>
          <w:fldChar w:fldCharType="end"/>
        </w:r>
        <w:r w:rsidRPr="00D96694">
          <w:rPr>
            <w:rStyle w:val="Hyperlink"/>
            <w:rPrChange w:id="682" w:author="Aleksa Corovic" w:date="2018-08-21T12:50:00Z">
              <w:rPr>
                <w:rStyle w:val="Hyperlink"/>
                <w:noProof/>
              </w:rPr>
            </w:rPrChange>
          </w:rPr>
          <w:fldChar w:fldCharType="end"/>
        </w:r>
      </w:ins>
    </w:p>
    <w:p w14:paraId="049C18D0" w14:textId="77777777" w:rsidR="0037741D" w:rsidRPr="00D96694" w:rsidRDefault="0037741D">
      <w:pPr>
        <w:pStyle w:val="TOC3"/>
        <w:tabs>
          <w:tab w:val="left" w:pos="1667"/>
          <w:tab w:val="right" w:leader="dot" w:pos="9345"/>
        </w:tabs>
        <w:rPr>
          <w:ins w:id="683" w:author="Filip Dutina" w:date="2018-08-14T14:14:00Z"/>
          <w:rFonts w:asciiTheme="minorHAnsi" w:eastAsiaTheme="minorEastAsia" w:hAnsiTheme="minorHAnsi" w:cstheme="minorBidi"/>
          <w:sz w:val="22"/>
          <w:szCs w:val="22"/>
          <w:lang w:eastAsia="en-GB"/>
          <w:rPrChange w:id="684" w:author="Aleksa Corovic" w:date="2018-08-21T12:50:00Z">
            <w:rPr>
              <w:ins w:id="685" w:author="Filip Dutina" w:date="2018-08-14T14:14:00Z"/>
              <w:rFonts w:asciiTheme="minorHAnsi" w:eastAsiaTheme="minorEastAsia" w:hAnsiTheme="minorHAnsi" w:cstheme="minorBidi"/>
              <w:noProof/>
              <w:sz w:val="22"/>
              <w:szCs w:val="22"/>
              <w:lang w:val="en-GB" w:eastAsia="en-GB"/>
            </w:rPr>
          </w:rPrChange>
        </w:rPr>
      </w:pPr>
      <w:ins w:id="686" w:author="Filip Dutina" w:date="2018-08-14T14:14:00Z">
        <w:r w:rsidRPr="00D96694">
          <w:rPr>
            <w:rStyle w:val="Hyperlink"/>
            <w:rPrChange w:id="687" w:author="Aleksa Corovic" w:date="2018-08-21T12:50:00Z">
              <w:rPr>
                <w:rStyle w:val="Hyperlink"/>
                <w:noProof/>
              </w:rPr>
            </w:rPrChange>
          </w:rPr>
          <w:fldChar w:fldCharType="begin"/>
        </w:r>
        <w:r w:rsidRPr="00D96694">
          <w:rPr>
            <w:rStyle w:val="Hyperlink"/>
            <w:rPrChange w:id="688" w:author="Aleksa Corovic" w:date="2018-08-21T12:50:00Z">
              <w:rPr>
                <w:rStyle w:val="Hyperlink"/>
                <w:noProof/>
              </w:rPr>
            </w:rPrChange>
          </w:rPr>
          <w:instrText xml:space="preserve"> </w:instrText>
        </w:r>
        <w:r w:rsidRPr="00D96694">
          <w:rPr>
            <w:rPrChange w:id="689" w:author="Aleksa Corovic" w:date="2018-08-21T12:50:00Z">
              <w:rPr>
                <w:noProof/>
              </w:rPr>
            </w:rPrChange>
          </w:rPr>
          <w:instrText>HYPERLINK \l "_Toc522019409"</w:instrText>
        </w:r>
        <w:r w:rsidRPr="00D96694">
          <w:rPr>
            <w:rStyle w:val="Hyperlink"/>
            <w:rPrChange w:id="690" w:author="Aleksa Corovic" w:date="2018-08-21T12:50:00Z">
              <w:rPr>
                <w:rStyle w:val="Hyperlink"/>
                <w:noProof/>
              </w:rPr>
            </w:rPrChange>
          </w:rPr>
          <w:instrText xml:space="preserve"> </w:instrText>
        </w:r>
        <w:r w:rsidRPr="00D96694">
          <w:rPr>
            <w:rStyle w:val="Hyperlink"/>
            <w:rPrChange w:id="691" w:author="Aleksa Corovic" w:date="2018-08-21T12:50:00Z">
              <w:rPr>
                <w:rStyle w:val="Hyperlink"/>
                <w:noProof/>
              </w:rPr>
            </w:rPrChange>
          </w:rPr>
          <w:fldChar w:fldCharType="separate"/>
        </w:r>
        <w:r w:rsidRPr="00D96694">
          <w:rPr>
            <w:rStyle w:val="Hyperlink"/>
            <w:rPrChange w:id="692" w:author="Aleksa Corovic" w:date="2018-08-21T12:50:00Z">
              <w:rPr>
                <w:rStyle w:val="Hyperlink"/>
                <w:noProof/>
              </w:rPr>
            </w:rPrChange>
          </w:rPr>
          <w:t>4.1.5</w:t>
        </w:r>
        <w:r w:rsidRPr="00D96694">
          <w:rPr>
            <w:rFonts w:asciiTheme="minorHAnsi" w:eastAsiaTheme="minorEastAsia" w:hAnsiTheme="minorHAnsi" w:cstheme="minorBidi"/>
            <w:sz w:val="22"/>
            <w:szCs w:val="22"/>
            <w:lang w:eastAsia="en-GB"/>
            <w:rPrChange w:id="69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94" w:author="Aleksa Corovic" w:date="2018-08-21T12:50:00Z">
              <w:rPr>
                <w:rStyle w:val="Hyperlink"/>
                <w:noProof/>
              </w:rPr>
            </w:rPrChange>
          </w:rPr>
          <w:t>Generisanje parova tajnih i javnih ključeva</w:t>
        </w:r>
        <w:r w:rsidRPr="00D96694">
          <w:rPr>
            <w:webHidden/>
            <w:rPrChange w:id="695" w:author="Aleksa Corovic" w:date="2018-08-21T12:50:00Z">
              <w:rPr>
                <w:noProof/>
                <w:webHidden/>
              </w:rPr>
            </w:rPrChange>
          </w:rPr>
          <w:tab/>
        </w:r>
        <w:r w:rsidRPr="00D96694">
          <w:rPr>
            <w:webHidden/>
            <w:rPrChange w:id="696" w:author="Aleksa Corovic" w:date="2018-08-21T12:50:00Z">
              <w:rPr>
                <w:noProof/>
                <w:webHidden/>
              </w:rPr>
            </w:rPrChange>
          </w:rPr>
          <w:fldChar w:fldCharType="begin"/>
        </w:r>
        <w:r w:rsidRPr="00D96694">
          <w:rPr>
            <w:webHidden/>
            <w:rPrChange w:id="697" w:author="Aleksa Corovic" w:date="2018-08-21T12:50:00Z">
              <w:rPr>
                <w:noProof/>
                <w:webHidden/>
              </w:rPr>
            </w:rPrChange>
          </w:rPr>
          <w:instrText xml:space="preserve"> PAGEREF _Toc522019409 \h </w:instrText>
        </w:r>
      </w:ins>
      <w:r w:rsidRPr="00D96694">
        <w:rPr>
          <w:webHidden/>
          <w:rPrChange w:id="698" w:author="Aleksa Corovic" w:date="2018-08-21T12:50:00Z">
            <w:rPr>
              <w:webHidden/>
            </w:rPr>
          </w:rPrChange>
        </w:rPr>
      </w:r>
      <w:r w:rsidRPr="00D96694">
        <w:rPr>
          <w:webHidden/>
          <w:rPrChange w:id="699" w:author="Aleksa Corovic" w:date="2018-08-21T12:50:00Z">
            <w:rPr>
              <w:noProof/>
              <w:webHidden/>
            </w:rPr>
          </w:rPrChange>
        </w:rPr>
        <w:fldChar w:fldCharType="separate"/>
      </w:r>
      <w:ins w:id="700" w:author="Filip Dutina" w:date="2018-08-14T14:14:00Z">
        <w:r w:rsidRPr="00D96694">
          <w:rPr>
            <w:webHidden/>
            <w:rPrChange w:id="701" w:author="Aleksa Corovic" w:date="2018-08-21T12:50:00Z">
              <w:rPr>
                <w:noProof/>
                <w:webHidden/>
              </w:rPr>
            </w:rPrChange>
          </w:rPr>
          <w:t>20</w:t>
        </w:r>
        <w:r w:rsidRPr="00D96694">
          <w:rPr>
            <w:webHidden/>
            <w:rPrChange w:id="702" w:author="Aleksa Corovic" w:date="2018-08-21T12:50:00Z">
              <w:rPr>
                <w:noProof/>
                <w:webHidden/>
              </w:rPr>
            </w:rPrChange>
          </w:rPr>
          <w:fldChar w:fldCharType="end"/>
        </w:r>
        <w:r w:rsidRPr="00D96694">
          <w:rPr>
            <w:rStyle w:val="Hyperlink"/>
            <w:rPrChange w:id="703" w:author="Aleksa Corovic" w:date="2018-08-21T12:50:00Z">
              <w:rPr>
                <w:rStyle w:val="Hyperlink"/>
                <w:noProof/>
              </w:rPr>
            </w:rPrChange>
          </w:rPr>
          <w:fldChar w:fldCharType="end"/>
        </w:r>
      </w:ins>
    </w:p>
    <w:p w14:paraId="73709709" w14:textId="77777777" w:rsidR="0037741D" w:rsidRPr="00D96694" w:rsidRDefault="0037741D">
      <w:pPr>
        <w:pStyle w:val="TOC2"/>
        <w:rPr>
          <w:ins w:id="704" w:author="Filip Dutina" w:date="2018-08-14T14:14:00Z"/>
          <w:rFonts w:asciiTheme="minorHAnsi" w:eastAsiaTheme="minorEastAsia" w:hAnsiTheme="minorHAnsi" w:cstheme="minorBidi"/>
          <w:sz w:val="22"/>
          <w:szCs w:val="22"/>
          <w:lang w:eastAsia="en-GB"/>
          <w:rPrChange w:id="705" w:author="Aleksa Corovic" w:date="2018-08-21T12:50:00Z">
            <w:rPr>
              <w:ins w:id="706" w:author="Filip Dutina" w:date="2018-08-14T14:14:00Z"/>
              <w:rFonts w:asciiTheme="minorHAnsi" w:eastAsiaTheme="minorEastAsia" w:hAnsiTheme="minorHAnsi" w:cstheme="minorBidi"/>
              <w:noProof/>
              <w:sz w:val="22"/>
              <w:szCs w:val="22"/>
              <w:lang w:val="en-GB" w:eastAsia="en-GB"/>
            </w:rPr>
          </w:rPrChange>
        </w:rPr>
      </w:pPr>
      <w:ins w:id="707" w:author="Filip Dutina" w:date="2018-08-14T14:14:00Z">
        <w:r w:rsidRPr="00D96694">
          <w:rPr>
            <w:rStyle w:val="Hyperlink"/>
            <w:rPrChange w:id="708" w:author="Aleksa Corovic" w:date="2018-08-21T12:50:00Z">
              <w:rPr>
                <w:rStyle w:val="Hyperlink"/>
                <w:noProof/>
              </w:rPr>
            </w:rPrChange>
          </w:rPr>
          <w:fldChar w:fldCharType="begin"/>
        </w:r>
        <w:r w:rsidRPr="00D96694">
          <w:rPr>
            <w:rStyle w:val="Hyperlink"/>
            <w:rPrChange w:id="709" w:author="Aleksa Corovic" w:date="2018-08-21T12:50:00Z">
              <w:rPr>
                <w:rStyle w:val="Hyperlink"/>
                <w:noProof/>
              </w:rPr>
            </w:rPrChange>
          </w:rPr>
          <w:instrText xml:space="preserve"> </w:instrText>
        </w:r>
        <w:r w:rsidRPr="00D96694">
          <w:rPr>
            <w:rPrChange w:id="710" w:author="Aleksa Corovic" w:date="2018-08-21T12:50:00Z">
              <w:rPr>
                <w:noProof/>
              </w:rPr>
            </w:rPrChange>
          </w:rPr>
          <w:instrText>HYPERLINK \l "_Toc522019410"</w:instrText>
        </w:r>
        <w:r w:rsidRPr="00D96694">
          <w:rPr>
            <w:rStyle w:val="Hyperlink"/>
            <w:rPrChange w:id="711" w:author="Aleksa Corovic" w:date="2018-08-21T12:50:00Z">
              <w:rPr>
                <w:rStyle w:val="Hyperlink"/>
                <w:noProof/>
              </w:rPr>
            </w:rPrChange>
          </w:rPr>
          <w:instrText xml:space="preserve"> </w:instrText>
        </w:r>
        <w:r w:rsidRPr="00D96694">
          <w:rPr>
            <w:rStyle w:val="Hyperlink"/>
            <w:rPrChange w:id="712" w:author="Aleksa Corovic" w:date="2018-08-21T12:50:00Z">
              <w:rPr>
                <w:rStyle w:val="Hyperlink"/>
                <w:noProof/>
              </w:rPr>
            </w:rPrChange>
          </w:rPr>
          <w:fldChar w:fldCharType="separate"/>
        </w:r>
        <w:r w:rsidRPr="00D96694">
          <w:rPr>
            <w:rStyle w:val="Hyperlink"/>
            <w:rPrChange w:id="713" w:author="Aleksa Corovic" w:date="2018-08-21T12:50:00Z">
              <w:rPr>
                <w:rStyle w:val="Hyperlink"/>
                <w:noProof/>
              </w:rPr>
            </w:rPrChange>
          </w:rPr>
          <w:t>4.2</w:t>
        </w:r>
        <w:r w:rsidRPr="00D96694">
          <w:rPr>
            <w:rFonts w:asciiTheme="minorHAnsi" w:eastAsiaTheme="minorEastAsia" w:hAnsiTheme="minorHAnsi" w:cstheme="minorBidi"/>
            <w:sz w:val="22"/>
            <w:szCs w:val="22"/>
            <w:lang w:eastAsia="en-GB"/>
            <w:rPrChange w:id="71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15" w:author="Aleksa Corovic" w:date="2018-08-21T12:50:00Z">
              <w:rPr>
                <w:rStyle w:val="Hyperlink"/>
                <w:noProof/>
              </w:rPr>
            </w:rPrChange>
          </w:rPr>
          <w:t>Serverska strana</w:t>
        </w:r>
        <w:r w:rsidRPr="00D96694">
          <w:rPr>
            <w:webHidden/>
            <w:rPrChange w:id="716" w:author="Aleksa Corovic" w:date="2018-08-21T12:50:00Z">
              <w:rPr>
                <w:noProof/>
                <w:webHidden/>
              </w:rPr>
            </w:rPrChange>
          </w:rPr>
          <w:tab/>
        </w:r>
        <w:r w:rsidRPr="00D96694">
          <w:rPr>
            <w:webHidden/>
            <w:rPrChange w:id="717" w:author="Aleksa Corovic" w:date="2018-08-21T12:50:00Z">
              <w:rPr>
                <w:noProof/>
                <w:webHidden/>
              </w:rPr>
            </w:rPrChange>
          </w:rPr>
          <w:fldChar w:fldCharType="begin"/>
        </w:r>
        <w:r w:rsidRPr="00D96694">
          <w:rPr>
            <w:webHidden/>
            <w:rPrChange w:id="718" w:author="Aleksa Corovic" w:date="2018-08-21T12:50:00Z">
              <w:rPr>
                <w:noProof/>
                <w:webHidden/>
              </w:rPr>
            </w:rPrChange>
          </w:rPr>
          <w:instrText xml:space="preserve"> PAGEREF _Toc522019410 \h </w:instrText>
        </w:r>
      </w:ins>
      <w:r w:rsidRPr="00D96694">
        <w:rPr>
          <w:webHidden/>
          <w:rPrChange w:id="719" w:author="Aleksa Corovic" w:date="2018-08-21T12:50:00Z">
            <w:rPr>
              <w:webHidden/>
            </w:rPr>
          </w:rPrChange>
        </w:rPr>
      </w:r>
      <w:r w:rsidRPr="00D96694">
        <w:rPr>
          <w:webHidden/>
          <w:rPrChange w:id="720" w:author="Aleksa Corovic" w:date="2018-08-21T12:50:00Z">
            <w:rPr>
              <w:noProof/>
              <w:webHidden/>
            </w:rPr>
          </w:rPrChange>
        </w:rPr>
        <w:fldChar w:fldCharType="separate"/>
      </w:r>
      <w:ins w:id="721" w:author="Filip Dutina" w:date="2018-08-14T14:14:00Z">
        <w:r w:rsidRPr="00D96694">
          <w:rPr>
            <w:webHidden/>
            <w:rPrChange w:id="722" w:author="Aleksa Corovic" w:date="2018-08-21T12:50:00Z">
              <w:rPr>
                <w:noProof/>
                <w:webHidden/>
              </w:rPr>
            </w:rPrChange>
          </w:rPr>
          <w:t>21</w:t>
        </w:r>
        <w:r w:rsidRPr="00D96694">
          <w:rPr>
            <w:webHidden/>
            <w:rPrChange w:id="723" w:author="Aleksa Corovic" w:date="2018-08-21T12:50:00Z">
              <w:rPr>
                <w:noProof/>
                <w:webHidden/>
              </w:rPr>
            </w:rPrChange>
          </w:rPr>
          <w:fldChar w:fldCharType="end"/>
        </w:r>
        <w:r w:rsidRPr="00D96694">
          <w:rPr>
            <w:rStyle w:val="Hyperlink"/>
            <w:rPrChange w:id="724" w:author="Aleksa Corovic" w:date="2018-08-21T12:50:00Z">
              <w:rPr>
                <w:rStyle w:val="Hyperlink"/>
                <w:noProof/>
              </w:rPr>
            </w:rPrChange>
          </w:rPr>
          <w:fldChar w:fldCharType="end"/>
        </w:r>
      </w:ins>
    </w:p>
    <w:p w14:paraId="415F2C4E" w14:textId="77777777" w:rsidR="0037741D" w:rsidRPr="00D96694" w:rsidRDefault="0037741D">
      <w:pPr>
        <w:pStyle w:val="TOC3"/>
        <w:tabs>
          <w:tab w:val="left" w:pos="1667"/>
          <w:tab w:val="right" w:leader="dot" w:pos="9345"/>
        </w:tabs>
        <w:rPr>
          <w:ins w:id="725" w:author="Filip Dutina" w:date="2018-08-14T14:14:00Z"/>
          <w:rFonts w:asciiTheme="minorHAnsi" w:eastAsiaTheme="minorEastAsia" w:hAnsiTheme="minorHAnsi" w:cstheme="minorBidi"/>
          <w:sz w:val="22"/>
          <w:szCs w:val="22"/>
          <w:lang w:eastAsia="en-GB"/>
          <w:rPrChange w:id="726" w:author="Aleksa Corovic" w:date="2018-08-21T12:50:00Z">
            <w:rPr>
              <w:ins w:id="727" w:author="Filip Dutina" w:date="2018-08-14T14:14:00Z"/>
              <w:rFonts w:asciiTheme="minorHAnsi" w:eastAsiaTheme="minorEastAsia" w:hAnsiTheme="minorHAnsi" w:cstheme="minorBidi"/>
              <w:noProof/>
              <w:sz w:val="22"/>
              <w:szCs w:val="22"/>
              <w:lang w:val="en-GB" w:eastAsia="en-GB"/>
            </w:rPr>
          </w:rPrChange>
        </w:rPr>
      </w:pPr>
      <w:ins w:id="728" w:author="Filip Dutina" w:date="2018-08-14T14:14:00Z">
        <w:r w:rsidRPr="00D96694">
          <w:rPr>
            <w:rStyle w:val="Hyperlink"/>
            <w:rPrChange w:id="729" w:author="Aleksa Corovic" w:date="2018-08-21T12:50:00Z">
              <w:rPr>
                <w:rStyle w:val="Hyperlink"/>
                <w:noProof/>
              </w:rPr>
            </w:rPrChange>
          </w:rPr>
          <w:lastRenderedPageBreak/>
          <w:fldChar w:fldCharType="begin"/>
        </w:r>
        <w:r w:rsidRPr="00D96694">
          <w:rPr>
            <w:rStyle w:val="Hyperlink"/>
            <w:rPrChange w:id="730" w:author="Aleksa Corovic" w:date="2018-08-21T12:50:00Z">
              <w:rPr>
                <w:rStyle w:val="Hyperlink"/>
                <w:noProof/>
              </w:rPr>
            </w:rPrChange>
          </w:rPr>
          <w:instrText xml:space="preserve"> </w:instrText>
        </w:r>
        <w:r w:rsidRPr="00D96694">
          <w:rPr>
            <w:rPrChange w:id="731" w:author="Aleksa Corovic" w:date="2018-08-21T12:50:00Z">
              <w:rPr>
                <w:noProof/>
              </w:rPr>
            </w:rPrChange>
          </w:rPr>
          <w:instrText>HYPERLINK \l "_Toc522019411"</w:instrText>
        </w:r>
        <w:r w:rsidRPr="00D96694">
          <w:rPr>
            <w:rStyle w:val="Hyperlink"/>
            <w:rPrChange w:id="732" w:author="Aleksa Corovic" w:date="2018-08-21T12:50:00Z">
              <w:rPr>
                <w:rStyle w:val="Hyperlink"/>
                <w:noProof/>
              </w:rPr>
            </w:rPrChange>
          </w:rPr>
          <w:instrText xml:space="preserve"> </w:instrText>
        </w:r>
        <w:r w:rsidRPr="00D96694">
          <w:rPr>
            <w:rStyle w:val="Hyperlink"/>
            <w:rPrChange w:id="733" w:author="Aleksa Corovic" w:date="2018-08-21T12:50:00Z">
              <w:rPr>
                <w:rStyle w:val="Hyperlink"/>
                <w:noProof/>
              </w:rPr>
            </w:rPrChange>
          </w:rPr>
          <w:fldChar w:fldCharType="separate"/>
        </w:r>
        <w:r w:rsidRPr="00D96694">
          <w:rPr>
            <w:rStyle w:val="Hyperlink"/>
            <w:rPrChange w:id="734" w:author="Aleksa Corovic" w:date="2018-08-21T12:50:00Z">
              <w:rPr>
                <w:rStyle w:val="Hyperlink"/>
                <w:noProof/>
              </w:rPr>
            </w:rPrChange>
          </w:rPr>
          <w:t>4.2.1</w:t>
        </w:r>
        <w:r w:rsidRPr="00D96694">
          <w:rPr>
            <w:rFonts w:asciiTheme="minorHAnsi" w:eastAsiaTheme="minorEastAsia" w:hAnsiTheme="minorHAnsi" w:cstheme="minorBidi"/>
            <w:sz w:val="22"/>
            <w:szCs w:val="22"/>
            <w:lang w:eastAsia="en-GB"/>
            <w:rPrChange w:id="73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36" w:author="Aleksa Corovic" w:date="2018-08-21T12:50:00Z">
              <w:rPr>
                <w:rStyle w:val="Hyperlink"/>
                <w:noProof/>
              </w:rPr>
            </w:rPrChange>
          </w:rPr>
          <w:t>Inicijalizacija namenske platforme</w:t>
        </w:r>
        <w:r w:rsidRPr="00D96694">
          <w:rPr>
            <w:webHidden/>
            <w:rPrChange w:id="737" w:author="Aleksa Corovic" w:date="2018-08-21T12:50:00Z">
              <w:rPr>
                <w:noProof/>
                <w:webHidden/>
              </w:rPr>
            </w:rPrChange>
          </w:rPr>
          <w:tab/>
        </w:r>
        <w:r w:rsidRPr="00D96694">
          <w:rPr>
            <w:webHidden/>
            <w:rPrChange w:id="738" w:author="Aleksa Corovic" w:date="2018-08-21T12:50:00Z">
              <w:rPr>
                <w:noProof/>
                <w:webHidden/>
              </w:rPr>
            </w:rPrChange>
          </w:rPr>
          <w:fldChar w:fldCharType="begin"/>
        </w:r>
        <w:r w:rsidRPr="00D96694">
          <w:rPr>
            <w:webHidden/>
            <w:rPrChange w:id="739" w:author="Aleksa Corovic" w:date="2018-08-21T12:50:00Z">
              <w:rPr>
                <w:noProof/>
                <w:webHidden/>
              </w:rPr>
            </w:rPrChange>
          </w:rPr>
          <w:instrText xml:space="preserve"> PAGEREF _Toc522019411 \h </w:instrText>
        </w:r>
      </w:ins>
      <w:r w:rsidRPr="00D96694">
        <w:rPr>
          <w:webHidden/>
          <w:rPrChange w:id="740" w:author="Aleksa Corovic" w:date="2018-08-21T12:50:00Z">
            <w:rPr>
              <w:webHidden/>
            </w:rPr>
          </w:rPrChange>
        </w:rPr>
      </w:r>
      <w:r w:rsidRPr="00D96694">
        <w:rPr>
          <w:webHidden/>
          <w:rPrChange w:id="741" w:author="Aleksa Corovic" w:date="2018-08-21T12:50:00Z">
            <w:rPr>
              <w:noProof/>
              <w:webHidden/>
            </w:rPr>
          </w:rPrChange>
        </w:rPr>
        <w:fldChar w:fldCharType="separate"/>
      </w:r>
      <w:ins w:id="742" w:author="Filip Dutina" w:date="2018-08-14T14:14:00Z">
        <w:r w:rsidRPr="00D96694">
          <w:rPr>
            <w:webHidden/>
            <w:rPrChange w:id="743" w:author="Aleksa Corovic" w:date="2018-08-21T12:50:00Z">
              <w:rPr>
                <w:noProof/>
                <w:webHidden/>
              </w:rPr>
            </w:rPrChange>
          </w:rPr>
          <w:t>21</w:t>
        </w:r>
        <w:r w:rsidRPr="00D96694">
          <w:rPr>
            <w:webHidden/>
            <w:rPrChange w:id="744" w:author="Aleksa Corovic" w:date="2018-08-21T12:50:00Z">
              <w:rPr>
                <w:noProof/>
                <w:webHidden/>
              </w:rPr>
            </w:rPrChange>
          </w:rPr>
          <w:fldChar w:fldCharType="end"/>
        </w:r>
        <w:r w:rsidRPr="00D96694">
          <w:rPr>
            <w:rStyle w:val="Hyperlink"/>
            <w:rPrChange w:id="745" w:author="Aleksa Corovic" w:date="2018-08-21T12:50:00Z">
              <w:rPr>
                <w:rStyle w:val="Hyperlink"/>
                <w:noProof/>
              </w:rPr>
            </w:rPrChange>
          </w:rPr>
          <w:fldChar w:fldCharType="end"/>
        </w:r>
      </w:ins>
    </w:p>
    <w:p w14:paraId="7B3385DF" w14:textId="77777777" w:rsidR="0037741D" w:rsidRPr="00D96694" w:rsidRDefault="0037741D">
      <w:pPr>
        <w:pStyle w:val="TOC3"/>
        <w:tabs>
          <w:tab w:val="left" w:pos="1667"/>
          <w:tab w:val="right" w:leader="dot" w:pos="9345"/>
        </w:tabs>
        <w:rPr>
          <w:ins w:id="746" w:author="Filip Dutina" w:date="2018-08-14T14:14:00Z"/>
          <w:rFonts w:asciiTheme="minorHAnsi" w:eastAsiaTheme="minorEastAsia" w:hAnsiTheme="minorHAnsi" w:cstheme="minorBidi"/>
          <w:sz w:val="22"/>
          <w:szCs w:val="22"/>
          <w:lang w:eastAsia="en-GB"/>
          <w:rPrChange w:id="747" w:author="Aleksa Corovic" w:date="2018-08-21T12:50:00Z">
            <w:rPr>
              <w:ins w:id="748" w:author="Filip Dutina" w:date="2018-08-14T14:14:00Z"/>
              <w:rFonts w:asciiTheme="minorHAnsi" w:eastAsiaTheme="minorEastAsia" w:hAnsiTheme="minorHAnsi" w:cstheme="minorBidi"/>
              <w:noProof/>
              <w:sz w:val="22"/>
              <w:szCs w:val="22"/>
              <w:lang w:val="en-GB" w:eastAsia="en-GB"/>
            </w:rPr>
          </w:rPrChange>
        </w:rPr>
      </w:pPr>
      <w:ins w:id="749" w:author="Filip Dutina" w:date="2018-08-14T14:14:00Z">
        <w:r w:rsidRPr="00D96694">
          <w:rPr>
            <w:rStyle w:val="Hyperlink"/>
            <w:rPrChange w:id="750" w:author="Aleksa Corovic" w:date="2018-08-21T12:50:00Z">
              <w:rPr>
                <w:rStyle w:val="Hyperlink"/>
                <w:noProof/>
              </w:rPr>
            </w:rPrChange>
          </w:rPr>
          <w:fldChar w:fldCharType="begin"/>
        </w:r>
        <w:r w:rsidRPr="00D96694">
          <w:rPr>
            <w:rStyle w:val="Hyperlink"/>
            <w:rPrChange w:id="751" w:author="Aleksa Corovic" w:date="2018-08-21T12:50:00Z">
              <w:rPr>
                <w:rStyle w:val="Hyperlink"/>
                <w:noProof/>
              </w:rPr>
            </w:rPrChange>
          </w:rPr>
          <w:instrText xml:space="preserve"> </w:instrText>
        </w:r>
        <w:r w:rsidRPr="00D96694">
          <w:rPr>
            <w:rPrChange w:id="752" w:author="Aleksa Corovic" w:date="2018-08-21T12:50:00Z">
              <w:rPr>
                <w:noProof/>
              </w:rPr>
            </w:rPrChange>
          </w:rPr>
          <w:instrText>HYPERLINK \l "_Toc522019412"</w:instrText>
        </w:r>
        <w:r w:rsidRPr="00D96694">
          <w:rPr>
            <w:rStyle w:val="Hyperlink"/>
            <w:rPrChange w:id="753" w:author="Aleksa Corovic" w:date="2018-08-21T12:50:00Z">
              <w:rPr>
                <w:rStyle w:val="Hyperlink"/>
                <w:noProof/>
              </w:rPr>
            </w:rPrChange>
          </w:rPr>
          <w:instrText xml:space="preserve"> </w:instrText>
        </w:r>
        <w:r w:rsidRPr="00D96694">
          <w:rPr>
            <w:rStyle w:val="Hyperlink"/>
            <w:rPrChange w:id="754" w:author="Aleksa Corovic" w:date="2018-08-21T12:50:00Z">
              <w:rPr>
                <w:rStyle w:val="Hyperlink"/>
                <w:noProof/>
              </w:rPr>
            </w:rPrChange>
          </w:rPr>
          <w:fldChar w:fldCharType="separate"/>
        </w:r>
        <w:r w:rsidRPr="00D96694">
          <w:rPr>
            <w:rStyle w:val="Hyperlink"/>
            <w:rPrChange w:id="755" w:author="Aleksa Corovic" w:date="2018-08-21T12:50:00Z">
              <w:rPr>
                <w:rStyle w:val="Hyperlink"/>
                <w:noProof/>
              </w:rPr>
            </w:rPrChange>
          </w:rPr>
          <w:t>4.2.2</w:t>
        </w:r>
        <w:r w:rsidRPr="00D96694">
          <w:rPr>
            <w:rFonts w:asciiTheme="minorHAnsi" w:eastAsiaTheme="minorEastAsia" w:hAnsiTheme="minorHAnsi" w:cstheme="minorBidi"/>
            <w:sz w:val="22"/>
            <w:szCs w:val="22"/>
            <w:lang w:eastAsia="en-GB"/>
            <w:rPrChange w:id="75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57" w:author="Aleksa Corovic" w:date="2018-08-21T12:50:00Z">
              <w:rPr>
                <w:rStyle w:val="Hyperlink"/>
                <w:noProof/>
              </w:rPr>
            </w:rPrChange>
          </w:rPr>
          <w:t>Promena stanja sistema</w:t>
        </w:r>
        <w:r w:rsidRPr="00D96694">
          <w:rPr>
            <w:webHidden/>
            <w:rPrChange w:id="758" w:author="Aleksa Corovic" w:date="2018-08-21T12:50:00Z">
              <w:rPr>
                <w:noProof/>
                <w:webHidden/>
              </w:rPr>
            </w:rPrChange>
          </w:rPr>
          <w:tab/>
        </w:r>
        <w:r w:rsidRPr="00D96694">
          <w:rPr>
            <w:webHidden/>
            <w:rPrChange w:id="759" w:author="Aleksa Corovic" w:date="2018-08-21T12:50:00Z">
              <w:rPr>
                <w:noProof/>
                <w:webHidden/>
              </w:rPr>
            </w:rPrChange>
          </w:rPr>
          <w:fldChar w:fldCharType="begin"/>
        </w:r>
        <w:r w:rsidRPr="00D96694">
          <w:rPr>
            <w:webHidden/>
            <w:rPrChange w:id="760" w:author="Aleksa Corovic" w:date="2018-08-21T12:50:00Z">
              <w:rPr>
                <w:noProof/>
                <w:webHidden/>
              </w:rPr>
            </w:rPrChange>
          </w:rPr>
          <w:instrText xml:space="preserve"> PAGEREF _Toc522019412 \h </w:instrText>
        </w:r>
      </w:ins>
      <w:r w:rsidRPr="00D96694">
        <w:rPr>
          <w:webHidden/>
          <w:rPrChange w:id="761" w:author="Aleksa Corovic" w:date="2018-08-21T12:50:00Z">
            <w:rPr>
              <w:webHidden/>
            </w:rPr>
          </w:rPrChange>
        </w:rPr>
      </w:r>
      <w:r w:rsidRPr="00D96694">
        <w:rPr>
          <w:webHidden/>
          <w:rPrChange w:id="762" w:author="Aleksa Corovic" w:date="2018-08-21T12:50:00Z">
            <w:rPr>
              <w:noProof/>
              <w:webHidden/>
            </w:rPr>
          </w:rPrChange>
        </w:rPr>
        <w:fldChar w:fldCharType="separate"/>
      </w:r>
      <w:ins w:id="763" w:author="Filip Dutina" w:date="2018-08-14T14:14:00Z">
        <w:r w:rsidRPr="00D96694">
          <w:rPr>
            <w:webHidden/>
            <w:rPrChange w:id="764" w:author="Aleksa Corovic" w:date="2018-08-21T12:50:00Z">
              <w:rPr>
                <w:noProof/>
                <w:webHidden/>
              </w:rPr>
            </w:rPrChange>
          </w:rPr>
          <w:t>22</w:t>
        </w:r>
        <w:r w:rsidRPr="00D96694">
          <w:rPr>
            <w:webHidden/>
            <w:rPrChange w:id="765" w:author="Aleksa Corovic" w:date="2018-08-21T12:50:00Z">
              <w:rPr>
                <w:noProof/>
                <w:webHidden/>
              </w:rPr>
            </w:rPrChange>
          </w:rPr>
          <w:fldChar w:fldCharType="end"/>
        </w:r>
        <w:r w:rsidRPr="00D96694">
          <w:rPr>
            <w:rStyle w:val="Hyperlink"/>
            <w:rPrChange w:id="766" w:author="Aleksa Corovic" w:date="2018-08-21T12:50:00Z">
              <w:rPr>
                <w:rStyle w:val="Hyperlink"/>
                <w:noProof/>
              </w:rPr>
            </w:rPrChange>
          </w:rPr>
          <w:fldChar w:fldCharType="end"/>
        </w:r>
      </w:ins>
    </w:p>
    <w:p w14:paraId="02A3BE8A" w14:textId="77777777" w:rsidR="0037741D" w:rsidRPr="00D96694" w:rsidRDefault="0037741D">
      <w:pPr>
        <w:pStyle w:val="TOC3"/>
        <w:tabs>
          <w:tab w:val="left" w:pos="1667"/>
          <w:tab w:val="right" w:leader="dot" w:pos="9345"/>
        </w:tabs>
        <w:rPr>
          <w:ins w:id="767" w:author="Filip Dutina" w:date="2018-08-14T14:14:00Z"/>
          <w:rFonts w:asciiTheme="minorHAnsi" w:eastAsiaTheme="minorEastAsia" w:hAnsiTheme="minorHAnsi" w:cstheme="minorBidi"/>
          <w:sz w:val="22"/>
          <w:szCs w:val="22"/>
          <w:lang w:eastAsia="en-GB"/>
          <w:rPrChange w:id="768" w:author="Aleksa Corovic" w:date="2018-08-21T12:50:00Z">
            <w:rPr>
              <w:ins w:id="769" w:author="Filip Dutina" w:date="2018-08-14T14:14:00Z"/>
              <w:rFonts w:asciiTheme="minorHAnsi" w:eastAsiaTheme="minorEastAsia" w:hAnsiTheme="minorHAnsi" w:cstheme="minorBidi"/>
              <w:noProof/>
              <w:sz w:val="22"/>
              <w:szCs w:val="22"/>
              <w:lang w:val="en-GB" w:eastAsia="en-GB"/>
            </w:rPr>
          </w:rPrChange>
        </w:rPr>
      </w:pPr>
      <w:ins w:id="770" w:author="Filip Dutina" w:date="2018-08-14T14:14:00Z">
        <w:r w:rsidRPr="00D96694">
          <w:rPr>
            <w:rStyle w:val="Hyperlink"/>
            <w:rPrChange w:id="771" w:author="Aleksa Corovic" w:date="2018-08-21T12:50:00Z">
              <w:rPr>
                <w:rStyle w:val="Hyperlink"/>
                <w:noProof/>
              </w:rPr>
            </w:rPrChange>
          </w:rPr>
          <w:fldChar w:fldCharType="begin"/>
        </w:r>
        <w:r w:rsidRPr="00D96694">
          <w:rPr>
            <w:rStyle w:val="Hyperlink"/>
            <w:rPrChange w:id="772" w:author="Aleksa Corovic" w:date="2018-08-21T12:50:00Z">
              <w:rPr>
                <w:rStyle w:val="Hyperlink"/>
                <w:noProof/>
              </w:rPr>
            </w:rPrChange>
          </w:rPr>
          <w:instrText xml:space="preserve"> </w:instrText>
        </w:r>
        <w:r w:rsidRPr="00D96694">
          <w:rPr>
            <w:rPrChange w:id="773" w:author="Aleksa Corovic" w:date="2018-08-21T12:50:00Z">
              <w:rPr>
                <w:noProof/>
              </w:rPr>
            </w:rPrChange>
          </w:rPr>
          <w:instrText>HYPERLINK \l "_Toc522019413"</w:instrText>
        </w:r>
        <w:r w:rsidRPr="00D96694">
          <w:rPr>
            <w:rStyle w:val="Hyperlink"/>
            <w:rPrChange w:id="774" w:author="Aleksa Corovic" w:date="2018-08-21T12:50:00Z">
              <w:rPr>
                <w:rStyle w:val="Hyperlink"/>
                <w:noProof/>
              </w:rPr>
            </w:rPrChange>
          </w:rPr>
          <w:instrText xml:space="preserve"> </w:instrText>
        </w:r>
        <w:r w:rsidRPr="00D96694">
          <w:rPr>
            <w:rStyle w:val="Hyperlink"/>
            <w:rPrChange w:id="775" w:author="Aleksa Corovic" w:date="2018-08-21T12:50:00Z">
              <w:rPr>
                <w:rStyle w:val="Hyperlink"/>
                <w:noProof/>
              </w:rPr>
            </w:rPrChange>
          </w:rPr>
          <w:fldChar w:fldCharType="separate"/>
        </w:r>
        <w:r w:rsidRPr="00D96694">
          <w:rPr>
            <w:rStyle w:val="Hyperlink"/>
            <w:rPrChange w:id="776" w:author="Aleksa Corovic" w:date="2018-08-21T12:50:00Z">
              <w:rPr>
                <w:rStyle w:val="Hyperlink"/>
                <w:noProof/>
              </w:rPr>
            </w:rPrChange>
          </w:rPr>
          <w:t>4.2.3</w:t>
        </w:r>
        <w:r w:rsidRPr="00D96694">
          <w:rPr>
            <w:rFonts w:asciiTheme="minorHAnsi" w:eastAsiaTheme="minorEastAsia" w:hAnsiTheme="minorHAnsi" w:cstheme="minorBidi"/>
            <w:sz w:val="22"/>
            <w:szCs w:val="22"/>
            <w:lang w:eastAsia="en-GB"/>
            <w:rPrChange w:id="77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78" w:author="Aleksa Corovic" w:date="2018-08-21T12:50:00Z">
              <w:rPr>
                <w:rStyle w:val="Hyperlink"/>
                <w:noProof/>
              </w:rPr>
            </w:rPrChange>
          </w:rPr>
          <w:t>Glavna logika serverske strane</w:t>
        </w:r>
        <w:r w:rsidRPr="00D96694">
          <w:rPr>
            <w:webHidden/>
            <w:rPrChange w:id="779" w:author="Aleksa Corovic" w:date="2018-08-21T12:50:00Z">
              <w:rPr>
                <w:noProof/>
                <w:webHidden/>
              </w:rPr>
            </w:rPrChange>
          </w:rPr>
          <w:tab/>
        </w:r>
        <w:r w:rsidRPr="00D96694">
          <w:rPr>
            <w:webHidden/>
            <w:rPrChange w:id="780" w:author="Aleksa Corovic" w:date="2018-08-21T12:50:00Z">
              <w:rPr>
                <w:noProof/>
                <w:webHidden/>
              </w:rPr>
            </w:rPrChange>
          </w:rPr>
          <w:fldChar w:fldCharType="begin"/>
        </w:r>
        <w:r w:rsidRPr="00D96694">
          <w:rPr>
            <w:webHidden/>
            <w:rPrChange w:id="781" w:author="Aleksa Corovic" w:date="2018-08-21T12:50:00Z">
              <w:rPr>
                <w:noProof/>
                <w:webHidden/>
              </w:rPr>
            </w:rPrChange>
          </w:rPr>
          <w:instrText xml:space="preserve"> PAGEREF _Toc522019413 \h </w:instrText>
        </w:r>
      </w:ins>
      <w:r w:rsidRPr="00D96694">
        <w:rPr>
          <w:webHidden/>
          <w:rPrChange w:id="782" w:author="Aleksa Corovic" w:date="2018-08-21T12:50:00Z">
            <w:rPr>
              <w:webHidden/>
            </w:rPr>
          </w:rPrChange>
        </w:rPr>
      </w:r>
      <w:r w:rsidRPr="00D96694">
        <w:rPr>
          <w:webHidden/>
          <w:rPrChange w:id="783" w:author="Aleksa Corovic" w:date="2018-08-21T12:50:00Z">
            <w:rPr>
              <w:noProof/>
              <w:webHidden/>
            </w:rPr>
          </w:rPrChange>
        </w:rPr>
        <w:fldChar w:fldCharType="separate"/>
      </w:r>
      <w:ins w:id="784" w:author="Filip Dutina" w:date="2018-08-14T14:14:00Z">
        <w:r w:rsidRPr="00D96694">
          <w:rPr>
            <w:webHidden/>
            <w:rPrChange w:id="785" w:author="Aleksa Corovic" w:date="2018-08-21T12:50:00Z">
              <w:rPr>
                <w:noProof/>
                <w:webHidden/>
              </w:rPr>
            </w:rPrChange>
          </w:rPr>
          <w:t>22</w:t>
        </w:r>
        <w:r w:rsidRPr="00D96694">
          <w:rPr>
            <w:webHidden/>
            <w:rPrChange w:id="786" w:author="Aleksa Corovic" w:date="2018-08-21T12:50:00Z">
              <w:rPr>
                <w:noProof/>
                <w:webHidden/>
              </w:rPr>
            </w:rPrChange>
          </w:rPr>
          <w:fldChar w:fldCharType="end"/>
        </w:r>
        <w:r w:rsidRPr="00D96694">
          <w:rPr>
            <w:rStyle w:val="Hyperlink"/>
            <w:rPrChange w:id="787" w:author="Aleksa Corovic" w:date="2018-08-21T12:50:00Z">
              <w:rPr>
                <w:rStyle w:val="Hyperlink"/>
                <w:noProof/>
              </w:rPr>
            </w:rPrChange>
          </w:rPr>
          <w:fldChar w:fldCharType="end"/>
        </w:r>
      </w:ins>
    </w:p>
    <w:p w14:paraId="5ED177CB" w14:textId="77777777" w:rsidR="0037741D" w:rsidRPr="00D96694" w:rsidRDefault="0037741D">
      <w:pPr>
        <w:pStyle w:val="TOC3"/>
        <w:tabs>
          <w:tab w:val="left" w:pos="1667"/>
          <w:tab w:val="right" w:leader="dot" w:pos="9345"/>
        </w:tabs>
        <w:rPr>
          <w:ins w:id="788" w:author="Filip Dutina" w:date="2018-08-14T14:14:00Z"/>
          <w:rFonts w:asciiTheme="minorHAnsi" w:eastAsiaTheme="minorEastAsia" w:hAnsiTheme="minorHAnsi" w:cstheme="minorBidi"/>
          <w:sz w:val="22"/>
          <w:szCs w:val="22"/>
          <w:lang w:eastAsia="en-GB"/>
          <w:rPrChange w:id="789" w:author="Aleksa Corovic" w:date="2018-08-21T12:50:00Z">
            <w:rPr>
              <w:ins w:id="790" w:author="Filip Dutina" w:date="2018-08-14T14:14:00Z"/>
              <w:rFonts w:asciiTheme="minorHAnsi" w:eastAsiaTheme="minorEastAsia" w:hAnsiTheme="minorHAnsi" w:cstheme="minorBidi"/>
              <w:noProof/>
              <w:sz w:val="22"/>
              <w:szCs w:val="22"/>
              <w:lang w:val="en-GB" w:eastAsia="en-GB"/>
            </w:rPr>
          </w:rPrChange>
        </w:rPr>
      </w:pPr>
      <w:ins w:id="791" w:author="Filip Dutina" w:date="2018-08-14T14:14:00Z">
        <w:r w:rsidRPr="00D96694">
          <w:rPr>
            <w:rStyle w:val="Hyperlink"/>
            <w:rPrChange w:id="792" w:author="Aleksa Corovic" w:date="2018-08-21T12:50:00Z">
              <w:rPr>
                <w:rStyle w:val="Hyperlink"/>
                <w:noProof/>
              </w:rPr>
            </w:rPrChange>
          </w:rPr>
          <w:fldChar w:fldCharType="begin"/>
        </w:r>
        <w:r w:rsidRPr="00D96694">
          <w:rPr>
            <w:rStyle w:val="Hyperlink"/>
            <w:rPrChange w:id="793" w:author="Aleksa Corovic" w:date="2018-08-21T12:50:00Z">
              <w:rPr>
                <w:rStyle w:val="Hyperlink"/>
                <w:noProof/>
              </w:rPr>
            </w:rPrChange>
          </w:rPr>
          <w:instrText xml:space="preserve"> </w:instrText>
        </w:r>
        <w:r w:rsidRPr="00D96694">
          <w:rPr>
            <w:rPrChange w:id="794" w:author="Aleksa Corovic" w:date="2018-08-21T12:50:00Z">
              <w:rPr>
                <w:noProof/>
              </w:rPr>
            </w:rPrChange>
          </w:rPr>
          <w:instrText>HYPERLINK \l "_Toc522019414"</w:instrText>
        </w:r>
        <w:r w:rsidRPr="00D96694">
          <w:rPr>
            <w:rStyle w:val="Hyperlink"/>
            <w:rPrChange w:id="795" w:author="Aleksa Corovic" w:date="2018-08-21T12:50:00Z">
              <w:rPr>
                <w:rStyle w:val="Hyperlink"/>
                <w:noProof/>
              </w:rPr>
            </w:rPrChange>
          </w:rPr>
          <w:instrText xml:space="preserve"> </w:instrText>
        </w:r>
        <w:r w:rsidRPr="00D96694">
          <w:rPr>
            <w:rStyle w:val="Hyperlink"/>
            <w:rPrChange w:id="796" w:author="Aleksa Corovic" w:date="2018-08-21T12:50:00Z">
              <w:rPr>
                <w:rStyle w:val="Hyperlink"/>
                <w:noProof/>
              </w:rPr>
            </w:rPrChange>
          </w:rPr>
          <w:fldChar w:fldCharType="separate"/>
        </w:r>
        <w:r w:rsidRPr="00D96694">
          <w:rPr>
            <w:rStyle w:val="Hyperlink"/>
            <w:rPrChange w:id="797" w:author="Aleksa Corovic" w:date="2018-08-21T12:50:00Z">
              <w:rPr>
                <w:rStyle w:val="Hyperlink"/>
                <w:noProof/>
                <w:lang w:val="en-GB"/>
              </w:rPr>
            </w:rPrChange>
          </w:rPr>
          <w:t>4.2.4</w:t>
        </w:r>
        <w:r w:rsidRPr="00D96694">
          <w:rPr>
            <w:rFonts w:asciiTheme="minorHAnsi" w:eastAsiaTheme="minorEastAsia" w:hAnsiTheme="minorHAnsi" w:cstheme="minorBidi"/>
            <w:sz w:val="22"/>
            <w:szCs w:val="22"/>
            <w:lang w:eastAsia="en-GB"/>
            <w:rPrChange w:id="79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99" w:author="Aleksa Corovic" w:date="2018-08-21T12:50:00Z">
              <w:rPr>
                <w:rStyle w:val="Hyperlink"/>
                <w:noProof/>
                <w:lang w:val="en-GB"/>
              </w:rPr>
            </w:rPrChange>
          </w:rPr>
          <w:t>Primanje javnih</w:t>
        </w:r>
        <w:r w:rsidRPr="00D96694">
          <w:rPr>
            <w:rStyle w:val="Hyperlink"/>
            <w:rPrChange w:id="800" w:author="Aleksa Corovic" w:date="2018-08-21T12:50:00Z">
              <w:rPr>
                <w:rStyle w:val="Hyperlink"/>
                <w:noProof/>
              </w:rPr>
            </w:rPrChange>
          </w:rPr>
          <w:t xml:space="preserve"> ključeva</w:t>
        </w:r>
        <w:r w:rsidRPr="00D96694">
          <w:rPr>
            <w:webHidden/>
            <w:rPrChange w:id="801" w:author="Aleksa Corovic" w:date="2018-08-21T12:50:00Z">
              <w:rPr>
                <w:noProof/>
                <w:webHidden/>
              </w:rPr>
            </w:rPrChange>
          </w:rPr>
          <w:tab/>
        </w:r>
        <w:r w:rsidRPr="00D96694">
          <w:rPr>
            <w:webHidden/>
            <w:rPrChange w:id="802" w:author="Aleksa Corovic" w:date="2018-08-21T12:50:00Z">
              <w:rPr>
                <w:noProof/>
                <w:webHidden/>
              </w:rPr>
            </w:rPrChange>
          </w:rPr>
          <w:fldChar w:fldCharType="begin"/>
        </w:r>
        <w:r w:rsidRPr="00D96694">
          <w:rPr>
            <w:webHidden/>
            <w:rPrChange w:id="803" w:author="Aleksa Corovic" w:date="2018-08-21T12:50:00Z">
              <w:rPr>
                <w:noProof/>
                <w:webHidden/>
              </w:rPr>
            </w:rPrChange>
          </w:rPr>
          <w:instrText xml:space="preserve"> PAGEREF _Toc522019414 \h </w:instrText>
        </w:r>
      </w:ins>
      <w:r w:rsidRPr="00D96694">
        <w:rPr>
          <w:webHidden/>
          <w:rPrChange w:id="804" w:author="Aleksa Corovic" w:date="2018-08-21T12:50:00Z">
            <w:rPr>
              <w:webHidden/>
            </w:rPr>
          </w:rPrChange>
        </w:rPr>
      </w:r>
      <w:r w:rsidRPr="00D96694">
        <w:rPr>
          <w:webHidden/>
          <w:rPrChange w:id="805" w:author="Aleksa Corovic" w:date="2018-08-21T12:50:00Z">
            <w:rPr>
              <w:noProof/>
              <w:webHidden/>
            </w:rPr>
          </w:rPrChange>
        </w:rPr>
        <w:fldChar w:fldCharType="separate"/>
      </w:r>
      <w:ins w:id="806" w:author="Filip Dutina" w:date="2018-08-14T14:14:00Z">
        <w:r w:rsidRPr="00D96694">
          <w:rPr>
            <w:webHidden/>
            <w:rPrChange w:id="807" w:author="Aleksa Corovic" w:date="2018-08-21T12:50:00Z">
              <w:rPr>
                <w:noProof/>
                <w:webHidden/>
              </w:rPr>
            </w:rPrChange>
          </w:rPr>
          <w:t>22</w:t>
        </w:r>
        <w:r w:rsidRPr="00D96694">
          <w:rPr>
            <w:webHidden/>
            <w:rPrChange w:id="808" w:author="Aleksa Corovic" w:date="2018-08-21T12:50:00Z">
              <w:rPr>
                <w:noProof/>
                <w:webHidden/>
              </w:rPr>
            </w:rPrChange>
          </w:rPr>
          <w:fldChar w:fldCharType="end"/>
        </w:r>
        <w:r w:rsidRPr="00D96694">
          <w:rPr>
            <w:rStyle w:val="Hyperlink"/>
            <w:rPrChange w:id="809" w:author="Aleksa Corovic" w:date="2018-08-21T12:50:00Z">
              <w:rPr>
                <w:rStyle w:val="Hyperlink"/>
                <w:noProof/>
              </w:rPr>
            </w:rPrChange>
          </w:rPr>
          <w:fldChar w:fldCharType="end"/>
        </w:r>
      </w:ins>
    </w:p>
    <w:p w14:paraId="24ED816A" w14:textId="77777777" w:rsidR="0037741D" w:rsidRPr="00D96694" w:rsidRDefault="0037741D">
      <w:pPr>
        <w:pStyle w:val="TOC3"/>
        <w:tabs>
          <w:tab w:val="left" w:pos="1667"/>
          <w:tab w:val="right" w:leader="dot" w:pos="9345"/>
        </w:tabs>
        <w:rPr>
          <w:ins w:id="810" w:author="Filip Dutina" w:date="2018-08-14T14:14:00Z"/>
          <w:rFonts w:asciiTheme="minorHAnsi" w:eastAsiaTheme="minorEastAsia" w:hAnsiTheme="minorHAnsi" w:cstheme="minorBidi"/>
          <w:sz w:val="22"/>
          <w:szCs w:val="22"/>
          <w:lang w:eastAsia="en-GB"/>
          <w:rPrChange w:id="811" w:author="Aleksa Corovic" w:date="2018-08-21T12:50:00Z">
            <w:rPr>
              <w:ins w:id="812" w:author="Filip Dutina" w:date="2018-08-14T14:14:00Z"/>
              <w:rFonts w:asciiTheme="minorHAnsi" w:eastAsiaTheme="minorEastAsia" w:hAnsiTheme="minorHAnsi" w:cstheme="minorBidi"/>
              <w:noProof/>
              <w:sz w:val="22"/>
              <w:szCs w:val="22"/>
              <w:lang w:val="en-GB" w:eastAsia="en-GB"/>
            </w:rPr>
          </w:rPrChange>
        </w:rPr>
      </w:pPr>
      <w:ins w:id="813" w:author="Filip Dutina" w:date="2018-08-14T14:14:00Z">
        <w:r w:rsidRPr="00D96694">
          <w:rPr>
            <w:rStyle w:val="Hyperlink"/>
            <w:rPrChange w:id="814" w:author="Aleksa Corovic" w:date="2018-08-21T12:50:00Z">
              <w:rPr>
                <w:rStyle w:val="Hyperlink"/>
                <w:noProof/>
              </w:rPr>
            </w:rPrChange>
          </w:rPr>
          <w:fldChar w:fldCharType="begin"/>
        </w:r>
        <w:r w:rsidRPr="00D96694">
          <w:rPr>
            <w:rStyle w:val="Hyperlink"/>
            <w:rPrChange w:id="815" w:author="Aleksa Corovic" w:date="2018-08-21T12:50:00Z">
              <w:rPr>
                <w:rStyle w:val="Hyperlink"/>
                <w:noProof/>
              </w:rPr>
            </w:rPrChange>
          </w:rPr>
          <w:instrText xml:space="preserve"> </w:instrText>
        </w:r>
        <w:r w:rsidRPr="00D96694">
          <w:rPr>
            <w:rPrChange w:id="816" w:author="Aleksa Corovic" w:date="2018-08-21T12:50:00Z">
              <w:rPr>
                <w:noProof/>
              </w:rPr>
            </w:rPrChange>
          </w:rPr>
          <w:instrText>HYPERLINK \l "_Toc522019415"</w:instrText>
        </w:r>
        <w:r w:rsidRPr="00D96694">
          <w:rPr>
            <w:rStyle w:val="Hyperlink"/>
            <w:rPrChange w:id="817" w:author="Aleksa Corovic" w:date="2018-08-21T12:50:00Z">
              <w:rPr>
                <w:rStyle w:val="Hyperlink"/>
                <w:noProof/>
              </w:rPr>
            </w:rPrChange>
          </w:rPr>
          <w:instrText xml:space="preserve"> </w:instrText>
        </w:r>
        <w:r w:rsidRPr="00D96694">
          <w:rPr>
            <w:rStyle w:val="Hyperlink"/>
            <w:rPrChange w:id="818" w:author="Aleksa Corovic" w:date="2018-08-21T12:50:00Z">
              <w:rPr>
                <w:rStyle w:val="Hyperlink"/>
                <w:noProof/>
              </w:rPr>
            </w:rPrChange>
          </w:rPr>
          <w:fldChar w:fldCharType="separate"/>
        </w:r>
        <w:r w:rsidRPr="00D96694">
          <w:rPr>
            <w:rStyle w:val="Hyperlink"/>
            <w:rPrChange w:id="819" w:author="Aleksa Corovic" w:date="2018-08-21T12:50:00Z">
              <w:rPr>
                <w:rStyle w:val="Hyperlink"/>
                <w:noProof/>
                <w:lang w:val="en-GB"/>
              </w:rPr>
            </w:rPrChange>
          </w:rPr>
          <w:t>4.2.5</w:t>
        </w:r>
        <w:r w:rsidRPr="00D96694">
          <w:rPr>
            <w:rFonts w:asciiTheme="minorHAnsi" w:eastAsiaTheme="minorEastAsia" w:hAnsiTheme="minorHAnsi" w:cstheme="minorBidi"/>
            <w:sz w:val="22"/>
            <w:szCs w:val="22"/>
            <w:lang w:eastAsia="en-GB"/>
            <w:rPrChange w:id="82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21" w:author="Aleksa Corovic" w:date="2018-08-21T12:50:00Z">
              <w:rPr>
                <w:rStyle w:val="Hyperlink"/>
                <w:noProof/>
                <w:lang w:val="en-GB"/>
              </w:rPr>
            </w:rPrChange>
          </w:rPr>
          <w:t>Slanje datoteka</w:t>
        </w:r>
        <w:r w:rsidRPr="00D96694">
          <w:rPr>
            <w:webHidden/>
            <w:rPrChange w:id="822" w:author="Aleksa Corovic" w:date="2018-08-21T12:50:00Z">
              <w:rPr>
                <w:noProof/>
                <w:webHidden/>
              </w:rPr>
            </w:rPrChange>
          </w:rPr>
          <w:tab/>
        </w:r>
        <w:r w:rsidRPr="00D96694">
          <w:rPr>
            <w:webHidden/>
            <w:rPrChange w:id="823" w:author="Aleksa Corovic" w:date="2018-08-21T12:50:00Z">
              <w:rPr>
                <w:noProof/>
                <w:webHidden/>
              </w:rPr>
            </w:rPrChange>
          </w:rPr>
          <w:fldChar w:fldCharType="begin"/>
        </w:r>
        <w:r w:rsidRPr="00D96694">
          <w:rPr>
            <w:webHidden/>
            <w:rPrChange w:id="824" w:author="Aleksa Corovic" w:date="2018-08-21T12:50:00Z">
              <w:rPr>
                <w:noProof/>
                <w:webHidden/>
              </w:rPr>
            </w:rPrChange>
          </w:rPr>
          <w:instrText xml:space="preserve"> PAGEREF _Toc522019415 \h </w:instrText>
        </w:r>
      </w:ins>
      <w:r w:rsidRPr="00D96694">
        <w:rPr>
          <w:webHidden/>
          <w:rPrChange w:id="825" w:author="Aleksa Corovic" w:date="2018-08-21T12:50:00Z">
            <w:rPr>
              <w:webHidden/>
            </w:rPr>
          </w:rPrChange>
        </w:rPr>
      </w:r>
      <w:r w:rsidRPr="00D96694">
        <w:rPr>
          <w:webHidden/>
          <w:rPrChange w:id="826" w:author="Aleksa Corovic" w:date="2018-08-21T12:50:00Z">
            <w:rPr>
              <w:noProof/>
              <w:webHidden/>
            </w:rPr>
          </w:rPrChange>
        </w:rPr>
        <w:fldChar w:fldCharType="separate"/>
      </w:r>
      <w:ins w:id="827" w:author="Filip Dutina" w:date="2018-08-14T14:14:00Z">
        <w:r w:rsidRPr="00D96694">
          <w:rPr>
            <w:webHidden/>
            <w:rPrChange w:id="828" w:author="Aleksa Corovic" w:date="2018-08-21T12:50:00Z">
              <w:rPr>
                <w:noProof/>
                <w:webHidden/>
              </w:rPr>
            </w:rPrChange>
          </w:rPr>
          <w:t>22</w:t>
        </w:r>
        <w:r w:rsidRPr="00D96694">
          <w:rPr>
            <w:webHidden/>
            <w:rPrChange w:id="829" w:author="Aleksa Corovic" w:date="2018-08-21T12:50:00Z">
              <w:rPr>
                <w:noProof/>
                <w:webHidden/>
              </w:rPr>
            </w:rPrChange>
          </w:rPr>
          <w:fldChar w:fldCharType="end"/>
        </w:r>
        <w:r w:rsidRPr="00D96694">
          <w:rPr>
            <w:rStyle w:val="Hyperlink"/>
            <w:rPrChange w:id="830" w:author="Aleksa Corovic" w:date="2018-08-21T12:50:00Z">
              <w:rPr>
                <w:rStyle w:val="Hyperlink"/>
                <w:noProof/>
              </w:rPr>
            </w:rPrChange>
          </w:rPr>
          <w:fldChar w:fldCharType="end"/>
        </w:r>
      </w:ins>
    </w:p>
    <w:p w14:paraId="468A81BF" w14:textId="77777777" w:rsidR="0037741D" w:rsidRPr="00D96694" w:rsidRDefault="0037741D">
      <w:pPr>
        <w:pStyle w:val="TOC3"/>
        <w:tabs>
          <w:tab w:val="left" w:pos="1667"/>
          <w:tab w:val="right" w:leader="dot" w:pos="9345"/>
        </w:tabs>
        <w:rPr>
          <w:ins w:id="831" w:author="Filip Dutina" w:date="2018-08-14T14:14:00Z"/>
          <w:rFonts w:asciiTheme="minorHAnsi" w:eastAsiaTheme="minorEastAsia" w:hAnsiTheme="minorHAnsi" w:cstheme="minorBidi"/>
          <w:sz w:val="22"/>
          <w:szCs w:val="22"/>
          <w:lang w:eastAsia="en-GB"/>
          <w:rPrChange w:id="832" w:author="Aleksa Corovic" w:date="2018-08-21T12:50:00Z">
            <w:rPr>
              <w:ins w:id="833" w:author="Filip Dutina" w:date="2018-08-14T14:14:00Z"/>
              <w:rFonts w:asciiTheme="minorHAnsi" w:eastAsiaTheme="minorEastAsia" w:hAnsiTheme="minorHAnsi" w:cstheme="minorBidi"/>
              <w:noProof/>
              <w:sz w:val="22"/>
              <w:szCs w:val="22"/>
              <w:lang w:val="en-GB" w:eastAsia="en-GB"/>
            </w:rPr>
          </w:rPrChange>
        </w:rPr>
      </w:pPr>
      <w:ins w:id="834" w:author="Filip Dutina" w:date="2018-08-14T14:14:00Z">
        <w:r w:rsidRPr="00D96694">
          <w:rPr>
            <w:rStyle w:val="Hyperlink"/>
            <w:rPrChange w:id="835" w:author="Aleksa Corovic" w:date="2018-08-21T12:50:00Z">
              <w:rPr>
                <w:rStyle w:val="Hyperlink"/>
                <w:noProof/>
              </w:rPr>
            </w:rPrChange>
          </w:rPr>
          <w:fldChar w:fldCharType="begin"/>
        </w:r>
        <w:r w:rsidRPr="00D96694">
          <w:rPr>
            <w:rStyle w:val="Hyperlink"/>
            <w:rPrChange w:id="836" w:author="Aleksa Corovic" w:date="2018-08-21T12:50:00Z">
              <w:rPr>
                <w:rStyle w:val="Hyperlink"/>
                <w:noProof/>
              </w:rPr>
            </w:rPrChange>
          </w:rPr>
          <w:instrText xml:space="preserve"> </w:instrText>
        </w:r>
        <w:r w:rsidRPr="00D96694">
          <w:rPr>
            <w:rPrChange w:id="837" w:author="Aleksa Corovic" w:date="2018-08-21T12:50:00Z">
              <w:rPr>
                <w:noProof/>
              </w:rPr>
            </w:rPrChange>
          </w:rPr>
          <w:instrText>HYPERLINK \l "_Toc522019416"</w:instrText>
        </w:r>
        <w:r w:rsidRPr="00D96694">
          <w:rPr>
            <w:rStyle w:val="Hyperlink"/>
            <w:rPrChange w:id="838" w:author="Aleksa Corovic" w:date="2018-08-21T12:50:00Z">
              <w:rPr>
                <w:rStyle w:val="Hyperlink"/>
                <w:noProof/>
              </w:rPr>
            </w:rPrChange>
          </w:rPr>
          <w:instrText xml:space="preserve"> </w:instrText>
        </w:r>
        <w:r w:rsidRPr="00D96694">
          <w:rPr>
            <w:rStyle w:val="Hyperlink"/>
            <w:rPrChange w:id="839" w:author="Aleksa Corovic" w:date="2018-08-21T12:50:00Z">
              <w:rPr>
                <w:rStyle w:val="Hyperlink"/>
                <w:noProof/>
              </w:rPr>
            </w:rPrChange>
          </w:rPr>
          <w:fldChar w:fldCharType="separate"/>
        </w:r>
        <w:r w:rsidRPr="00D96694">
          <w:rPr>
            <w:rStyle w:val="Hyperlink"/>
            <w:rPrChange w:id="840" w:author="Aleksa Corovic" w:date="2018-08-21T12:50:00Z">
              <w:rPr>
                <w:rStyle w:val="Hyperlink"/>
                <w:noProof/>
                <w:lang w:val="en-GB"/>
              </w:rPr>
            </w:rPrChange>
          </w:rPr>
          <w:t>4.2.6</w:t>
        </w:r>
        <w:r w:rsidRPr="00D96694">
          <w:rPr>
            <w:rFonts w:asciiTheme="minorHAnsi" w:eastAsiaTheme="minorEastAsia" w:hAnsiTheme="minorHAnsi" w:cstheme="minorBidi"/>
            <w:sz w:val="22"/>
            <w:szCs w:val="22"/>
            <w:lang w:eastAsia="en-GB"/>
            <w:rPrChange w:id="84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42" w:author="Aleksa Corovic" w:date="2018-08-21T12:50:00Z">
              <w:rPr>
                <w:rStyle w:val="Hyperlink"/>
                <w:noProof/>
                <w:lang w:val="en-GB"/>
              </w:rPr>
            </w:rPrChange>
          </w:rPr>
          <w:t>Prebrojavanje datoteka u željenom direktorijumu</w:t>
        </w:r>
        <w:r w:rsidRPr="00D96694">
          <w:rPr>
            <w:webHidden/>
            <w:rPrChange w:id="843" w:author="Aleksa Corovic" w:date="2018-08-21T12:50:00Z">
              <w:rPr>
                <w:noProof/>
                <w:webHidden/>
              </w:rPr>
            </w:rPrChange>
          </w:rPr>
          <w:tab/>
        </w:r>
        <w:r w:rsidRPr="00D96694">
          <w:rPr>
            <w:webHidden/>
            <w:rPrChange w:id="844" w:author="Aleksa Corovic" w:date="2018-08-21T12:50:00Z">
              <w:rPr>
                <w:noProof/>
                <w:webHidden/>
              </w:rPr>
            </w:rPrChange>
          </w:rPr>
          <w:fldChar w:fldCharType="begin"/>
        </w:r>
        <w:r w:rsidRPr="00D96694">
          <w:rPr>
            <w:webHidden/>
            <w:rPrChange w:id="845" w:author="Aleksa Corovic" w:date="2018-08-21T12:50:00Z">
              <w:rPr>
                <w:noProof/>
                <w:webHidden/>
              </w:rPr>
            </w:rPrChange>
          </w:rPr>
          <w:instrText xml:space="preserve"> PAGEREF _Toc522019416 \h </w:instrText>
        </w:r>
      </w:ins>
      <w:r w:rsidRPr="00D96694">
        <w:rPr>
          <w:webHidden/>
          <w:rPrChange w:id="846" w:author="Aleksa Corovic" w:date="2018-08-21T12:50:00Z">
            <w:rPr>
              <w:webHidden/>
            </w:rPr>
          </w:rPrChange>
        </w:rPr>
      </w:r>
      <w:r w:rsidRPr="00D96694">
        <w:rPr>
          <w:webHidden/>
          <w:rPrChange w:id="847" w:author="Aleksa Corovic" w:date="2018-08-21T12:50:00Z">
            <w:rPr>
              <w:noProof/>
              <w:webHidden/>
            </w:rPr>
          </w:rPrChange>
        </w:rPr>
        <w:fldChar w:fldCharType="separate"/>
      </w:r>
      <w:ins w:id="848" w:author="Filip Dutina" w:date="2018-08-14T14:14:00Z">
        <w:r w:rsidRPr="00D96694">
          <w:rPr>
            <w:webHidden/>
            <w:rPrChange w:id="849" w:author="Aleksa Corovic" w:date="2018-08-21T12:50:00Z">
              <w:rPr>
                <w:noProof/>
                <w:webHidden/>
              </w:rPr>
            </w:rPrChange>
          </w:rPr>
          <w:t>23</w:t>
        </w:r>
        <w:r w:rsidRPr="00D96694">
          <w:rPr>
            <w:webHidden/>
            <w:rPrChange w:id="850" w:author="Aleksa Corovic" w:date="2018-08-21T12:50:00Z">
              <w:rPr>
                <w:noProof/>
                <w:webHidden/>
              </w:rPr>
            </w:rPrChange>
          </w:rPr>
          <w:fldChar w:fldCharType="end"/>
        </w:r>
        <w:r w:rsidRPr="00D96694">
          <w:rPr>
            <w:rStyle w:val="Hyperlink"/>
            <w:rPrChange w:id="851" w:author="Aleksa Corovic" w:date="2018-08-21T12:50:00Z">
              <w:rPr>
                <w:rStyle w:val="Hyperlink"/>
                <w:noProof/>
              </w:rPr>
            </w:rPrChange>
          </w:rPr>
          <w:fldChar w:fldCharType="end"/>
        </w:r>
      </w:ins>
    </w:p>
    <w:p w14:paraId="4AA045BE" w14:textId="77777777" w:rsidR="0037741D" w:rsidRPr="00D96694" w:rsidRDefault="0037741D">
      <w:pPr>
        <w:pStyle w:val="TOC3"/>
        <w:tabs>
          <w:tab w:val="left" w:pos="1667"/>
          <w:tab w:val="right" w:leader="dot" w:pos="9345"/>
        </w:tabs>
        <w:rPr>
          <w:ins w:id="852" w:author="Filip Dutina" w:date="2018-08-14T14:14:00Z"/>
          <w:rFonts w:asciiTheme="minorHAnsi" w:eastAsiaTheme="minorEastAsia" w:hAnsiTheme="minorHAnsi" w:cstheme="minorBidi"/>
          <w:sz w:val="22"/>
          <w:szCs w:val="22"/>
          <w:lang w:eastAsia="en-GB"/>
          <w:rPrChange w:id="853" w:author="Aleksa Corovic" w:date="2018-08-21T12:50:00Z">
            <w:rPr>
              <w:ins w:id="854" w:author="Filip Dutina" w:date="2018-08-14T14:14:00Z"/>
              <w:rFonts w:asciiTheme="minorHAnsi" w:eastAsiaTheme="minorEastAsia" w:hAnsiTheme="minorHAnsi" w:cstheme="minorBidi"/>
              <w:noProof/>
              <w:sz w:val="22"/>
              <w:szCs w:val="22"/>
              <w:lang w:val="en-GB" w:eastAsia="en-GB"/>
            </w:rPr>
          </w:rPrChange>
        </w:rPr>
      </w:pPr>
      <w:ins w:id="855" w:author="Filip Dutina" w:date="2018-08-14T14:14:00Z">
        <w:r w:rsidRPr="00D96694">
          <w:rPr>
            <w:rStyle w:val="Hyperlink"/>
            <w:rPrChange w:id="856" w:author="Aleksa Corovic" w:date="2018-08-21T12:50:00Z">
              <w:rPr>
                <w:rStyle w:val="Hyperlink"/>
                <w:noProof/>
              </w:rPr>
            </w:rPrChange>
          </w:rPr>
          <w:fldChar w:fldCharType="begin"/>
        </w:r>
        <w:r w:rsidRPr="00D96694">
          <w:rPr>
            <w:rStyle w:val="Hyperlink"/>
            <w:rPrChange w:id="857" w:author="Aleksa Corovic" w:date="2018-08-21T12:50:00Z">
              <w:rPr>
                <w:rStyle w:val="Hyperlink"/>
                <w:noProof/>
              </w:rPr>
            </w:rPrChange>
          </w:rPr>
          <w:instrText xml:space="preserve"> </w:instrText>
        </w:r>
        <w:r w:rsidRPr="00D96694">
          <w:rPr>
            <w:rPrChange w:id="858" w:author="Aleksa Corovic" w:date="2018-08-21T12:50:00Z">
              <w:rPr>
                <w:noProof/>
              </w:rPr>
            </w:rPrChange>
          </w:rPr>
          <w:instrText>HYPERLINK \l "_Toc522019417"</w:instrText>
        </w:r>
        <w:r w:rsidRPr="00D96694">
          <w:rPr>
            <w:rStyle w:val="Hyperlink"/>
            <w:rPrChange w:id="859" w:author="Aleksa Corovic" w:date="2018-08-21T12:50:00Z">
              <w:rPr>
                <w:rStyle w:val="Hyperlink"/>
                <w:noProof/>
              </w:rPr>
            </w:rPrChange>
          </w:rPr>
          <w:instrText xml:space="preserve"> </w:instrText>
        </w:r>
        <w:r w:rsidRPr="00D96694">
          <w:rPr>
            <w:rStyle w:val="Hyperlink"/>
            <w:rPrChange w:id="860" w:author="Aleksa Corovic" w:date="2018-08-21T12:50:00Z">
              <w:rPr>
                <w:rStyle w:val="Hyperlink"/>
                <w:noProof/>
              </w:rPr>
            </w:rPrChange>
          </w:rPr>
          <w:fldChar w:fldCharType="separate"/>
        </w:r>
        <w:r w:rsidRPr="00D96694">
          <w:rPr>
            <w:rStyle w:val="Hyperlink"/>
            <w:rPrChange w:id="861" w:author="Aleksa Corovic" w:date="2018-08-21T12:50:00Z">
              <w:rPr>
                <w:rStyle w:val="Hyperlink"/>
                <w:noProof/>
                <w:lang w:val="en-GB"/>
              </w:rPr>
            </w:rPrChange>
          </w:rPr>
          <w:t>4.2.7</w:t>
        </w:r>
        <w:r w:rsidRPr="00D96694">
          <w:rPr>
            <w:rFonts w:asciiTheme="minorHAnsi" w:eastAsiaTheme="minorEastAsia" w:hAnsiTheme="minorHAnsi" w:cstheme="minorBidi"/>
            <w:sz w:val="22"/>
            <w:szCs w:val="22"/>
            <w:lang w:eastAsia="en-GB"/>
            <w:rPrChange w:id="86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63" w:author="Aleksa Corovic" w:date="2018-08-21T12:50:00Z">
              <w:rPr>
                <w:rStyle w:val="Hyperlink"/>
                <w:noProof/>
                <w:lang w:val="en-GB"/>
              </w:rPr>
            </w:rPrChange>
          </w:rPr>
          <w:t>E</w:t>
        </w:r>
        <w:r w:rsidRPr="00D96694">
          <w:rPr>
            <w:rStyle w:val="Hyperlink"/>
            <w:rPrChange w:id="864" w:author="Aleksa Corovic" w:date="2018-08-21T12:50:00Z">
              <w:rPr>
                <w:rStyle w:val="Hyperlink"/>
                <w:noProof/>
              </w:rPr>
            </w:rPrChange>
          </w:rPr>
          <w:t>nkripcija paketa</w:t>
        </w:r>
        <w:r w:rsidRPr="00D96694">
          <w:rPr>
            <w:webHidden/>
            <w:rPrChange w:id="865" w:author="Aleksa Corovic" w:date="2018-08-21T12:50:00Z">
              <w:rPr>
                <w:noProof/>
                <w:webHidden/>
              </w:rPr>
            </w:rPrChange>
          </w:rPr>
          <w:tab/>
        </w:r>
        <w:r w:rsidRPr="00D96694">
          <w:rPr>
            <w:webHidden/>
            <w:rPrChange w:id="866" w:author="Aleksa Corovic" w:date="2018-08-21T12:50:00Z">
              <w:rPr>
                <w:noProof/>
                <w:webHidden/>
              </w:rPr>
            </w:rPrChange>
          </w:rPr>
          <w:fldChar w:fldCharType="begin"/>
        </w:r>
        <w:r w:rsidRPr="00D96694">
          <w:rPr>
            <w:webHidden/>
            <w:rPrChange w:id="867" w:author="Aleksa Corovic" w:date="2018-08-21T12:50:00Z">
              <w:rPr>
                <w:noProof/>
                <w:webHidden/>
              </w:rPr>
            </w:rPrChange>
          </w:rPr>
          <w:instrText xml:space="preserve"> PAGEREF _Toc522019417 \h </w:instrText>
        </w:r>
      </w:ins>
      <w:r w:rsidRPr="00D96694">
        <w:rPr>
          <w:webHidden/>
          <w:rPrChange w:id="868" w:author="Aleksa Corovic" w:date="2018-08-21T12:50:00Z">
            <w:rPr>
              <w:webHidden/>
            </w:rPr>
          </w:rPrChange>
        </w:rPr>
      </w:r>
      <w:r w:rsidRPr="00D96694">
        <w:rPr>
          <w:webHidden/>
          <w:rPrChange w:id="869" w:author="Aleksa Corovic" w:date="2018-08-21T12:50:00Z">
            <w:rPr>
              <w:noProof/>
              <w:webHidden/>
            </w:rPr>
          </w:rPrChange>
        </w:rPr>
        <w:fldChar w:fldCharType="separate"/>
      </w:r>
      <w:ins w:id="870" w:author="Filip Dutina" w:date="2018-08-14T14:14:00Z">
        <w:r w:rsidRPr="00D96694">
          <w:rPr>
            <w:webHidden/>
            <w:rPrChange w:id="871" w:author="Aleksa Corovic" w:date="2018-08-21T12:50:00Z">
              <w:rPr>
                <w:noProof/>
                <w:webHidden/>
              </w:rPr>
            </w:rPrChange>
          </w:rPr>
          <w:t>23</w:t>
        </w:r>
        <w:r w:rsidRPr="00D96694">
          <w:rPr>
            <w:webHidden/>
            <w:rPrChange w:id="872" w:author="Aleksa Corovic" w:date="2018-08-21T12:50:00Z">
              <w:rPr>
                <w:noProof/>
                <w:webHidden/>
              </w:rPr>
            </w:rPrChange>
          </w:rPr>
          <w:fldChar w:fldCharType="end"/>
        </w:r>
        <w:r w:rsidRPr="00D96694">
          <w:rPr>
            <w:rStyle w:val="Hyperlink"/>
            <w:rPrChange w:id="873" w:author="Aleksa Corovic" w:date="2018-08-21T12:50:00Z">
              <w:rPr>
                <w:rStyle w:val="Hyperlink"/>
                <w:noProof/>
              </w:rPr>
            </w:rPrChange>
          </w:rPr>
          <w:fldChar w:fldCharType="end"/>
        </w:r>
      </w:ins>
    </w:p>
    <w:p w14:paraId="01A05D33" w14:textId="77777777" w:rsidR="0037741D" w:rsidRPr="00D96694" w:rsidRDefault="0037741D">
      <w:pPr>
        <w:pStyle w:val="TOC2"/>
        <w:rPr>
          <w:ins w:id="874" w:author="Filip Dutina" w:date="2018-08-14T14:14:00Z"/>
          <w:rFonts w:asciiTheme="minorHAnsi" w:eastAsiaTheme="minorEastAsia" w:hAnsiTheme="minorHAnsi" w:cstheme="minorBidi"/>
          <w:sz w:val="22"/>
          <w:szCs w:val="22"/>
          <w:lang w:eastAsia="en-GB"/>
          <w:rPrChange w:id="875" w:author="Aleksa Corovic" w:date="2018-08-21T12:50:00Z">
            <w:rPr>
              <w:ins w:id="876" w:author="Filip Dutina" w:date="2018-08-14T14:14:00Z"/>
              <w:rFonts w:asciiTheme="minorHAnsi" w:eastAsiaTheme="minorEastAsia" w:hAnsiTheme="minorHAnsi" w:cstheme="minorBidi"/>
              <w:noProof/>
              <w:sz w:val="22"/>
              <w:szCs w:val="22"/>
              <w:lang w:val="en-GB" w:eastAsia="en-GB"/>
            </w:rPr>
          </w:rPrChange>
        </w:rPr>
      </w:pPr>
      <w:ins w:id="877" w:author="Filip Dutina" w:date="2018-08-14T14:14:00Z">
        <w:r w:rsidRPr="00D96694">
          <w:rPr>
            <w:rStyle w:val="Hyperlink"/>
            <w:rPrChange w:id="878" w:author="Aleksa Corovic" w:date="2018-08-21T12:50:00Z">
              <w:rPr>
                <w:rStyle w:val="Hyperlink"/>
                <w:noProof/>
              </w:rPr>
            </w:rPrChange>
          </w:rPr>
          <w:fldChar w:fldCharType="begin"/>
        </w:r>
        <w:r w:rsidRPr="00D96694">
          <w:rPr>
            <w:rStyle w:val="Hyperlink"/>
            <w:rPrChange w:id="879" w:author="Aleksa Corovic" w:date="2018-08-21T12:50:00Z">
              <w:rPr>
                <w:rStyle w:val="Hyperlink"/>
                <w:noProof/>
              </w:rPr>
            </w:rPrChange>
          </w:rPr>
          <w:instrText xml:space="preserve"> </w:instrText>
        </w:r>
        <w:r w:rsidRPr="00D96694">
          <w:rPr>
            <w:rPrChange w:id="880" w:author="Aleksa Corovic" w:date="2018-08-21T12:50:00Z">
              <w:rPr>
                <w:noProof/>
              </w:rPr>
            </w:rPrChange>
          </w:rPr>
          <w:instrText>HYPERLINK \l "_Toc522019418"</w:instrText>
        </w:r>
        <w:r w:rsidRPr="00D96694">
          <w:rPr>
            <w:rStyle w:val="Hyperlink"/>
            <w:rPrChange w:id="881" w:author="Aleksa Corovic" w:date="2018-08-21T12:50:00Z">
              <w:rPr>
                <w:rStyle w:val="Hyperlink"/>
                <w:noProof/>
              </w:rPr>
            </w:rPrChange>
          </w:rPr>
          <w:instrText xml:space="preserve"> </w:instrText>
        </w:r>
        <w:r w:rsidRPr="00D96694">
          <w:rPr>
            <w:rStyle w:val="Hyperlink"/>
            <w:rPrChange w:id="882" w:author="Aleksa Corovic" w:date="2018-08-21T12:50:00Z">
              <w:rPr>
                <w:rStyle w:val="Hyperlink"/>
                <w:noProof/>
              </w:rPr>
            </w:rPrChange>
          </w:rPr>
          <w:fldChar w:fldCharType="separate"/>
        </w:r>
        <w:r w:rsidRPr="00D96694">
          <w:rPr>
            <w:rStyle w:val="Hyperlink"/>
            <w:rPrChange w:id="883" w:author="Aleksa Corovic" w:date="2018-08-21T12:50:00Z">
              <w:rPr>
                <w:rStyle w:val="Hyperlink"/>
                <w:noProof/>
              </w:rPr>
            </w:rPrChange>
          </w:rPr>
          <w:t>4.3</w:t>
        </w:r>
        <w:r w:rsidRPr="00D96694">
          <w:rPr>
            <w:rFonts w:asciiTheme="minorHAnsi" w:eastAsiaTheme="minorEastAsia" w:hAnsiTheme="minorHAnsi" w:cstheme="minorBidi"/>
            <w:sz w:val="22"/>
            <w:szCs w:val="22"/>
            <w:lang w:eastAsia="en-GB"/>
            <w:rPrChange w:id="88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85" w:author="Aleksa Corovic" w:date="2018-08-21T12:50:00Z">
              <w:rPr>
                <w:rStyle w:val="Hyperlink"/>
                <w:noProof/>
                <w:lang w:val="en-GB"/>
              </w:rPr>
            </w:rPrChange>
          </w:rPr>
          <w:t>Graf</w:t>
        </w:r>
        <w:r w:rsidRPr="00D96694">
          <w:rPr>
            <w:rStyle w:val="Hyperlink"/>
            <w:rPrChange w:id="886" w:author="Aleksa Corovic" w:date="2018-08-21T12:50:00Z">
              <w:rPr>
                <w:rStyle w:val="Hyperlink"/>
                <w:noProof/>
              </w:rPr>
            </w:rPrChange>
          </w:rPr>
          <w:t>ička korisnička sprega</w:t>
        </w:r>
        <w:r w:rsidRPr="00D96694">
          <w:rPr>
            <w:webHidden/>
            <w:rPrChange w:id="887" w:author="Aleksa Corovic" w:date="2018-08-21T12:50:00Z">
              <w:rPr>
                <w:noProof/>
                <w:webHidden/>
              </w:rPr>
            </w:rPrChange>
          </w:rPr>
          <w:tab/>
        </w:r>
        <w:r w:rsidRPr="00D96694">
          <w:rPr>
            <w:webHidden/>
            <w:rPrChange w:id="888" w:author="Aleksa Corovic" w:date="2018-08-21T12:50:00Z">
              <w:rPr>
                <w:noProof/>
                <w:webHidden/>
              </w:rPr>
            </w:rPrChange>
          </w:rPr>
          <w:fldChar w:fldCharType="begin"/>
        </w:r>
        <w:r w:rsidRPr="00D96694">
          <w:rPr>
            <w:webHidden/>
            <w:rPrChange w:id="889" w:author="Aleksa Corovic" w:date="2018-08-21T12:50:00Z">
              <w:rPr>
                <w:noProof/>
                <w:webHidden/>
              </w:rPr>
            </w:rPrChange>
          </w:rPr>
          <w:instrText xml:space="preserve"> PAGEREF _Toc522019418 \h </w:instrText>
        </w:r>
      </w:ins>
      <w:r w:rsidRPr="00D96694">
        <w:rPr>
          <w:webHidden/>
          <w:rPrChange w:id="890" w:author="Aleksa Corovic" w:date="2018-08-21T12:50:00Z">
            <w:rPr>
              <w:webHidden/>
            </w:rPr>
          </w:rPrChange>
        </w:rPr>
      </w:r>
      <w:r w:rsidRPr="00D96694">
        <w:rPr>
          <w:webHidden/>
          <w:rPrChange w:id="891" w:author="Aleksa Corovic" w:date="2018-08-21T12:50:00Z">
            <w:rPr>
              <w:noProof/>
              <w:webHidden/>
            </w:rPr>
          </w:rPrChange>
        </w:rPr>
        <w:fldChar w:fldCharType="separate"/>
      </w:r>
      <w:ins w:id="892" w:author="Filip Dutina" w:date="2018-08-14T14:14:00Z">
        <w:r w:rsidRPr="00D96694">
          <w:rPr>
            <w:webHidden/>
            <w:rPrChange w:id="893" w:author="Aleksa Corovic" w:date="2018-08-21T12:50:00Z">
              <w:rPr>
                <w:noProof/>
                <w:webHidden/>
              </w:rPr>
            </w:rPrChange>
          </w:rPr>
          <w:t>24</w:t>
        </w:r>
        <w:r w:rsidRPr="00D96694">
          <w:rPr>
            <w:webHidden/>
            <w:rPrChange w:id="894" w:author="Aleksa Corovic" w:date="2018-08-21T12:50:00Z">
              <w:rPr>
                <w:noProof/>
                <w:webHidden/>
              </w:rPr>
            </w:rPrChange>
          </w:rPr>
          <w:fldChar w:fldCharType="end"/>
        </w:r>
        <w:r w:rsidRPr="00D96694">
          <w:rPr>
            <w:rStyle w:val="Hyperlink"/>
            <w:rPrChange w:id="895" w:author="Aleksa Corovic" w:date="2018-08-21T12:50:00Z">
              <w:rPr>
                <w:rStyle w:val="Hyperlink"/>
                <w:noProof/>
              </w:rPr>
            </w:rPrChange>
          </w:rPr>
          <w:fldChar w:fldCharType="end"/>
        </w:r>
      </w:ins>
    </w:p>
    <w:p w14:paraId="00241279" w14:textId="77777777" w:rsidR="0037741D" w:rsidRPr="00D96694" w:rsidRDefault="0037741D">
      <w:pPr>
        <w:pStyle w:val="TOC1"/>
        <w:rPr>
          <w:ins w:id="896" w:author="Filip Dutina" w:date="2018-08-14T14:14:00Z"/>
          <w:rFonts w:asciiTheme="minorHAnsi" w:eastAsiaTheme="minorEastAsia" w:hAnsiTheme="minorHAnsi" w:cstheme="minorBidi"/>
          <w:sz w:val="22"/>
          <w:szCs w:val="22"/>
          <w:lang w:val="sr-Latn-RS" w:eastAsia="en-GB"/>
          <w:rPrChange w:id="897" w:author="Aleksa Corovic" w:date="2018-08-21T12:50:00Z">
            <w:rPr>
              <w:ins w:id="898" w:author="Filip Dutina" w:date="2018-08-14T14:14:00Z"/>
              <w:rFonts w:asciiTheme="minorHAnsi" w:eastAsiaTheme="minorEastAsia" w:hAnsiTheme="minorHAnsi" w:cstheme="minorBidi"/>
              <w:noProof/>
              <w:sz w:val="22"/>
              <w:szCs w:val="22"/>
              <w:lang w:val="en-GB" w:eastAsia="en-GB"/>
            </w:rPr>
          </w:rPrChange>
        </w:rPr>
      </w:pPr>
      <w:ins w:id="899" w:author="Filip Dutina" w:date="2018-08-14T14:14:00Z">
        <w:r w:rsidRPr="00D96694">
          <w:rPr>
            <w:rStyle w:val="Hyperlink"/>
            <w:lang w:val="sr-Latn-RS"/>
            <w:rPrChange w:id="900" w:author="Aleksa Corovic" w:date="2018-08-21T12:50:00Z">
              <w:rPr>
                <w:rStyle w:val="Hyperlink"/>
                <w:noProof/>
              </w:rPr>
            </w:rPrChange>
          </w:rPr>
          <w:fldChar w:fldCharType="begin"/>
        </w:r>
        <w:r w:rsidRPr="00D96694">
          <w:rPr>
            <w:rStyle w:val="Hyperlink"/>
            <w:lang w:val="sr-Latn-RS"/>
            <w:rPrChange w:id="901" w:author="Aleksa Corovic" w:date="2018-08-21T12:50:00Z">
              <w:rPr>
                <w:rStyle w:val="Hyperlink"/>
                <w:noProof/>
              </w:rPr>
            </w:rPrChange>
          </w:rPr>
          <w:instrText xml:space="preserve"> </w:instrText>
        </w:r>
        <w:r w:rsidRPr="00D96694">
          <w:rPr>
            <w:lang w:val="sr-Latn-RS"/>
            <w:rPrChange w:id="902" w:author="Aleksa Corovic" w:date="2018-08-21T12:50:00Z">
              <w:rPr>
                <w:noProof/>
              </w:rPr>
            </w:rPrChange>
          </w:rPr>
          <w:instrText>HYPERLINK \l "_Toc522019419"</w:instrText>
        </w:r>
        <w:r w:rsidRPr="00D96694">
          <w:rPr>
            <w:rStyle w:val="Hyperlink"/>
            <w:lang w:val="sr-Latn-RS"/>
            <w:rPrChange w:id="903" w:author="Aleksa Corovic" w:date="2018-08-21T12:50:00Z">
              <w:rPr>
                <w:rStyle w:val="Hyperlink"/>
                <w:noProof/>
              </w:rPr>
            </w:rPrChange>
          </w:rPr>
          <w:instrText xml:space="preserve"> </w:instrText>
        </w:r>
        <w:r w:rsidRPr="00D96694">
          <w:rPr>
            <w:rStyle w:val="Hyperlink"/>
            <w:lang w:val="sr-Latn-RS"/>
            <w:rPrChange w:id="904" w:author="Aleksa Corovic" w:date="2018-08-21T12:50:00Z">
              <w:rPr>
                <w:rStyle w:val="Hyperlink"/>
                <w:noProof/>
              </w:rPr>
            </w:rPrChange>
          </w:rPr>
          <w:fldChar w:fldCharType="separate"/>
        </w:r>
        <w:r w:rsidRPr="00D96694">
          <w:rPr>
            <w:rStyle w:val="Hyperlink"/>
            <w:lang w:val="sr-Latn-RS"/>
            <w:rPrChange w:id="905" w:author="Aleksa Corovic" w:date="2018-08-21T12:50:00Z">
              <w:rPr>
                <w:rStyle w:val="Hyperlink"/>
                <w:noProof/>
                <w:lang w:val="en-GB"/>
              </w:rPr>
            </w:rPrChange>
          </w:rPr>
          <w:t>5.</w:t>
        </w:r>
        <w:r w:rsidRPr="00D96694">
          <w:rPr>
            <w:rFonts w:asciiTheme="minorHAnsi" w:eastAsiaTheme="minorEastAsia" w:hAnsiTheme="minorHAnsi" w:cstheme="minorBidi"/>
            <w:sz w:val="22"/>
            <w:szCs w:val="22"/>
            <w:lang w:val="sr-Latn-RS" w:eastAsia="en-GB"/>
            <w:rPrChange w:id="90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07" w:author="Aleksa Corovic" w:date="2018-08-21T12:50:00Z">
              <w:rPr>
                <w:rStyle w:val="Hyperlink"/>
                <w:noProof/>
                <w:lang w:val="en-GB"/>
              </w:rPr>
            </w:rPrChange>
          </w:rPr>
          <w:t>Testiranje i verifikacija</w:t>
        </w:r>
        <w:r w:rsidRPr="00D96694">
          <w:rPr>
            <w:webHidden/>
            <w:lang w:val="sr-Latn-RS"/>
            <w:rPrChange w:id="908" w:author="Aleksa Corovic" w:date="2018-08-21T12:50:00Z">
              <w:rPr>
                <w:noProof/>
                <w:webHidden/>
              </w:rPr>
            </w:rPrChange>
          </w:rPr>
          <w:tab/>
        </w:r>
        <w:r w:rsidRPr="00D96694">
          <w:rPr>
            <w:webHidden/>
            <w:lang w:val="sr-Latn-RS"/>
            <w:rPrChange w:id="909" w:author="Aleksa Corovic" w:date="2018-08-21T12:50:00Z">
              <w:rPr>
                <w:noProof/>
                <w:webHidden/>
              </w:rPr>
            </w:rPrChange>
          </w:rPr>
          <w:fldChar w:fldCharType="begin"/>
        </w:r>
        <w:r w:rsidRPr="00D96694">
          <w:rPr>
            <w:webHidden/>
            <w:lang w:val="sr-Latn-RS"/>
            <w:rPrChange w:id="910" w:author="Aleksa Corovic" w:date="2018-08-21T12:50:00Z">
              <w:rPr>
                <w:noProof/>
                <w:webHidden/>
              </w:rPr>
            </w:rPrChange>
          </w:rPr>
          <w:instrText xml:space="preserve"> PAGEREF _Toc522019419 \h </w:instrText>
        </w:r>
      </w:ins>
      <w:r w:rsidRPr="00D96694">
        <w:rPr>
          <w:webHidden/>
          <w:lang w:val="sr-Latn-RS"/>
          <w:rPrChange w:id="911" w:author="Aleksa Corovic" w:date="2018-08-21T12:50:00Z">
            <w:rPr>
              <w:webHidden/>
              <w:lang w:val="sr-Latn-RS"/>
            </w:rPr>
          </w:rPrChange>
        </w:rPr>
      </w:r>
      <w:r w:rsidRPr="00D96694">
        <w:rPr>
          <w:webHidden/>
          <w:lang w:val="sr-Latn-RS"/>
          <w:rPrChange w:id="912" w:author="Aleksa Corovic" w:date="2018-08-21T12:50:00Z">
            <w:rPr>
              <w:noProof/>
              <w:webHidden/>
            </w:rPr>
          </w:rPrChange>
        </w:rPr>
        <w:fldChar w:fldCharType="separate"/>
      </w:r>
      <w:ins w:id="913" w:author="Filip Dutina" w:date="2018-08-14T14:14:00Z">
        <w:r w:rsidRPr="00D96694">
          <w:rPr>
            <w:webHidden/>
            <w:lang w:val="sr-Latn-RS"/>
            <w:rPrChange w:id="914" w:author="Aleksa Corovic" w:date="2018-08-21T12:50:00Z">
              <w:rPr>
                <w:noProof/>
                <w:webHidden/>
              </w:rPr>
            </w:rPrChange>
          </w:rPr>
          <w:t>25</w:t>
        </w:r>
        <w:r w:rsidRPr="00D96694">
          <w:rPr>
            <w:webHidden/>
            <w:lang w:val="sr-Latn-RS"/>
            <w:rPrChange w:id="915" w:author="Aleksa Corovic" w:date="2018-08-21T12:50:00Z">
              <w:rPr>
                <w:noProof/>
                <w:webHidden/>
              </w:rPr>
            </w:rPrChange>
          </w:rPr>
          <w:fldChar w:fldCharType="end"/>
        </w:r>
        <w:r w:rsidRPr="00D96694">
          <w:rPr>
            <w:rStyle w:val="Hyperlink"/>
            <w:lang w:val="sr-Latn-RS"/>
            <w:rPrChange w:id="916" w:author="Aleksa Corovic" w:date="2018-08-21T12:50:00Z">
              <w:rPr>
                <w:rStyle w:val="Hyperlink"/>
                <w:noProof/>
              </w:rPr>
            </w:rPrChange>
          </w:rPr>
          <w:fldChar w:fldCharType="end"/>
        </w:r>
      </w:ins>
    </w:p>
    <w:p w14:paraId="02E54E21" w14:textId="77777777" w:rsidR="0037741D" w:rsidRPr="00D96694" w:rsidRDefault="0037741D">
      <w:pPr>
        <w:pStyle w:val="TOC1"/>
        <w:rPr>
          <w:ins w:id="917" w:author="Filip Dutina" w:date="2018-08-14T14:14:00Z"/>
          <w:rFonts w:asciiTheme="minorHAnsi" w:eastAsiaTheme="minorEastAsia" w:hAnsiTheme="minorHAnsi" w:cstheme="minorBidi"/>
          <w:sz w:val="22"/>
          <w:szCs w:val="22"/>
          <w:lang w:val="sr-Latn-RS" w:eastAsia="en-GB"/>
          <w:rPrChange w:id="918" w:author="Aleksa Corovic" w:date="2018-08-21T12:50:00Z">
            <w:rPr>
              <w:ins w:id="919" w:author="Filip Dutina" w:date="2018-08-14T14:14:00Z"/>
              <w:rFonts w:asciiTheme="minorHAnsi" w:eastAsiaTheme="minorEastAsia" w:hAnsiTheme="minorHAnsi" w:cstheme="minorBidi"/>
              <w:noProof/>
              <w:sz w:val="22"/>
              <w:szCs w:val="22"/>
              <w:lang w:val="en-GB" w:eastAsia="en-GB"/>
            </w:rPr>
          </w:rPrChange>
        </w:rPr>
      </w:pPr>
      <w:ins w:id="920" w:author="Filip Dutina" w:date="2018-08-14T14:14:00Z">
        <w:r w:rsidRPr="00D96694">
          <w:rPr>
            <w:rStyle w:val="Hyperlink"/>
            <w:lang w:val="sr-Latn-RS"/>
            <w:rPrChange w:id="921" w:author="Aleksa Corovic" w:date="2018-08-21T12:50:00Z">
              <w:rPr>
                <w:rStyle w:val="Hyperlink"/>
                <w:noProof/>
              </w:rPr>
            </w:rPrChange>
          </w:rPr>
          <w:fldChar w:fldCharType="begin"/>
        </w:r>
        <w:r w:rsidRPr="00D96694">
          <w:rPr>
            <w:rStyle w:val="Hyperlink"/>
            <w:lang w:val="sr-Latn-RS"/>
            <w:rPrChange w:id="922" w:author="Aleksa Corovic" w:date="2018-08-21T12:50:00Z">
              <w:rPr>
                <w:rStyle w:val="Hyperlink"/>
                <w:noProof/>
              </w:rPr>
            </w:rPrChange>
          </w:rPr>
          <w:instrText xml:space="preserve"> </w:instrText>
        </w:r>
        <w:r w:rsidRPr="00D96694">
          <w:rPr>
            <w:lang w:val="sr-Latn-RS"/>
            <w:rPrChange w:id="923" w:author="Aleksa Corovic" w:date="2018-08-21T12:50:00Z">
              <w:rPr>
                <w:noProof/>
              </w:rPr>
            </w:rPrChange>
          </w:rPr>
          <w:instrText>HYPERLINK \l "_Toc522019420"</w:instrText>
        </w:r>
        <w:r w:rsidRPr="00D96694">
          <w:rPr>
            <w:rStyle w:val="Hyperlink"/>
            <w:lang w:val="sr-Latn-RS"/>
            <w:rPrChange w:id="924" w:author="Aleksa Corovic" w:date="2018-08-21T12:50:00Z">
              <w:rPr>
                <w:rStyle w:val="Hyperlink"/>
                <w:noProof/>
              </w:rPr>
            </w:rPrChange>
          </w:rPr>
          <w:instrText xml:space="preserve"> </w:instrText>
        </w:r>
        <w:r w:rsidRPr="00D96694">
          <w:rPr>
            <w:rStyle w:val="Hyperlink"/>
            <w:lang w:val="sr-Latn-RS"/>
            <w:rPrChange w:id="925" w:author="Aleksa Corovic" w:date="2018-08-21T12:50:00Z">
              <w:rPr>
                <w:rStyle w:val="Hyperlink"/>
                <w:noProof/>
              </w:rPr>
            </w:rPrChange>
          </w:rPr>
          <w:fldChar w:fldCharType="separate"/>
        </w:r>
        <w:r w:rsidRPr="00D96694">
          <w:rPr>
            <w:rStyle w:val="Hyperlink"/>
            <w:lang w:val="sr-Latn-RS"/>
            <w:rPrChange w:id="926" w:author="Aleksa Corovic" w:date="2018-08-21T12:50:00Z">
              <w:rPr>
                <w:rStyle w:val="Hyperlink"/>
                <w:noProof/>
                <w:lang w:val="en-GB"/>
              </w:rPr>
            </w:rPrChange>
          </w:rPr>
          <w:t>6.</w:t>
        </w:r>
        <w:r w:rsidRPr="00D96694">
          <w:rPr>
            <w:rFonts w:asciiTheme="minorHAnsi" w:eastAsiaTheme="minorEastAsia" w:hAnsiTheme="minorHAnsi" w:cstheme="minorBidi"/>
            <w:sz w:val="22"/>
            <w:szCs w:val="22"/>
            <w:lang w:val="sr-Latn-RS" w:eastAsia="en-GB"/>
            <w:rPrChange w:id="92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28" w:author="Aleksa Corovic" w:date="2018-08-21T12:50:00Z">
              <w:rPr>
                <w:rStyle w:val="Hyperlink"/>
                <w:noProof/>
                <w:lang w:val="en-GB"/>
              </w:rPr>
            </w:rPrChange>
          </w:rPr>
          <w:t>Zaklju</w:t>
        </w:r>
        <w:r w:rsidRPr="00D96694">
          <w:rPr>
            <w:rStyle w:val="Hyperlink"/>
            <w:lang w:val="sr-Latn-RS"/>
            <w:rPrChange w:id="929" w:author="Aleksa Corovic" w:date="2018-08-21T12:50:00Z">
              <w:rPr>
                <w:rStyle w:val="Hyperlink"/>
                <w:noProof/>
                <w:lang w:val="sr-Latn-RS"/>
              </w:rPr>
            </w:rPrChange>
          </w:rPr>
          <w:t>č</w:t>
        </w:r>
        <w:r w:rsidRPr="00D96694">
          <w:rPr>
            <w:rStyle w:val="Hyperlink"/>
            <w:lang w:val="sr-Latn-RS"/>
            <w:rPrChange w:id="930" w:author="Aleksa Corovic" w:date="2018-08-21T12:50:00Z">
              <w:rPr>
                <w:rStyle w:val="Hyperlink"/>
                <w:noProof/>
                <w:lang w:val="en-GB"/>
              </w:rPr>
            </w:rPrChange>
          </w:rPr>
          <w:t>ak</w:t>
        </w:r>
        <w:r w:rsidRPr="00D96694">
          <w:rPr>
            <w:webHidden/>
            <w:lang w:val="sr-Latn-RS"/>
            <w:rPrChange w:id="931" w:author="Aleksa Corovic" w:date="2018-08-21T12:50:00Z">
              <w:rPr>
                <w:noProof/>
                <w:webHidden/>
              </w:rPr>
            </w:rPrChange>
          </w:rPr>
          <w:tab/>
        </w:r>
        <w:r w:rsidRPr="00D96694">
          <w:rPr>
            <w:webHidden/>
            <w:lang w:val="sr-Latn-RS"/>
            <w:rPrChange w:id="932" w:author="Aleksa Corovic" w:date="2018-08-21T12:50:00Z">
              <w:rPr>
                <w:noProof/>
                <w:webHidden/>
              </w:rPr>
            </w:rPrChange>
          </w:rPr>
          <w:fldChar w:fldCharType="begin"/>
        </w:r>
        <w:r w:rsidRPr="00D96694">
          <w:rPr>
            <w:webHidden/>
            <w:lang w:val="sr-Latn-RS"/>
            <w:rPrChange w:id="933" w:author="Aleksa Corovic" w:date="2018-08-21T12:50:00Z">
              <w:rPr>
                <w:noProof/>
                <w:webHidden/>
              </w:rPr>
            </w:rPrChange>
          </w:rPr>
          <w:instrText xml:space="preserve"> PAGEREF _Toc522019420 \h </w:instrText>
        </w:r>
      </w:ins>
      <w:r w:rsidRPr="00D96694">
        <w:rPr>
          <w:webHidden/>
          <w:lang w:val="sr-Latn-RS"/>
          <w:rPrChange w:id="934" w:author="Aleksa Corovic" w:date="2018-08-21T12:50:00Z">
            <w:rPr>
              <w:webHidden/>
              <w:lang w:val="sr-Latn-RS"/>
            </w:rPr>
          </w:rPrChange>
        </w:rPr>
      </w:r>
      <w:r w:rsidRPr="00D96694">
        <w:rPr>
          <w:webHidden/>
          <w:lang w:val="sr-Latn-RS"/>
          <w:rPrChange w:id="935" w:author="Aleksa Corovic" w:date="2018-08-21T12:50:00Z">
            <w:rPr>
              <w:noProof/>
              <w:webHidden/>
            </w:rPr>
          </w:rPrChange>
        </w:rPr>
        <w:fldChar w:fldCharType="separate"/>
      </w:r>
      <w:ins w:id="936" w:author="Filip Dutina" w:date="2018-08-14T14:14:00Z">
        <w:r w:rsidRPr="00D96694">
          <w:rPr>
            <w:webHidden/>
            <w:lang w:val="sr-Latn-RS"/>
            <w:rPrChange w:id="937" w:author="Aleksa Corovic" w:date="2018-08-21T12:50:00Z">
              <w:rPr>
                <w:noProof/>
                <w:webHidden/>
              </w:rPr>
            </w:rPrChange>
          </w:rPr>
          <w:t>29</w:t>
        </w:r>
        <w:r w:rsidRPr="00D96694">
          <w:rPr>
            <w:webHidden/>
            <w:lang w:val="sr-Latn-RS"/>
            <w:rPrChange w:id="938" w:author="Aleksa Corovic" w:date="2018-08-21T12:50:00Z">
              <w:rPr>
                <w:noProof/>
                <w:webHidden/>
              </w:rPr>
            </w:rPrChange>
          </w:rPr>
          <w:fldChar w:fldCharType="end"/>
        </w:r>
        <w:r w:rsidRPr="00D96694">
          <w:rPr>
            <w:rStyle w:val="Hyperlink"/>
            <w:lang w:val="sr-Latn-RS"/>
            <w:rPrChange w:id="939" w:author="Aleksa Corovic" w:date="2018-08-21T12:50:00Z">
              <w:rPr>
                <w:rStyle w:val="Hyperlink"/>
                <w:noProof/>
              </w:rPr>
            </w:rPrChange>
          </w:rPr>
          <w:fldChar w:fldCharType="end"/>
        </w:r>
      </w:ins>
    </w:p>
    <w:p w14:paraId="31F3005F" w14:textId="77777777" w:rsidR="0037741D" w:rsidRPr="00D96694" w:rsidRDefault="0037741D">
      <w:pPr>
        <w:pStyle w:val="TOC1"/>
        <w:rPr>
          <w:ins w:id="940" w:author="Filip Dutina" w:date="2018-08-14T14:14:00Z"/>
          <w:rFonts w:asciiTheme="minorHAnsi" w:eastAsiaTheme="minorEastAsia" w:hAnsiTheme="minorHAnsi" w:cstheme="minorBidi"/>
          <w:sz w:val="22"/>
          <w:szCs w:val="22"/>
          <w:lang w:val="sr-Latn-RS" w:eastAsia="en-GB"/>
          <w:rPrChange w:id="941" w:author="Aleksa Corovic" w:date="2018-08-21T12:50:00Z">
            <w:rPr>
              <w:ins w:id="942" w:author="Filip Dutina" w:date="2018-08-14T14:14:00Z"/>
              <w:rFonts w:asciiTheme="minorHAnsi" w:eastAsiaTheme="minorEastAsia" w:hAnsiTheme="minorHAnsi" w:cstheme="minorBidi"/>
              <w:noProof/>
              <w:sz w:val="22"/>
              <w:szCs w:val="22"/>
              <w:lang w:val="en-GB" w:eastAsia="en-GB"/>
            </w:rPr>
          </w:rPrChange>
        </w:rPr>
      </w:pPr>
      <w:ins w:id="943" w:author="Filip Dutina" w:date="2018-08-14T14:14:00Z">
        <w:r w:rsidRPr="00D96694">
          <w:rPr>
            <w:rStyle w:val="Hyperlink"/>
            <w:lang w:val="sr-Latn-RS"/>
            <w:rPrChange w:id="944" w:author="Aleksa Corovic" w:date="2018-08-21T12:50:00Z">
              <w:rPr>
                <w:rStyle w:val="Hyperlink"/>
                <w:noProof/>
              </w:rPr>
            </w:rPrChange>
          </w:rPr>
          <w:fldChar w:fldCharType="begin"/>
        </w:r>
        <w:r w:rsidRPr="00D96694">
          <w:rPr>
            <w:rStyle w:val="Hyperlink"/>
            <w:lang w:val="sr-Latn-RS"/>
            <w:rPrChange w:id="945" w:author="Aleksa Corovic" w:date="2018-08-21T12:50:00Z">
              <w:rPr>
                <w:rStyle w:val="Hyperlink"/>
                <w:noProof/>
              </w:rPr>
            </w:rPrChange>
          </w:rPr>
          <w:instrText xml:space="preserve"> </w:instrText>
        </w:r>
        <w:r w:rsidRPr="00D96694">
          <w:rPr>
            <w:lang w:val="sr-Latn-RS"/>
            <w:rPrChange w:id="946" w:author="Aleksa Corovic" w:date="2018-08-21T12:50:00Z">
              <w:rPr>
                <w:noProof/>
              </w:rPr>
            </w:rPrChange>
          </w:rPr>
          <w:instrText>HYPERLINK \l "_Toc522019421"</w:instrText>
        </w:r>
        <w:r w:rsidRPr="00D96694">
          <w:rPr>
            <w:rStyle w:val="Hyperlink"/>
            <w:lang w:val="sr-Latn-RS"/>
            <w:rPrChange w:id="947" w:author="Aleksa Corovic" w:date="2018-08-21T12:50:00Z">
              <w:rPr>
                <w:rStyle w:val="Hyperlink"/>
                <w:noProof/>
              </w:rPr>
            </w:rPrChange>
          </w:rPr>
          <w:instrText xml:space="preserve"> </w:instrText>
        </w:r>
        <w:r w:rsidRPr="00D96694">
          <w:rPr>
            <w:rStyle w:val="Hyperlink"/>
            <w:lang w:val="sr-Latn-RS"/>
            <w:rPrChange w:id="948" w:author="Aleksa Corovic" w:date="2018-08-21T12:50:00Z">
              <w:rPr>
                <w:rStyle w:val="Hyperlink"/>
                <w:noProof/>
              </w:rPr>
            </w:rPrChange>
          </w:rPr>
          <w:fldChar w:fldCharType="separate"/>
        </w:r>
        <w:r w:rsidRPr="00D96694">
          <w:rPr>
            <w:rStyle w:val="Hyperlink"/>
            <w:lang w:val="sr-Latn-RS"/>
            <w:rPrChange w:id="949" w:author="Aleksa Corovic" w:date="2018-08-21T12:50:00Z">
              <w:rPr>
                <w:rStyle w:val="Hyperlink"/>
                <w:noProof/>
              </w:rPr>
            </w:rPrChange>
          </w:rPr>
          <w:t>7.</w:t>
        </w:r>
        <w:r w:rsidRPr="00D96694">
          <w:rPr>
            <w:rFonts w:asciiTheme="minorHAnsi" w:eastAsiaTheme="minorEastAsia" w:hAnsiTheme="minorHAnsi" w:cstheme="minorBidi"/>
            <w:sz w:val="22"/>
            <w:szCs w:val="22"/>
            <w:lang w:val="sr-Latn-RS" w:eastAsia="en-GB"/>
            <w:rPrChange w:id="95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51" w:author="Aleksa Corovic" w:date="2018-08-21T12:50:00Z">
              <w:rPr>
                <w:rStyle w:val="Hyperlink"/>
                <w:noProof/>
              </w:rPr>
            </w:rPrChange>
          </w:rPr>
          <w:t>Reference</w:t>
        </w:r>
        <w:r w:rsidRPr="00D96694">
          <w:rPr>
            <w:webHidden/>
            <w:lang w:val="sr-Latn-RS"/>
            <w:rPrChange w:id="952" w:author="Aleksa Corovic" w:date="2018-08-21T12:50:00Z">
              <w:rPr>
                <w:noProof/>
                <w:webHidden/>
              </w:rPr>
            </w:rPrChange>
          </w:rPr>
          <w:tab/>
        </w:r>
        <w:r w:rsidRPr="00D96694">
          <w:rPr>
            <w:webHidden/>
            <w:lang w:val="sr-Latn-RS"/>
            <w:rPrChange w:id="953" w:author="Aleksa Corovic" w:date="2018-08-21T12:50:00Z">
              <w:rPr>
                <w:noProof/>
                <w:webHidden/>
              </w:rPr>
            </w:rPrChange>
          </w:rPr>
          <w:fldChar w:fldCharType="begin"/>
        </w:r>
        <w:r w:rsidRPr="00D96694">
          <w:rPr>
            <w:webHidden/>
            <w:lang w:val="sr-Latn-RS"/>
            <w:rPrChange w:id="954" w:author="Aleksa Corovic" w:date="2018-08-21T12:50:00Z">
              <w:rPr>
                <w:noProof/>
                <w:webHidden/>
              </w:rPr>
            </w:rPrChange>
          </w:rPr>
          <w:instrText xml:space="preserve"> PAGEREF _Toc522019421 \h </w:instrText>
        </w:r>
      </w:ins>
      <w:r w:rsidRPr="00D96694">
        <w:rPr>
          <w:webHidden/>
          <w:lang w:val="sr-Latn-RS"/>
          <w:rPrChange w:id="955" w:author="Aleksa Corovic" w:date="2018-08-21T12:50:00Z">
            <w:rPr>
              <w:webHidden/>
              <w:lang w:val="sr-Latn-RS"/>
            </w:rPr>
          </w:rPrChange>
        </w:rPr>
      </w:r>
      <w:r w:rsidRPr="00D96694">
        <w:rPr>
          <w:webHidden/>
          <w:lang w:val="sr-Latn-RS"/>
          <w:rPrChange w:id="956" w:author="Aleksa Corovic" w:date="2018-08-21T12:50:00Z">
            <w:rPr>
              <w:noProof/>
              <w:webHidden/>
            </w:rPr>
          </w:rPrChange>
        </w:rPr>
        <w:fldChar w:fldCharType="separate"/>
      </w:r>
      <w:ins w:id="957" w:author="Filip Dutina" w:date="2018-08-14T14:14:00Z">
        <w:r w:rsidRPr="00D96694">
          <w:rPr>
            <w:webHidden/>
            <w:lang w:val="sr-Latn-RS"/>
            <w:rPrChange w:id="958" w:author="Aleksa Corovic" w:date="2018-08-21T12:50:00Z">
              <w:rPr>
                <w:noProof/>
                <w:webHidden/>
              </w:rPr>
            </w:rPrChange>
          </w:rPr>
          <w:t>30</w:t>
        </w:r>
        <w:r w:rsidRPr="00D96694">
          <w:rPr>
            <w:webHidden/>
            <w:lang w:val="sr-Latn-RS"/>
            <w:rPrChange w:id="959" w:author="Aleksa Corovic" w:date="2018-08-21T12:50:00Z">
              <w:rPr>
                <w:noProof/>
                <w:webHidden/>
              </w:rPr>
            </w:rPrChange>
          </w:rPr>
          <w:fldChar w:fldCharType="end"/>
        </w:r>
        <w:r w:rsidRPr="00D96694">
          <w:rPr>
            <w:rStyle w:val="Hyperlink"/>
            <w:lang w:val="sr-Latn-RS"/>
            <w:rPrChange w:id="960" w:author="Aleksa Corovic" w:date="2018-08-21T12:50:00Z">
              <w:rPr>
                <w:rStyle w:val="Hyperlink"/>
                <w:noProof/>
              </w:rPr>
            </w:rPrChange>
          </w:rPr>
          <w:fldChar w:fldCharType="end"/>
        </w:r>
      </w:ins>
    </w:p>
    <w:p w14:paraId="69699230" w14:textId="77777777" w:rsidR="007B0442" w:rsidRPr="00D96694" w:rsidDel="0090337A" w:rsidRDefault="007B0442" w:rsidP="0090337A">
      <w:pPr>
        <w:pStyle w:val="TOC1"/>
        <w:rPr>
          <w:del w:id="961" w:author="Filip Dutina" w:date="2018-07-12T11:22:00Z"/>
          <w:rFonts w:asciiTheme="minorHAnsi" w:eastAsiaTheme="minorEastAsia" w:hAnsiTheme="minorHAnsi" w:cstheme="minorBidi"/>
          <w:sz w:val="22"/>
          <w:szCs w:val="22"/>
          <w:lang w:val="sr-Latn-RS" w:eastAsia="en-GB"/>
          <w:rPrChange w:id="962" w:author="Aleksa Corovic" w:date="2018-08-21T12:50:00Z">
            <w:rPr>
              <w:del w:id="963" w:author="Filip Dutina" w:date="2018-07-12T11:22:00Z"/>
              <w:rFonts w:asciiTheme="minorHAnsi" w:eastAsiaTheme="minorEastAsia" w:hAnsiTheme="minorHAnsi" w:cstheme="minorBidi"/>
              <w:noProof/>
              <w:sz w:val="22"/>
              <w:szCs w:val="22"/>
              <w:lang w:val="en-GB" w:eastAsia="en-GB"/>
            </w:rPr>
          </w:rPrChange>
        </w:rPr>
      </w:pPr>
      <w:del w:id="964" w:author="Filip Dutina" w:date="2018-07-12T11:22:00Z">
        <w:r w:rsidRPr="00D96694" w:rsidDel="0090337A">
          <w:rPr>
            <w:lang w:val="sr-Latn-RS"/>
            <w:rPrChange w:id="965" w:author="Aleksa Corovic" w:date="2018-08-21T12:50:00Z">
              <w:rPr>
                <w:rStyle w:val="Hyperlink"/>
                <w:noProof/>
              </w:rPr>
            </w:rPrChange>
          </w:rPr>
          <w:delText>1.</w:delText>
        </w:r>
        <w:r w:rsidRPr="00D96694" w:rsidDel="0090337A">
          <w:rPr>
            <w:rFonts w:asciiTheme="minorHAnsi" w:eastAsiaTheme="minorEastAsia" w:hAnsiTheme="minorHAnsi" w:cstheme="minorBidi"/>
            <w:sz w:val="22"/>
            <w:szCs w:val="22"/>
            <w:lang w:val="sr-Latn-RS" w:eastAsia="en-GB"/>
            <w:rPrChange w:id="96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67" w:author="Aleksa Corovic" w:date="2018-08-21T12:50:00Z">
              <w:rPr>
                <w:rStyle w:val="Hyperlink"/>
                <w:noProof/>
              </w:rPr>
            </w:rPrChange>
          </w:rPr>
          <w:delText>Uvod</w:delText>
        </w:r>
        <w:r w:rsidRPr="00D96694" w:rsidDel="0090337A">
          <w:rPr>
            <w:webHidden/>
            <w:lang w:val="sr-Latn-RS"/>
            <w:rPrChange w:id="968" w:author="Aleksa Corovic" w:date="2018-08-21T12:50:00Z">
              <w:rPr>
                <w:noProof/>
                <w:webHidden/>
              </w:rPr>
            </w:rPrChange>
          </w:rPr>
          <w:tab/>
          <w:delText>1</w:delText>
        </w:r>
      </w:del>
    </w:p>
    <w:p w14:paraId="121A24F1" w14:textId="77777777" w:rsidR="007B0442" w:rsidRPr="00D96694" w:rsidDel="0090337A" w:rsidRDefault="007B0442" w:rsidP="0090337A">
      <w:pPr>
        <w:pStyle w:val="TOC1"/>
        <w:rPr>
          <w:del w:id="969" w:author="Filip Dutina" w:date="2018-07-12T11:22:00Z"/>
          <w:rFonts w:asciiTheme="minorHAnsi" w:eastAsiaTheme="minorEastAsia" w:hAnsiTheme="minorHAnsi" w:cstheme="minorBidi"/>
          <w:sz w:val="22"/>
          <w:szCs w:val="22"/>
          <w:lang w:val="sr-Latn-RS" w:eastAsia="en-GB"/>
          <w:rPrChange w:id="970" w:author="Aleksa Corovic" w:date="2018-08-21T12:50:00Z">
            <w:rPr>
              <w:del w:id="971" w:author="Filip Dutina" w:date="2018-07-12T11:22:00Z"/>
              <w:rFonts w:asciiTheme="minorHAnsi" w:eastAsiaTheme="minorEastAsia" w:hAnsiTheme="minorHAnsi" w:cstheme="minorBidi"/>
              <w:noProof/>
              <w:sz w:val="22"/>
              <w:szCs w:val="22"/>
              <w:lang w:val="en-GB" w:eastAsia="en-GB"/>
            </w:rPr>
          </w:rPrChange>
        </w:rPr>
      </w:pPr>
      <w:del w:id="972" w:author="Filip Dutina" w:date="2018-07-12T11:22:00Z">
        <w:r w:rsidRPr="00D96694" w:rsidDel="0090337A">
          <w:rPr>
            <w:lang w:val="sr-Latn-RS"/>
            <w:rPrChange w:id="973" w:author="Aleksa Corovic" w:date="2018-08-21T12:50:00Z">
              <w:rPr>
                <w:rStyle w:val="Hyperlink"/>
                <w:noProof/>
              </w:rPr>
            </w:rPrChange>
          </w:rPr>
          <w:delText>2.</w:delText>
        </w:r>
        <w:r w:rsidRPr="00D96694" w:rsidDel="0090337A">
          <w:rPr>
            <w:rFonts w:asciiTheme="minorHAnsi" w:eastAsiaTheme="minorEastAsia" w:hAnsiTheme="minorHAnsi" w:cstheme="minorBidi"/>
            <w:sz w:val="22"/>
            <w:szCs w:val="22"/>
            <w:lang w:val="sr-Latn-RS" w:eastAsia="en-GB"/>
            <w:rPrChange w:id="97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5" w:author="Aleksa Corovic" w:date="2018-08-21T12:50:00Z">
              <w:rPr>
                <w:rStyle w:val="Hyperlink"/>
                <w:noProof/>
              </w:rPr>
            </w:rPrChange>
          </w:rPr>
          <w:delText>Teorijske osnove</w:delText>
        </w:r>
        <w:r w:rsidRPr="00D96694" w:rsidDel="0090337A">
          <w:rPr>
            <w:webHidden/>
            <w:lang w:val="sr-Latn-RS"/>
            <w:rPrChange w:id="976" w:author="Aleksa Corovic" w:date="2018-08-21T12:50:00Z">
              <w:rPr>
                <w:noProof/>
                <w:webHidden/>
              </w:rPr>
            </w:rPrChange>
          </w:rPr>
          <w:tab/>
          <w:delText>3</w:delText>
        </w:r>
      </w:del>
    </w:p>
    <w:p w14:paraId="1007DB70" w14:textId="77777777" w:rsidR="007B0442" w:rsidRPr="00D96694" w:rsidDel="0090337A" w:rsidRDefault="007B0442">
      <w:pPr>
        <w:pStyle w:val="TOC2"/>
        <w:rPr>
          <w:del w:id="977" w:author="Filip Dutina" w:date="2018-07-12T11:22:00Z"/>
          <w:rFonts w:asciiTheme="minorHAnsi" w:eastAsiaTheme="minorEastAsia" w:hAnsiTheme="minorHAnsi" w:cstheme="minorBidi"/>
          <w:sz w:val="22"/>
          <w:szCs w:val="22"/>
          <w:lang w:eastAsia="en-GB"/>
          <w:rPrChange w:id="978" w:author="Aleksa Corovic" w:date="2018-08-21T12:50:00Z">
            <w:rPr>
              <w:del w:id="979" w:author="Filip Dutina" w:date="2018-07-12T11:22:00Z"/>
              <w:rFonts w:asciiTheme="minorHAnsi" w:eastAsiaTheme="minorEastAsia" w:hAnsiTheme="minorHAnsi" w:cstheme="minorBidi"/>
              <w:noProof/>
              <w:sz w:val="22"/>
              <w:szCs w:val="22"/>
              <w:lang w:val="en-GB" w:eastAsia="en-GB"/>
            </w:rPr>
          </w:rPrChange>
        </w:rPr>
      </w:pPr>
      <w:del w:id="980" w:author="Filip Dutina" w:date="2018-07-12T11:22:00Z">
        <w:r w:rsidRPr="00D96694" w:rsidDel="0090337A">
          <w:rPr>
            <w:rPrChange w:id="981" w:author="Aleksa Corovic" w:date="2018-08-21T12:50:00Z">
              <w:rPr>
                <w:rStyle w:val="Hyperlink"/>
                <w:noProof/>
              </w:rPr>
            </w:rPrChange>
          </w:rPr>
          <w:delText>2.1</w:delText>
        </w:r>
        <w:r w:rsidRPr="00D96694" w:rsidDel="0090337A">
          <w:rPr>
            <w:rFonts w:asciiTheme="minorHAnsi" w:eastAsiaTheme="minorEastAsia" w:hAnsiTheme="minorHAnsi" w:cstheme="minorBidi"/>
            <w:sz w:val="22"/>
            <w:szCs w:val="22"/>
            <w:lang w:eastAsia="en-GB"/>
            <w:rPrChange w:id="98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3" w:author="Aleksa Corovic" w:date="2018-08-21T12:50:00Z">
              <w:rPr>
                <w:rStyle w:val="Hyperlink"/>
                <w:noProof/>
              </w:rPr>
            </w:rPrChange>
          </w:rPr>
          <w:delText>BroadR-Reach interfejs</w:delText>
        </w:r>
        <w:r w:rsidRPr="00D96694" w:rsidDel="0090337A">
          <w:rPr>
            <w:webHidden/>
            <w:rPrChange w:id="984" w:author="Aleksa Corovic" w:date="2018-08-21T12:50:00Z">
              <w:rPr>
                <w:noProof/>
                <w:webHidden/>
              </w:rPr>
            </w:rPrChange>
          </w:rPr>
          <w:tab/>
          <w:delText>3</w:delText>
        </w:r>
      </w:del>
    </w:p>
    <w:p w14:paraId="187A1FC5" w14:textId="77777777" w:rsidR="007B0442" w:rsidRPr="00D96694" w:rsidDel="0090337A" w:rsidRDefault="007B0442">
      <w:pPr>
        <w:pStyle w:val="TOC2"/>
        <w:rPr>
          <w:del w:id="985" w:author="Filip Dutina" w:date="2018-07-12T11:22:00Z"/>
          <w:rFonts w:asciiTheme="minorHAnsi" w:eastAsiaTheme="minorEastAsia" w:hAnsiTheme="minorHAnsi" w:cstheme="minorBidi"/>
          <w:sz w:val="22"/>
          <w:szCs w:val="22"/>
          <w:lang w:eastAsia="en-GB"/>
          <w:rPrChange w:id="986" w:author="Aleksa Corovic" w:date="2018-08-21T12:50:00Z">
            <w:rPr>
              <w:del w:id="987" w:author="Filip Dutina" w:date="2018-07-12T11:22:00Z"/>
              <w:rFonts w:asciiTheme="minorHAnsi" w:eastAsiaTheme="minorEastAsia" w:hAnsiTheme="minorHAnsi" w:cstheme="minorBidi"/>
              <w:noProof/>
              <w:sz w:val="22"/>
              <w:szCs w:val="22"/>
              <w:lang w:val="en-GB" w:eastAsia="en-GB"/>
            </w:rPr>
          </w:rPrChange>
        </w:rPr>
      </w:pPr>
      <w:del w:id="988" w:author="Filip Dutina" w:date="2018-07-12T11:22:00Z">
        <w:r w:rsidRPr="00D96694" w:rsidDel="0090337A">
          <w:rPr>
            <w:rPrChange w:id="989" w:author="Aleksa Corovic" w:date="2018-08-21T12:50:00Z">
              <w:rPr>
                <w:rStyle w:val="Hyperlink"/>
                <w:noProof/>
              </w:rPr>
            </w:rPrChange>
          </w:rPr>
          <w:delText>2.2</w:delText>
        </w:r>
        <w:r w:rsidRPr="00D96694" w:rsidDel="0090337A">
          <w:rPr>
            <w:rFonts w:asciiTheme="minorHAnsi" w:eastAsiaTheme="minorEastAsia" w:hAnsiTheme="minorHAnsi" w:cstheme="minorBidi"/>
            <w:sz w:val="22"/>
            <w:szCs w:val="22"/>
            <w:lang w:eastAsia="en-GB"/>
            <w:rPrChange w:id="99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1" w:author="Aleksa Corovic" w:date="2018-08-21T12:50:00Z">
              <w:rPr>
                <w:rStyle w:val="Hyperlink"/>
                <w:noProof/>
              </w:rPr>
            </w:rPrChange>
          </w:rPr>
          <w:delText>TCP protokol</w:delText>
        </w:r>
        <w:r w:rsidRPr="00D96694" w:rsidDel="0090337A">
          <w:rPr>
            <w:webHidden/>
            <w:rPrChange w:id="992" w:author="Aleksa Corovic" w:date="2018-08-21T12:50:00Z">
              <w:rPr>
                <w:noProof/>
                <w:webHidden/>
              </w:rPr>
            </w:rPrChange>
          </w:rPr>
          <w:tab/>
          <w:delText>4</w:delText>
        </w:r>
      </w:del>
    </w:p>
    <w:p w14:paraId="2021985E" w14:textId="77777777" w:rsidR="007B0442" w:rsidRPr="00D96694" w:rsidDel="0090337A" w:rsidRDefault="007B0442">
      <w:pPr>
        <w:pStyle w:val="TOC3"/>
        <w:tabs>
          <w:tab w:val="left" w:pos="1667"/>
          <w:tab w:val="right" w:leader="dot" w:pos="9345"/>
        </w:tabs>
        <w:rPr>
          <w:del w:id="993" w:author="Filip Dutina" w:date="2018-07-12T11:22:00Z"/>
          <w:rFonts w:asciiTheme="minorHAnsi" w:eastAsiaTheme="minorEastAsia" w:hAnsiTheme="minorHAnsi" w:cstheme="minorBidi"/>
          <w:sz w:val="22"/>
          <w:szCs w:val="22"/>
          <w:lang w:eastAsia="en-GB"/>
          <w:rPrChange w:id="994" w:author="Aleksa Corovic" w:date="2018-08-21T12:50:00Z">
            <w:rPr>
              <w:del w:id="995" w:author="Filip Dutina" w:date="2018-07-12T11:22:00Z"/>
              <w:rFonts w:asciiTheme="minorHAnsi" w:eastAsiaTheme="minorEastAsia" w:hAnsiTheme="minorHAnsi" w:cstheme="minorBidi"/>
              <w:noProof/>
              <w:sz w:val="22"/>
              <w:szCs w:val="22"/>
              <w:lang w:val="en-GB" w:eastAsia="en-GB"/>
            </w:rPr>
          </w:rPrChange>
        </w:rPr>
      </w:pPr>
      <w:del w:id="996" w:author="Filip Dutina" w:date="2018-07-12T11:22:00Z">
        <w:r w:rsidRPr="00D96694" w:rsidDel="0090337A">
          <w:rPr>
            <w:rPrChange w:id="997" w:author="Aleksa Corovic" w:date="2018-08-21T12:50:00Z">
              <w:rPr>
                <w:rStyle w:val="Hyperlink"/>
                <w:noProof/>
              </w:rPr>
            </w:rPrChange>
          </w:rPr>
          <w:delText>2.2.1</w:delText>
        </w:r>
        <w:r w:rsidRPr="00D96694" w:rsidDel="0090337A">
          <w:rPr>
            <w:rFonts w:asciiTheme="minorHAnsi" w:eastAsiaTheme="minorEastAsia" w:hAnsiTheme="minorHAnsi" w:cstheme="minorBidi"/>
            <w:sz w:val="22"/>
            <w:szCs w:val="22"/>
            <w:lang w:eastAsia="en-GB"/>
            <w:rPrChange w:id="99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9" w:author="Aleksa Corovic" w:date="2018-08-21T12:50:00Z">
              <w:rPr>
                <w:rStyle w:val="Hyperlink"/>
                <w:noProof/>
              </w:rPr>
            </w:rPrChange>
          </w:rPr>
          <w:delText>Uspostavljanje</w:delText>
        </w:r>
        <w:r w:rsidRPr="00D96694" w:rsidDel="0090337A">
          <w:rPr>
            <w:rPrChange w:id="1000" w:author="Aleksa Corovic" w:date="2018-08-21T12:50:00Z">
              <w:rPr>
                <w:rStyle w:val="Hyperlink"/>
                <w:noProof/>
                <w:lang w:val="sr-Cyrl-RS"/>
              </w:rPr>
            </w:rPrChange>
          </w:rPr>
          <w:delText xml:space="preserve"> </w:delText>
        </w:r>
        <w:r w:rsidRPr="00D96694" w:rsidDel="0090337A">
          <w:rPr>
            <w:rPrChange w:id="1001" w:author="Aleksa Corovic" w:date="2018-08-21T12:50:00Z">
              <w:rPr>
                <w:rStyle w:val="Hyperlink"/>
                <w:noProof/>
              </w:rPr>
            </w:rPrChange>
          </w:rPr>
          <w:delText>veze</w:delText>
        </w:r>
        <w:r w:rsidRPr="00D96694" w:rsidDel="0090337A">
          <w:rPr>
            <w:webHidden/>
            <w:rPrChange w:id="1002" w:author="Aleksa Corovic" w:date="2018-08-21T12:50:00Z">
              <w:rPr>
                <w:noProof/>
                <w:webHidden/>
              </w:rPr>
            </w:rPrChange>
          </w:rPr>
          <w:tab/>
          <w:delText>7</w:delText>
        </w:r>
      </w:del>
    </w:p>
    <w:p w14:paraId="43DF12C8" w14:textId="77777777" w:rsidR="007B0442" w:rsidRPr="00D96694" w:rsidDel="0090337A" w:rsidRDefault="007B0442">
      <w:pPr>
        <w:pStyle w:val="TOC3"/>
        <w:tabs>
          <w:tab w:val="left" w:pos="1667"/>
          <w:tab w:val="right" w:leader="dot" w:pos="9345"/>
        </w:tabs>
        <w:rPr>
          <w:del w:id="1003" w:author="Filip Dutina" w:date="2018-07-12T11:22:00Z"/>
          <w:rFonts w:asciiTheme="minorHAnsi" w:eastAsiaTheme="minorEastAsia" w:hAnsiTheme="minorHAnsi" w:cstheme="minorBidi"/>
          <w:sz w:val="22"/>
          <w:szCs w:val="22"/>
          <w:lang w:eastAsia="en-GB"/>
          <w:rPrChange w:id="1004" w:author="Aleksa Corovic" w:date="2018-08-21T12:50:00Z">
            <w:rPr>
              <w:del w:id="1005" w:author="Filip Dutina" w:date="2018-07-12T11:22:00Z"/>
              <w:rFonts w:asciiTheme="minorHAnsi" w:eastAsiaTheme="minorEastAsia" w:hAnsiTheme="minorHAnsi" w:cstheme="minorBidi"/>
              <w:noProof/>
              <w:sz w:val="22"/>
              <w:szCs w:val="22"/>
              <w:lang w:val="en-GB" w:eastAsia="en-GB"/>
            </w:rPr>
          </w:rPrChange>
        </w:rPr>
      </w:pPr>
      <w:del w:id="1006" w:author="Filip Dutina" w:date="2018-07-12T11:22:00Z">
        <w:r w:rsidRPr="00D96694" w:rsidDel="0090337A">
          <w:rPr>
            <w:rPrChange w:id="1007" w:author="Aleksa Corovic" w:date="2018-08-21T12:50:00Z">
              <w:rPr>
                <w:rStyle w:val="Hyperlink"/>
                <w:noProof/>
              </w:rPr>
            </w:rPrChange>
          </w:rPr>
          <w:delText>2.2.2</w:delText>
        </w:r>
        <w:r w:rsidRPr="00D96694" w:rsidDel="0090337A">
          <w:rPr>
            <w:rFonts w:asciiTheme="minorHAnsi" w:eastAsiaTheme="minorEastAsia" w:hAnsiTheme="minorHAnsi" w:cstheme="minorBidi"/>
            <w:sz w:val="22"/>
            <w:szCs w:val="22"/>
            <w:lang w:eastAsia="en-GB"/>
            <w:rPrChange w:id="100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09" w:author="Aleksa Corovic" w:date="2018-08-21T12:50:00Z">
              <w:rPr>
                <w:rStyle w:val="Hyperlink"/>
                <w:noProof/>
              </w:rPr>
            </w:rPrChange>
          </w:rPr>
          <w:delText>Prekid veze</w:delText>
        </w:r>
        <w:r w:rsidRPr="00D96694" w:rsidDel="0090337A">
          <w:rPr>
            <w:webHidden/>
            <w:rPrChange w:id="1010" w:author="Aleksa Corovic" w:date="2018-08-21T12:50:00Z">
              <w:rPr>
                <w:noProof/>
                <w:webHidden/>
              </w:rPr>
            </w:rPrChange>
          </w:rPr>
          <w:tab/>
          <w:delText>8</w:delText>
        </w:r>
      </w:del>
    </w:p>
    <w:p w14:paraId="5FE06B2E" w14:textId="77777777" w:rsidR="007B0442" w:rsidRPr="00D96694" w:rsidDel="0090337A" w:rsidRDefault="007B0442">
      <w:pPr>
        <w:pStyle w:val="TOC2"/>
        <w:rPr>
          <w:del w:id="1011" w:author="Filip Dutina" w:date="2018-07-12T11:22:00Z"/>
          <w:rFonts w:asciiTheme="minorHAnsi" w:eastAsiaTheme="minorEastAsia" w:hAnsiTheme="minorHAnsi" w:cstheme="minorBidi"/>
          <w:sz w:val="22"/>
          <w:szCs w:val="22"/>
          <w:lang w:eastAsia="en-GB"/>
          <w:rPrChange w:id="1012" w:author="Aleksa Corovic" w:date="2018-08-21T12:50:00Z">
            <w:rPr>
              <w:del w:id="1013" w:author="Filip Dutina" w:date="2018-07-12T11:22:00Z"/>
              <w:rFonts w:asciiTheme="minorHAnsi" w:eastAsiaTheme="minorEastAsia" w:hAnsiTheme="minorHAnsi" w:cstheme="minorBidi"/>
              <w:noProof/>
              <w:sz w:val="22"/>
              <w:szCs w:val="22"/>
              <w:lang w:val="en-GB" w:eastAsia="en-GB"/>
            </w:rPr>
          </w:rPrChange>
        </w:rPr>
      </w:pPr>
      <w:del w:id="1014" w:author="Filip Dutina" w:date="2018-07-12T11:22:00Z">
        <w:r w:rsidRPr="00D96694" w:rsidDel="0090337A">
          <w:rPr>
            <w:rPrChange w:id="1015" w:author="Aleksa Corovic" w:date="2018-08-21T12:50:00Z">
              <w:rPr>
                <w:rStyle w:val="Hyperlink"/>
                <w:noProof/>
              </w:rPr>
            </w:rPrChange>
          </w:rPr>
          <w:delText>2.3</w:delText>
        </w:r>
        <w:r w:rsidRPr="00D96694" w:rsidDel="0090337A">
          <w:rPr>
            <w:rFonts w:asciiTheme="minorHAnsi" w:eastAsiaTheme="minorEastAsia" w:hAnsiTheme="minorHAnsi" w:cstheme="minorBidi"/>
            <w:sz w:val="22"/>
            <w:szCs w:val="22"/>
            <w:lang w:eastAsia="en-GB"/>
            <w:rPrChange w:id="101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17" w:author="Aleksa Corovic" w:date="2018-08-21T12:50:00Z">
              <w:rPr>
                <w:rStyle w:val="Hyperlink"/>
                <w:noProof/>
              </w:rPr>
            </w:rPrChange>
          </w:rPr>
          <w:delText>IPv6 protokol</w:delText>
        </w:r>
        <w:r w:rsidRPr="00D96694" w:rsidDel="0090337A">
          <w:rPr>
            <w:webHidden/>
            <w:rPrChange w:id="1018" w:author="Aleksa Corovic" w:date="2018-08-21T12:50:00Z">
              <w:rPr>
                <w:noProof/>
                <w:webHidden/>
              </w:rPr>
            </w:rPrChange>
          </w:rPr>
          <w:tab/>
          <w:delText>9</w:delText>
        </w:r>
      </w:del>
    </w:p>
    <w:p w14:paraId="3F7CAC76" w14:textId="77777777" w:rsidR="007B0442" w:rsidRPr="00D96694" w:rsidDel="0090337A" w:rsidRDefault="007B0442">
      <w:pPr>
        <w:pStyle w:val="TOC3"/>
        <w:tabs>
          <w:tab w:val="left" w:pos="1667"/>
          <w:tab w:val="right" w:leader="dot" w:pos="9345"/>
        </w:tabs>
        <w:rPr>
          <w:del w:id="1019" w:author="Filip Dutina" w:date="2018-07-12T11:22:00Z"/>
          <w:rFonts w:asciiTheme="minorHAnsi" w:eastAsiaTheme="minorEastAsia" w:hAnsiTheme="minorHAnsi" w:cstheme="minorBidi"/>
          <w:sz w:val="22"/>
          <w:szCs w:val="22"/>
          <w:lang w:eastAsia="en-GB"/>
          <w:rPrChange w:id="1020" w:author="Aleksa Corovic" w:date="2018-08-21T12:50:00Z">
            <w:rPr>
              <w:del w:id="1021" w:author="Filip Dutina" w:date="2018-07-12T11:22:00Z"/>
              <w:rFonts w:asciiTheme="minorHAnsi" w:eastAsiaTheme="minorEastAsia" w:hAnsiTheme="minorHAnsi" w:cstheme="minorBidi"/>
              <w:noProof/>
              <w:sz w:val="22"/>
              <w:szCs w:val="22"/>
              <w:lang w:val="en-GB" w:eastAsia="en-GB"/>
            </w:rPr>
          </w:rPrChange>
        </w:rPr>
      </w:pPr>
      <w:del w:id="1022" w:author="Filip Dutina" w:date="2018-07-12T11:22:00Z">
        <w:r w:rsidRPr="00D96694" w:rsidDel="0090337A">
          <w:rPr>
            <w:rPrChange w:id="1023" w:author="Aleksa Corovic" w:date="2018-08-21T12:50:00Z">
              <w:rPr>
                <w:rStyle w:val="Hyperlink"/>
                <w:noProof/>
              </w:rPr>
            </w:rPrChange>
          </w:rPr>
          <w:delText>2.3.1</w:delText>
        </w:r>
        <w:r w:rsidRPr="00D96694" w:rsidDel="0090337A">
          <w:rPr>
            <w:rFonts w:asciiTheme="minorHAnsi" w:eastAsiaTheme="minorEastAsia" w:hAnsiTheme="minorHAnsi" w:cstheme="minorBidi"/>
            <w:sz w:val="22"/>
            <w:szCs w:val="22"/>
            <w:lang w:eastAsia="en-GB"/>
            <w:rPrChange w:id="102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5" w:author="Aleksa Corovic" w:date="2018-08-21T12:50:00Z">
              <w:rPr>
                <w:rStyle w:val="Hyperlink"/>
                <w:noProof/>
              </w:rPr>
            </w:rPrChange>
          </w:rPr>
          <w:delText>IPv6 adresa</w:delText>
        </w:r>
        <w:r w:rsidRPr="00D96694" w:rsidDel="0090337A">
          <w:rPr>
            <w:webHidden/>
            <w:rPrChange w:id="1026" w:author="Aleksa Corovic" w:date="2018-08-21T12:50:00Z">
              <w:rPr>
                <w:noProof/>
                <w:webHidden/>
              </w:rPr>
            </w:rPrChange>
          </w:rPr>
          <w:tab/>
          <w:delText>9</w:delText>
        </w:r>
      </w:del>
    </w:p>
    <w:p w14:paraId="2CF10229" w14:textId="77777777" w:rsidR="007B0442" w:rsidRPr="00D96694" w:rsidDel="0090337A" w:rsidRDefault="007B0442">
      <w:pPr>
        <w:pStyle w:val="TOC3"/>
        <w:tabs>
          <w:tab w:val="left" w:pos="1667"/>
          <w:tab w:val="right" w:leader="dot" w:pos="9345"/>
        </w:tabs>
        <w:rPr>
          <w:del w:id="1027" w:author="Filip Dutina" w:date="2018-07-12T11:22:00Z"/>
          <w:rFonts w:asciiTheme="minorHAnsi" w:eastAsiaTheme="minorEastAsia" w:hAnsiTheme="minorHAnsi" w:cstheme="minorBidi"/>
          <w:sz w:val="22"/>
          <w:szCs w:val="22"/>
          <w:lang w:eastAsia="en-GB"/>
          <w:rPrChange w:id="1028" w:author="Aleksa Corovic" w:date="2018-08-21T12:50:00Z">
            <w:rPr>
              <w:del w:id="1029" w:author="Filip Dutina" w:date="2018-07-12T11:22:00Z"/>
              <w:rFonts w:asciiTheme="minorHAnsi" w:eastAsiaTheme="minorEastAsia" w:hAnsiTheme="minorHAnsi" w:cstheme="minorBidi"/>
              <w:noProof/>
              <w:sz w:val="22"/>
              <w:szCs w:val="22"/>
              <w:lang w:val="en-GB" w:eastAsia="en-GB"/>
            </w:rPr>
          </w:rPrChange>
        </w:rPr>
      </w:pPr>
      <w:del w:id="1030" w:author="Filip Dutina" w:date="2018-07-12T11:22:00Z">
        <w:r w:rsidRPr="00D96694" w:rsidDel="0090337A">
          <w:rPr>
            <w:rPrChange w:id="1031" w:author="Aleksa Corovic" w:date="2018-08-21T12:50:00Z">
              <w:rPr>
                <w:rStyle w:val="Hyperlink"/>
                <w:noProof/>
              </w:rPr>
            </w:rPrChange>
          </w:rPr>
          <w:delText>2.3.2</w:delText>
        </w:r>
        <w:r w:rsidRPr="00D96694" w:rsidDel="0090337A">
          <w:rPr>
            <w:rFonts w:asciiTheme="minorHAnsi" w:eastAsiaTheme="minorEastAsia" w:hAnsiTheme="minorHAnsi" w:cstheme="minorBidi"/>
            <w:sz w:val="22"/>
            <w:szCs w:val="22"/>
            <w:lang w:eastAsia="en-GB"/>
            <w:rPrChange w:id="103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3" w:author="Aleksa Corovic" w:date="2018-08-21T12:50:00Z">
              <w:rPr>
                <w:rStyle w:val="Hyperlink"/>
                <w:noProof/>
              </w:rPr>
            </w:rPrChange>
          </w:rPr>
          <w:delText>Struktura IPv6 paketa</w:delText>
        </w:r>
        <w:r w:rsidRPr="00D96694" w:rsidDel="0090337A">
          <w:rPr>
            <w:webHidden/>
            <w:rPrChange w:id="1034" w:author="Aleksa Corovic" w:date="2018-08-21T12:50:00Z">
              <w:rPr>
                <w:noProof/>
                <w:webHidden/>
              </w:rPr>
            </w:rPrChange>
          </w:rPr>
          <w:tab/>
          <w:delText>9</w:delText>
        </w:r>
      </w:del>
    </w:p>
    <w:p w14:paraId="34ECA9D3" w14:textId="77777777" w:rsidR="007B0442" w:rsidRPr="00D96694" w:rsidDel="0090337A" w:rsidRDefault="007B0442">
      <w:pPr>
        <w:pStyle w:val="TOC2"/>
        <w:rPr>
          <w:del w:id="1035" w:author="Filip Dutina" w:date="2018-07-12T11:22:00Z"/>
          <w:rFonts w:asciiTheme="minorHAnsi" w:eastAsiaTheme="minorEastAsia" w:hAnsiTheme="minorHAnsi" w:cstheme="minorBidi"/>
          <w:sz w:val="22"/>
          <w:szCs w:val="22"/>
          <w:lang w:eastAsia="en-GB"/>
          <w:rPrChange w:id="1036" w:author="Aleksa Corovic" w:date="2018-08-21T12:50:00Z">
            <w:rPr>
              <w:del w:id="1037" w:author="Filip Dutina" w:date="2018-07-12T11:22:00Z"/>
              <w:rFonts w:asciiTheme="minorHAnsi" w:eastAsiaTheme="minorEastAsia" w:hAnsiTheme="minorHAnsi" w:cstheme="minorBidi"/>
              <w:noProof/>
              <w:sz w:val="22"/>
              <w:szCs w:val="22"/>
              <w:lang w:val="en-GB" w:eastAsia="en-GB"/>
            </w:rPr>
          </w:rPrChange>
        </w:rPr>
      </w:pPr>
      <w:del w:id="1038" w:author="Filip Dutina" w:date="2018-07-12T11:22:00Z">
        <w:r w:rsidRPr="00D96694" w:rsidDel="0090337A">
          <w:rPr>
            <w:rPrChange w:id="1039" w:author="Aleksa Corovic" w:date="2018-08-21T12:50:00Z">
              <w:rPr>
                <w:rStyle w:val="Hyperlink"/>
                <w:noProof/>
                <w:lang w:val="en-GB"/>
              </w:rPr>
            </w:rPrChange>
          </w:rPr>
          <w:delText>2.4</w:delText>
        </w:r>
        <w:r w:rsidRPr="00D96694" w:rsidDel="0090337A">
          <w:rPr>
            <w:rFonts w:asciiTheme="minorHAnsi" w:eastAsiaTheme="minorEastAsia" w:hAnsiTheme="minorHAnsi" w:cstheme="minorBidi"/>
            <w:sz w:val="22"/>
            <w:szCs w:val="22"/>
            <w:lang w:eastAsia="en-GB"/>
            <w:rPrChange w:id="104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1" w:author="Aleksa Corovic" w:date="2018-08-21T12:50:00Z">
              <w:rPr>
                <w:rStyle w:val="Hyperlink"/>
                <w:noProof/>
                <w:lang w:val="en-GB"/>
              </w:rPr>
            </w:rPrChange>
          </w:rPr>
          <w:delText>Asimetrična RSA enkripcija, osobine i primena</w:delText>
        </w:r>
        <w:r w:rsidRPr="00D96694" w:rsidDel="0090337A">
          <w:rPr>
            <w:webHidden/>
            <w:rPrChange w:id="1042" w:author="Aleksa Corovic" w:date="2018-08-21T12:50:00Z">
              <w:rPr>
                <w:noProof/>
                <w:webHidden/>
              </w:rPr>
            </w:rPrChange>
          </w:rPr>
          <w:tab/>
          <w:delText>10</w:delText>
        </w:r>
      </w:del>
    </w:p>
    <w:p w14:paraId="763BCFB4" w14:textId="77777777" w:rsidR="007B0442" w:rsidRPr="00D96694" w:rsidDel="0090337A" w:rsidRDefault="007B0442">
      <w:pPr>
        <w:pStyle w:val="TOC3"/>
        <w:tabs>
          <w:tab w:val="left" w:pos="1667"/>
          <w:tab w:val="right" w:leader="dot" w:pos="9345"/>
        </w:tabs>
        <w:rPr>
          <w:del w:id="1043" w:author="Filip Dutina" w:date="2018-07-12T11:22:00Z"/>
          <w:rFonts w:asciiTheme="minorHAnsi" w:eastAsiaTheme="minorEastAsia" w:hAnsiTheme="minorHAnsi" w:cstheme="minorBidi"/>
          <w:sz w:val="22"/>
          <w:szCs w:val="22"/>
          <w:lang w:eastAsia="en-GB"/>
          <w:rPrChange w:id="1044" w:author="Aleksa Corovic" w:date="2018-08-21T12:50:00Z">
            <w:rPr>
              <w:del w:id="1045" w:author="Filip Dutina" w:date="2018-07-12T11:22:00Z"/>
              <w:rFonts w:asciiTheme="minorHAnsi" w:eastAsiaTheme="minorEastAsia" w:hAnsiTheme="minorHAnsi" w:cstheme="minorBidi"/>
              <w:noProof/>
              <w:sz w:val="22"/>
              <w:szCs w:val="22"/>
              <w:lang w:val="en-GB" w:eastAsia="en-GB"/>
            </w:rPr>
          </w:rPrChange>
        </w:rPr>
      </w:pPr>
      <w:del w:id="1046" w:author="Filip Dutina" w:date="2018-07-12T11:22:00Z">
        <w:r w:rsidRPr="00D96694" w:rsidDel="0090337A">
          <w:rPr>
            <w:rPrChange w:id="1047" w:author="Aleksa Corovic" w:date="2018-08-21T12:50:00Z">
              <w:rPr>
                <w:rStyle w:val="Hyperlink"/>
                <w:noProof/>
                <w:lang w:val="en-GB"/>
              </w:rPr>
            </w:rPrChange>
          </w:rPr>
          <w:delText>2.4.1</w:delText>
        </w:r>
        <w:r w:rsidRPr="00D96694" w:rsidDel="0090337A">
          <w:rPr>
            <w:rFonts w:asciiTheme="minorHAnsi" w:eastAsiaTheme="minorEastAsia" w:hAnsiTheme="minorHAnsi" w:cstheme="minorBidi"/>
            <w:sz w:val="22"/>
            <w:szCs w:val="22"/>
            <w:lang w:eastAsia="en-GB"/>
            <w:rPrChange w:id="104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9" w:author="Aleksa Corovic" w:date="2018-08-21T12:50:00Z">
              <w:rPr>
                <w:rStyle w:val="Hyperlink"/>
                <w:noProof/>
                <w:lang w:val="en-GB"/>
              </w:rPr>
            </w:rPrChange>
          </w:rPr>
          <w:delText>Elementi enkripcije</w:delText>
        </w:r>
        <w:r w:rsidRPr="00D96694" w:rsidDel="0090337A">
          <w:rPr>
            <w:webHidden/>
            <w:rPrChange w:id="1050" w:author="Aleksa Corovic" w:date="2018-08-21T12:50:00Z">
              <w:rPr>
                <w:noProof/>
                <w:webHidden/>
              </w:rPr>
            </w:rPrChange>
          </w:rPr>
          <w:tab/>
          <w:delText>11</w:delText>
        </w:r>
      </w:del>
    </w:p>
    <w:p w14:paraId="6F9C143D" w14:textId="77777777" w:rsidR="007B0442" w:rsidRPr="00D96694" w:rsidDel="0090337A" w:rsidRDefault="007B0442">
      <w:pPr>
        <w:pStyle w:val="TOC3"/>
        <w:tabs>
          <w:tab w:val="left" w:pos="1667"/>
          <w:tab w:val="right" w:leader="dot" w:pos="9345"/>
        </w:tabs>
        <w:rPr>
          <w:del w:id="1051" w:author="Filip Dutina" w:date="2018-07-12T11:22:00Z"/>
          <w:rFonts w:asciiTheme="minorHAnsi" w:eastAsiaTheme="minorEastAsia" w:hAnsiTheme="minorHAnsi" w:cstheme="minorBidi"/>
          <w:sz w:val="22"/>
          <w:szCs w:val="22"/>
          <w:lang w:eastAsia="en-GB"/>
          <w:rPrChange w:id="1052" w:author="Aleksa Corovic" w:date="2018-08-21T12:50:00Z">
            <w:rPr>
              <w:del w:id="1053" w:author="Filip Dutina" w:date="2018-07-12T11:22:00Z"/>
              <w:rFonts w:asciiTheme="minorHAnsi" w:eastAsiaTheme="minorEastAsia" w:hAnsiTheme="minorHAnsi" w:cstheme="minorBidi"/>
              <w:noProof/>
              <w:sz w:val="22"/>
              <w:szCs w:val="22"/>
              <w:lang w:val="en-GB" w:eastAsia="en-GB"/>
            </w:rPr>
          </w:rPrChange>
        </w:rPr>
      </w:pPr>
      <w:del w:id="1054" w:author="Filip Dutina" w:date="2018-07-12T11:22:00Z">
        <w:r w:rsidRPr="00D96694" w:rsidDel="0090337A">
          <w:rPr>
            <w:rPrChange w:id="1055" w:author="Aleksa Corovic" w:date="2018-08-21T12:50:00Z">
              <w:rPr>
                <w:rStyle w:val="Hyperlink"/>
                <w:noProof/>
                <w:lang w:val="en-GB"/>
              </w:rPr>
            </w:rPrChange>
          </w:rPr>
          <w:delText>2.4.2</w:delText>
        </w:r>
        <w:r w:rsidRPr="00D96694" w:rsidDel="0090337A">
          <w:rPr>
            <w:rFonts w:asciiTheme="minorHAnsi" w:eastAsiaTheme="minorEastAsia" w:hAnsiTheme="minorHAnsi" w:cstheme="minorBidi"/>
            <w:sz w:val="22"/>
            <w:szCs w:val="22"/>
            <w:lang w:eastAsia="en-GB"/>
            <w:rPrChange w:id="105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57" w:author="Aleksa Corovic" w:date="2018-08-21T12:50:00Z">
              <w:rPr>
                <w:rStyle w:val="Hyperlink"/>
                <w:noProof/>
                <w:lang w:val="en-GB"/>
              </w:rPr>
            </w:rPrChange>
          </w:rPr>
          <w:delText>Osobine RSA enkripcije</w:delText>
        </w:r>
        <w:r w:rsidRPr="00D96694" w:rsidDel="0090337A">
          <w:rPr>
            <w:webHidden/>
            <w:rPrChange w:id="1058" w:author="Aleksa Corovic" w:date="2018-08-21T12:50:00Z">
              <w:rPr>
                <w:noProof/>
                <w:webHidden/>
              </w:rPr>
            </w:rPrChange>
          </w:rPr>
          <w:tab/>
          <w:delText>11</w:delText>
        </w:r>
      </w:del>
    </w:p>
    <w:p w14:paraId="51C15F12" w14:textId="77777777" w:rsidR="007B0442" w:rsidRPr="00D96694" w:rsidDel="0090337A" w:rsidRDefault="007B0442">
      <w:pPr>
        <w:pStyle w:val="TOC3"/>
        <w:tabs>
          <w:tab w:val="left" w:pos="1667"/>
          <w:tab w:val="right" w:leader="dot" w:pos="9345"/>
        </w:tabs>
        <w:rPr>
          <w:del w:id="1059" w:author="Filip Dutina" w:date="2018-07-12T11:22:00Z"/>
          <w:rFonts w:asciiTheme="minorHAnsi" w:eastAsiaTheme="minorEastAsia" w:hAnsiTheme="minorHAnsi" w:cstheme="minorBidi"/>
          <w:sz w:val="22"/>
          <w:szCs w:val="22"/>
          <w:lang w:eastAsia="en-GB"/>
          <w:rPrChange w:id="1060" w:author="Aleksa Corovic" w:date="2018-08-21T12:50:00Z">
            <w:rPr>
              <w:del w:id="1061" w:author="Filip Dutina" w:date="2018-07-12T11:22:00Z"/>
              <w:rFonts w:asciiTheme="minorHAnsi" w:eastAsiaTheme="minorEastAsia" w:hAnsiTheme="minorHAnsi" w:cstheme="minorBidi"/>
              <w:noProof/>
              <w:sz w:val="22"/>
              <w:szCs w:val="22"/>
              <w:lang w:val="en-GB" w:eastAsia="en-GB"/>
            </w:rPr>
          </w:rPrChange>
        </w:rPr>
      </w:pPr>
      <w:del w:id="1062" w:author="Filip Dutina" w:date="2018-07-12T11:22:00Z">
        <w:r w:rsidRPr="00D96694" w:rsidDel="0090337A">
          <w:rPr>
            <w:rPrChange w:id="1063" w:author="Aleksa Corovic" w:date="2018-08-21T12:50:00Z">
              <w:rPr>
                <w:rStyle w:val="Hyperlink"/>
                <w:noProof/>
                <w:lang w:val="en-GB"/>
              </w:rPr>
            </w:rPrChange>
          </w:rPr>
          <w:delText>2.4.3</w:delText>
        </w:r>
        <w:r w:rsidRPr="00D96694" w:rsidDel="0090337A">
          <w:rPr>
            <w:rFonts w:asciiTheme="minorHAnsi" w:eastAsiaTheme="minorEastAsia" w:hAnsiTheme="minorHAnsi" w:cstheme="minorBidi"/>
            <w:sz w:val="22"/>
            <w:szCs w:val="22"/>
            <w:lang w:eastAsia="en-GB"/>
            <w:rPrChange w:id="106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5" w:author="Aleksa Corovic" w:date="2018-08-21T12:50:00Z">
              <w:rPr>
                <w:rStyle w:val="Hyperlink"/>
                <w:noProof/>
                <w:lang w:val="en-GB"/>
              </w:rPr>
            </w:rPrChange>
          </w:rPr>
          <w:delText>Algoritam RSA enkripcije</w:delText>
        </w:r>
        <w:r w:rsidRPr="00D96694" w:rsidDel="0090337A">
          <w:rPr>
            <w:webHidden/>
            <w:rPrChange w:id="1066" w:author="Aleksa Corovic" w:date="2018-08-21T12:50:00Z">
              <w:rPr>
                <w:noProof/>
                <w:webHidden/>
              </w:rPr>
            </w:rPrChange>
          </w:rPr>
          <w:tab/>
          <w:delText>12</w:delText>
        </w:r>
      </w:del>
    </w:p>
    <w:p w14:paraId="02691993" w14:textId="77777777" w:rsidR="007B0442" w:rsidRPr="00D96694" w:rsidDel="0090337A" w:rsidRDefault="007B0442" w:rsidP="0090337A">
      <w:pPr>
        <w:pStyle w:val="TOC1"/>
        <w:rPr>
          <w:del w:id="1067" w:author="Filip Dutina" w:date="2018-07-12T11:22:00Z"/>
          <w:rFonts w:asciiTheme="minorHAnsi" w:eastAsiaTheme="minorEastAsia" w:hAnsiTheme="minorHAnsi" w:cstheme="minorBidi"/>
          <w:sz w:val="22"/>
          <w:szCs w:val="22"/>
          <w:lang w:val="sr-Latn-RS" w:eastAsia="en-GB"/>
          <w:rPrChange w:id="1068" w:author="Aleksa Corovic" w:date="2018-08-21T12:50:00Z">
            <w:rPr>
              <w:del w:id="1069" w:author="Filip Dutina" w:date="2018-07-12T11:22:00Z"/>
              <w:rFonts w:asciiTheme="minorHAnsi" w:eastAsiaTheme="minorEastAsia" w:hAnsiTheme="minorHAnsi" w:cstheme="minorBidi"/>
              <w:noProof/>
              <w:sz w:val="22"/>
              <w:szCs w:val="22"/>
              <w:lang w:val="en-GB" w:eastAsia="en-GB"/>
            </w:rPr>
          </w:rPrChange>
        </w:rPr>
      </w:pPr>
      <w:del w:id="1070" w:author="Filip Dutina" w:date="2018-07-12T11:22:00Z">
        <w:r w:rsidRPr="00D96694" w:rsidDel="0090337A">
          <w:rPr>
            <w:rPrChange w:id="1071" w:author="Aleksa Corovic" w:date="2018-08-21T12:50:00Z">
              <w:rPr>
                <w:rStyle w:val="Hyperlink"/>
                <w:noProof/>
              </w:rPr>
            </w:rPrChange>
          </w:rPr>
          <w:delText>3.</w:delText>
        </w:r>
        <w:r w:rsidRPr="00D96694" w:rsidDel="0090337A">
          <w:rPr>
            <w:rFonts w:asciiTheme="minorHAnsi" w:eastAsiaTheme="minorEastAsia" w:hAnsiTheme="minorHAnsi" w:cstheme="minorBidi"/>
            <w:sz w:val="22"/>
            <w:szCs w:val="22"/>
            <w:lang w:val="sr-Latn-RS" w:eastAsia="en-GB"/>
            <w:rPrChange w:id="107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73" w:author="Aleksa Corovic" w:date="2018-08-21T12:50:00Z">
              <w:rPr>
                <w:rStyle w:val="Hyperlink"/>
                <w:noProof/>
              </w:rPr>
            </w:rPrChange>
          </w:rPr>
          <w:delText xml:space="preserve">Koncept </w:delText>
        </w:r>
        <w:r w:rsidRPr="00D96694" w:rsidDel="0090337A">
          <w:rPr>
            <w:rPrChange w:id="1074" w:author="Aleksa Corovic" w:date="2018-08-21T12:50:00Z">
              <w:rPr>
                <w:rStyle w:val="Hyperlink"/>
                <w:noProof/>
              </w:rPr>
            </w:rPrChange>
          </w:rPr>
          <w:delText>rešenja</w:delText>
        </w:r>
        <w:r w:rsidRPr="00D96694" w:rsidDel="0090337A">
          <w:rPr>
            <w:webHidden/>
            <w:lang w:val="sr-Latn-RS"/>
            <w:rPrChange w:id="1075" w:author="Aleksa Corovic" w:date="2018-08-21T12:50:00Z">
              <w:rPr>
                <w:noProof/>
                <w:webHidden/>
              </w:rPr>
            </w:rPrChange>
          </w:rPr>
          <w:tab/>
          <w:delText>14</w:delText>
        </w:r>
      </w:del>
    </w:p>
    <w:p w14:paraId="1506BC53" w14:textId="77777777" w:rsidR="007B0442" w:rsidRPr="00D96694" w:rsidDel="0090337A" w:rsidRDefault="007B0442" w:rsidP="0090337A">
      <w:pPr>
        <w:pStyle w:val="TOC1"/>
        <w:rPr>
          <w:del w:id="1076" w:author="Filip Dutina" w:date="2018-07-12T11:22:00Z"/>
          <w:rFonts w:asciiTheme="minorHAnsi" w:eastAsiaTheme="minorEastAsia" w:hAnsiTheme="minorHAnsi" w:cstheme="minorBidi"/>
          <w:sz w:val="22"/>
          <w:szCs w:val="22"/>
          <w:lang w:val="sr-Latn-RS" w:eastAsia="en-GB"/>
          <w:rPrChange w:id="1077" w:author="Aleksa Corovic" w:date="2018-08-21T12:50:00Z">
            <w:rPr>
              <w:del w:id="1078" w:author="Filip Dutina" w:date="2018-07-12T11:22:00Z"/>
              <w:rFonts w:asciiTheme="minorHAnsi" w:eastAsiaTheme="minorEastAsia" w:hAnsiTheme="minorHAnsi" w:cstheme="minorBidi"/>
              <w:noProof/>
              <w:sz w:val="22"/>
              <w:szCs w:val="22"/>
              <w:lang w:val="en-GB" w:eastAsia="en-GB"/>
            </w:rPr>
          </w:rPrChange>
        </w:rPr>
      </w:pPr>
      <w:del w:id="1079" w:author="Filip Dutina" w:date="2018-07-12T11:22:00Z">
        <w:r w:rsidRPr="00D96694" w:rsidDel="0090337A">
          <w:rPr>
            <w:lang w:val="sr-Latn-RS"/>
            <w:rPrChange w:id="1080" w:author="Aleksa Corovic" w:date="2018-08-21T12:50:00Z">
              <w:rPr>
                <w:rStyle w:val="Hyperlink"/>
                <w:noProof/>
              </w:rPr>
            </w:rPrChange>
          </w:rPr>
          <w:delText>4.</w:delText>
        </w:r>
        <w:r w:rsidRPr="00D96694" w:rsidDel="0090337A">
          <w:rPr>
            <w:rFonts w:asciiTheme="minorHAnsi" w:eastAsiaTheme="minorEastAsia" w:hAnsiTheme="minorHAnsi" w:cstheme="minorBidi"/>
            <w:sz w:val="22"/>
            <w:szCs w:val="22"/>
            <w:lang w:val="sr-Latn-RS" w:eastAsia="en-GB"/>
            <w:rPrChange w:id="108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82" w:author="Aleksa Corovic" w:date="2018-08-21T12:50:00Z">
              <w:rPr>
                <w:rStyle w:val="Hyperlink"/>
                <w:noProof/>
              </w:rPr>
            </w:rPrChange>
          </w:rPr>
          <w:delText>Programsko rešenje</w:delText>
        </w:r>
        <w:r w:rsidRPr="00D96694" w:rsidDel="0090337A">
          <w:rPr>
            <w:webHidden/>
            <w:lang w:val="sr-Latn-RS"/>
            <w:rPrChange w:id="1083" w:author="Aleksa Corovic" w:date="2018-08-21T12:50:00Z">
              <w:rPr>
                <w:noProof/>
                <w:webHidden/>
              </w:rPr>
            </w:rPrChange>
          </w:rPr>
          <w:tab/>
          <w:delText>17</w:delText>
        </w:r>
      </w:del>
    </w:p>
    <w:p w14:paraId="3E737E2B" w14:textId="77777777" w:rsidR="007B0442" w:rsidRPr="00D96694" w:rsidDel="0090337A" w:rsidRDefault="007B0442">
      <w:pPr>
        <w:pStyle w:val="TOC2"/>
        <w:rPr>
          <w:del w:id="1084" w:author="Filip Dutina" w:date="2018-07-12T11:22:00Z"/>
          <w:rFonts w:asciiTheme="minorHAnsi" w:eastAsiaTheme="minorEastAsia" w:hAnsiTheme="minorHAnsi" w:cstheme="minorBidi"/>
          <w:sz w:val="22"/>
          <w:szCs w:val="22"/>
          <w:lang w:eastAsia="en-GB"/>
          <w:rPrChange w:id="1085" w:author="Aleksa Corovic" w:date="2018-08-21T12:50:00Z">
            <w:rPr>
              <w:del w:id="1086" w:author="Filip Dutina" w:date="2018-07-12T11:22:00Z"/>
              <w:rFonts w:asciiTheme="minorHAnsi" w:eastAsiaTheme="minorEastAsia" w:hAnsiTheme="minorHAnsi" w:cstheme="minorBidi"/>
              <w:noProof/>
              <w:sz w:val="22"/>
              <w:szCs w:val="22"/>
              <w:lang w:val="en-GB" w:eastAsia="en-GB"/>
            </w:rPr>
          </w:rPrChange>
        </w:rPr>
      </w:pPr>
      <w:del w:id="1087" w:author="Filip Dutina" w:date="2018-07-12T11:22:00Z">
        <w:r w:rsidRPr="00D96694" w:rsidDel="0090337A">
          <w:rPr>
            <w:rPrChange w:id="1088" w:author="Aleksa Corovic" w:date="2018-08-21T12:50:00Z">
              <w:rPr>
                <w:rStyle w:val="Hyperlink"/>
                <w:noProof/>
              </w:rPr>
            </w:rPrChange>
          </w:rPr>
          <w:delText>4.1</w:delText>
        </w:r>
        <w:r w:rsidRPr="00D96694" w:rsidDel="0090337A">
          <w:rPr>
            <w:rFonts w:asciiTheme="minorHAnsi" w:eastAsiaTheme="minorEastAsia" w:hAnsiTheme="minorHAnsi" w:cstheme="minorBidi"/>
            <w:sz w:val="22"/>
            <w:szCs w:val="22"/>
            <w:lang w:eastAsia="en-GB"/>
            <w:rPrChange w:id="108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0" w:author="Aleksa Corovic" w:date="2018-08-21T12:50:00Z">
              <w:rPr>
                <w:rStyle w:val="Hyperlink"/>
                <w:noProof/>
              </w:rPr>
            </w:rPrChange>
          </w:rPr>
          <w:delText>Klijentska strana</w:delText>
        </w:r>
        <w:r w:rsidRPr="00D96694" w:rsidDel="0090337A">
          <w:rPr>
            <w:webHidden/>
            <w:rPrChange w:id="1091" w:author="Aleksa Corovic" w:date="2018-08-21T12:50:00Z">
              <w:rPr>
                <w:noProof/>
                <w:webHidden/>
              </w:rPr>
            </w:rPrChange>
          </w:rPr>
          <w:tab/>
          <w:delText>17</w:delText>
        </w:r>
      </w:del>
    </w:p>
    <w:p w14:paraId="6FBC0312" w14:textId="77777777" w:rsidR="007B0442" w:rsidRPr="00D96694" w:rsidDel="0090337A" w:rsidRDefault="007B0442">
      <w:pPr>
        <w:pStyle w:val="TOC3"/>
        <w:tabs>
          <w:tab w:val="left" w:pos="1667"/>
          <w:tab w:val="right" w:leader="dot" w:pos="9345"/>
        </w:tabs>
        <w:rPr>
          <w:del w:id="1092" w:author="Filip Dutina" w:date="2018-07-12T11:22:00Z"/>
          <w:rFonts w:asciiTheme="minorHAnsi" w:eastAsiaTheme="minorEastAsia" w:hAnsiTheme="minorHAnsi" w:cstheme="minorBidi"/>
          <w:sz w:val="22"/>
          <w:szCs w:val="22"/>
          <w:lang w:eastAsia="en-GB"/>
          <w:rPrChange w:id="1093" w:author="Aleksa Corovic" w:date="2018-08-21T12:50:00Z">
            <w:rPr>
              <w:del w:id="1094" w:author="Filip Dutina" w:date="2018-07-12T11:22:00Z"/>
              <w:rFonts w:asciiTheme="minorHAnsi" w:eastAsiaTheme="minorEastAsia" w:hAnsiTheme="minorHAnsi" w:cstheme="minorBidi"/>
              <w:noProof/>
              <w:sz w:val="22"/>
              <w:szCs w:val="22"/>
              <w:lang w:val="en-GB" w:eastAsia="en-GB"/>
            </w:rPr>
          </w:rPrChange>
        </w:rPr>
      </w:pPr>
      <w:del w:id="1095" w:author="Filip Dutina" w:date="2018-07-12T11:22:00Z">
        <w:r w:rsidRPr="00D96694" w:rsidDel="0090337A">
          <w:rPr>
            <w:rPrChange w:id="1096" w:author="Aleksa Corovic" w:date="2018-08-21T12:50:00Z">
              <w:rPr>
                <w:rStyle w:val="Hyperlink"/>
                <w:noProof/>
              </w:rPr>
            </w:rPrChange>
          </w:rPr>
          <w:delText>4.1.1</w:delText>
        </w:r>
        <w:r w:rsidRPr="00D96694" w:rsidDel="0090337A">
          <w:rPr>
            <w:rFonts w:asciiTheme="minorHAnsi" w:eastAsiaTheme="minorEastAsia" w:hAnsiTheme="minorHAnsi" w:cstheme="minorBidi"/>
            <w:sz w:val="22"/>
            <w:szCs w:val="22"/>
            <w:lang w:eastAsia="en-GB"/>
            <w:rPrChange w:id="109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8" w:author="Aleksa Corovic" w:date="2018-08-21T12:50:00Z">
              <w:rPr>
                <w:rStyle w:val="Hyperlink"/>
                <w:noProof/>
              </w:rPr>
            </w:rPrChange>
          </w:rPr>
          <w:delText>int main(void)</w:delText>
        </w:r>
        <w:r w:rsidRPr="00D96694" w:rsidDel="0090337A">
          <w:rPr>
            <w:webHidden/>
            <w:rPrChange w:id="1099" w:author="Aleksa Corovic" w:date="2018-08-21T12:50:00Z">
              <w:rPr>
                <w:noProof/>
                <w:webHidden/>
              </w:rPr>
            </w:rPrChange>
          </w:rPr>
          <w:tab/>
          <w:delText>18</w:delText>
        </w:r>
      </w:del>
    </w:p>
    <w:p w14:paraId="1ACEC65F" w14:textId="77777777" w:rsidR="007B0442" w:rsidRPr="00D96694" w:rsidDel="0090337A" w:rsidRDefault="007B0442">
      <w:pPr>
        <w:pStyle w:val="TOC3"/>
        <w:tabs>
          <w:tab w:val="left" w:pos="1667"/>
          <w:tab w:val="right" w:leader="dot" w:pos="9345"/>
        </w:tabs>
        <w:rPr>
          <w:del w:id="1100" w:author="Filip Dutina" w:date="2018-07-12T11:22:00Z"/>
          <w:rFonts w:asciiTheme="minorHAnsi" w:eastAsiaTheme="minorEastAsia" w:hAnsiTheme="minorHAnsi" w:cstheme="minorBidi"/>
          <w:sz w:val="22"/>
          <w:szCs w:val="22"/>
          <w:lang w:eastAsia="en-GB"/>
          <w:rPrChange w:id="1101" w:author="Aleksa Corovic" w:date="2018-08-21T12:50:00Z">
            <w:rPr>
              <w:del w:id="1102" w:author="Filip Dutina" w:date="2018-07-12T11:22:00Z"/>
              <w:rFonts w:asciiTheme="minorHAnsi" w:eastAsiaTheme="minorEastAsia" w:hAnsiTheme="minorHAnsi" w:cstheme="minorBidi"/>
              <w:noProof/>
              <w:sz w:val="22"/>
              <w:szCs w:val="22"/>
              <w:lang w:val="en-GB" w:eastAsia="en-GB"/>
            </w:rPr>
          </w:rPrChange>
        </w:rPr>
      </w:pPr>
      <w:del w:id="1103" w:author="Filip Dutina" w:date="2018-07-12T11:22:00Z">
        <w:r w:rsidRPr="00D96694" w:rsidDel="0090337A">
          <w:rPr>
            <w:rPrChange w:id="1104" w:author="Aleksa Corovic" w:date="2018-08-21T12:50:00Z">
              <w:rPr>
                <w:rStyle w:val="Hyperlink"/>
                <w:noProof/>
              </w:rPr>
            </w:rPrChange>
          </w:rPr>
          <w:delText>4.1.2</w:delText>
        </w:r>
        <w:r w:rsidRPr="00D96694" w:rsidDel="0090337A">
          <w:rPr>
            <w:rFonts w:asciiTheme="minorHAnsi" w:eastAsiaTheme="minorEastAsia" w:hAnsiTheme="minorHAnsi" w:cstheme="minorBidi"/>
            <w:sz w:val="22"/>
            <w:szCs w:val="22"/>
            <w:lang w:eastAsia="en-GB"/>
            <w:rPrChange w:id="110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06" w:author="Aleksa Corovic" w:date="2018-08-21T12:50:00Z">
              <w:rPr>
                <w:rStyle w:val="Hyperlink"/>
                <w:noProof/>
              </w:rPr>
            </w:rPrChange>
          </w:rPr>
          <w:delText>void receiveFile(void)</w:delText>
        </w:r>
        <w:r w:rsidRPr="00D96694" w:rsidDel="0090337A">
          <w:rPr>
            <w:webHidden/>
            <w:rPrChange w:id="1107" w:author="Aleksa Corovic" w:date="2018-08-21T12:50:00Z">
              <w:rPr>
                <w:noProof/>
                <w:webHidden/>
              </w:rPr>
            </w:rPrChange>
          </w:rPr>
          <w:tab/>
          <w:delText>18</w:delText>
        </w:r>
      </w:del>
    </w:p>
    <w:p w14:paraId="099CF5AB" w14:textId="77777777" w:rsidR="007B0442" w:rsidRPr="00D96694" w:rsidDel="0090337A" w:rsidRDefault="007B0442">
      <w:pPr>
        <w:pStyle w:val="TOC3"/>
        <w:tabs>
          <w:tab w:val="left" w:pos="1667"/>
          <w:tab w:val="right" w:leader="dot" w:pos="9345"/>
        </w:tabs>
        <w:rPr>
          <w:del w:id="1108" w:author="Filip Dutina" w:date="2018-07-12T11:22:00Z"/>
          <w:rFonts w:asciiTheme="minorHAnsi" w:eastAsiaTheme="minorEastAsia" w:hAnsiTheme="minorHAnsi" w:cstheme="minorBidi"/>
          <w:sz w:val="22"/>
          <w:szCs w:val="22"/>
          <w:lang w:eastAsia="en-GB"/>
          <w:rPrChange w:id="1109" w:author="Aleksa Corovic" w:date="2018-08-21T12:50:00Z">
            <w:rPr>
              <w:del w:id="1110" w:author="Filip Dutina" w:date="2018-07-12T11:22:00Z"/>
              <w:rFonts w:asciiTheme="minorHAnsi" w:eastAsiaTheme="minorEastAsia" w:hAnsiTheme="minorHAnsi" w:cstheme="minorBidi"/>
              <w:noProof/>
              <w:sz w:val="22"/>
              <w:szCs w:val="22"/>
              <w:lang w:val="en-GB" w:eastAsia="en-GB"/>
            </w:rPr>
          </w:rPrChange>
        </w:rPr>
      </w:pPr>
      <w:del w:id="1111" w:author="Filip Dutina" w:date="2018-07-12T11:22:00Z">
        <w:r w:rsidRPr="00D96694" w:rsidDel="0090337A">
          <w:rPr>
            <w:rPrChange w:id="1112" w:author="Aleksa Corovic" w:date="2018-08-21T12:50:00Z">
              <w:rPr>
                <w:rStyle w:val="Hyperlink"/>
                <w:noProof/>
                <w:lang w:val="en-GB"/>
              </w:rPr>
            </w:rPrChange>
          </w:rPr>
          <w:delText>4.1.3</w:delText>
        </w:r>
        <w:r w:rsidRPr="00D96694" w:rsidDel="0090337A">
          <w:rPr>
            <w:rFonts w:asciiTheme="minorHAnsi" w:eastAsiaTheme="minorEastAsia" w:hAnsiTheme="minorHAnsi" w:cstheme="minorBidi"/>
            <w:sz w:val="22"/>
            <w:szCs w:val="22"/>
            <w:lang w:eastAsia="en-GB"/>
            <w:rPrChange w:id="111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4" w:author="Aleksa Corovic" w:date="2018-08-21T12:50:00Z">
              <w:rPr>
                <w:rStyle w:val="Hyperlink"/>
                <w:noProof/>
                <w:lang w:val="en-GB"/>
              </w:rPr>
            </w:rPrChange>
          </w:rPr>
          <w:delText>void decrypt(void)</w:delText>
        </w:r>
        <w:r w:rsidRPr="00D96694" w:rsidDel="0090337A">
          <w:rPr>
            <w:webHidden/>
            <w:rPrChange w:id="1115" w:author="Aleksa Corovic" w:date="2018-08-21T12:50:00Z">
              <w:rPr>
                <w:noProof/>
                <w:webHidden/>
              </w:rPr>
            </w:rPrChange>
          </w:rPr>
          <w:tab/>
          <w:delText>19</w:delText>
        </w:r>
      </w:del>
    </w:p>
    <w:p w14:paraId="65895BB7" w14:textId="77777777" w:rsidR="007B0442" w:rsidRPr="00D96694" w:rsidDel="0090337A" w:rsidRDefault="007B0442">
      <w:pPr>
        <w:pStyle w:val="TOC3"/>
        <w:tabs>
          <w:tab w:val="left" w:pos="1667"/>
          <w:tab w:val="right" w:leader="dot" w:pos="9345"/>
        </w:tabs>
        <w:rPr>
          <w:del w:id="1116" w:author="Filip Dutina" w:date="2018-07-12T11:22:00Z"/>
          <w:rFonts w:asciiTheme="minorHAnsi" w:eastAsiaTheme="minorEastAsia" w:hAnsiTheme="minorHAnsi" w:cstheme="minorBidi"/>
          <w:sz w:val="22"/>
          <w:szCs w:val="22"/>
          <w:lang w:eastAsia="en-GB"/>
          <w:rPrChange w:id="1117" w:author="Aleksa Corovic" w:date="2018-08-21T12:50:00Z">
            <w:rPr>
              <w:del w:id="1118" w:author="Filip Dutina" w:date="2018-07-12T11:22:00Z"/>
              <w:rFonts w:asciiTheme="minorHAnsi" w:eastAsiaTheme="minorEastAsia" w:hAnsiTheme="minorHAnsi" w:cstheme="minorBidi"/>
              <w:noProof/>
              <w:sz w:val="22"/>
              <w:szCs w:val="22"/>
              <w:lang w:val="en-GB" w:eastAsia="en-GB"/>
            </w:rPr>
          </w:rPrChange>
        </w:rPr>
      </w:pPr>
      <w:del w:id="1119" w:author="Filip Dutina" w:date="2018-07-12T11:22:00Z">
        <w:r w:rsidRPr="00D96694" w:rsidDel="0090337A">
          <w:rPr>
            <w:rPrChange w:id="1120" w:author="Aleksa Corovic" w:date="2018-08-21T12:50:00Z">
              <w:rPr>
                <w:rStyle w:val="Hyperlink"/>
                <w:noProof/>
              </w:rPr>
            </w:rPrChange>
          </w:rPr>
          <w:delText>4.1.4</w:delText>
        </w:r>
        <w:r w:rsidRPr="00D96694" w:rsidDel="0090337A">
          <w:rPr>
            <w:rFonts w:asciiTheme="minorHAnsi" w:eastAsiaTheme="minorEastAsia" w:hAnsiTheme="minorHAnsi" w:cstheme="minorBidi"/>
            <w:sz w:val="22"/>
            <w:szCs w:val="22"/>
            <w:lang w:eastAsia="en-GB"/>
            <w:rPrChange w:id="112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2" w:author="Aleksa Corovic" w:date="2018-08-21T12:50:00Z">
              <w:rPr>
                <w:rStyle w:val="Hyperlink"/>
                <w:noProof/>
              </w:rPr>
            </w:rPrChange>
          </w:rPr>
          <w:delText>uint32_t prime(uint_32 pr)</w:delText>
        </w:r>
        <w:r w:rsidRPr="00D96694" w:rsidDel="0090337A">
          <w:rPr>
            <w:webHidden/>
            <w:rPrChange w:id="1123" w:author="Aleksa Corovic" w:date="2018-08-21T12:50:00Z">
              <w:rPr>
                <w:noProof/>
                <w:webHidden/>
              </w:rPr>
            </w:rPrChange>
          </w:rPr>
          <w:tab/>
          <w:delText>19</w:delText>
        </w:r>
      </w:del>
    </w:p>
    <w:p w14:paraId="619056F7" w14:textId="77777777" w:rsidR="007B0442" w:rsidRPr="00D96694" w:rsidDel="0090337A" w:rsidRDefault="007B0442">
      <w:pPr>
        <w:pStyle w:val="TOC3"/>
        <w:tabs>
          <w:tab w:val="left" w:pos="1667"/>
          <w:tab w:val="right" w:leader="dot" w:pos="9345"/>
        </w:tabs>
        <w:rPr>
          <w:del w:id="1124" w:author="Filip Dutina" w:date="2018-07-12T11:22:00Z"/>
          <w:rFonts w:asciiTheme="minorHAnsi" w:eastAsiaTheme="minorEastAsia" w:hAnsiTheme="minorHAnsi" w:cstheme="minorBidi"/>
          <w:sz w:val="22"/>
          <w:szCs w:val="22"/>
          <w:lang w:eastAsia="en-GB"/>
          <w:rPrChange w:id="1125" w:author="Aleksa Corovic" w:date="2018-08-21T12:50:00Z">
            <w:rPr>
              <w:del w:id="1126" w:author="Filip Dutina" w:date="2018-07-12T11:22:00Z"/>
              <w:rFonts w:asciiTheme="minorHAnsi" w:eastAsiaTheme="minorEastAsia" w:hAnsiTheme="minorHAnsi" w:cstheme="minorBidi"/>
              <w:noProof/>
              <w:sz w:val="22"/>
              <w:szCs w:val="22"/>
              <w:lang w:val="en-GB" w:eastAsia="en-GB"/>
            </w:rPr>
          </w:rPrChange>
        </w:rPr>
      </w:pPr>
      <w:del w:id="1127" w:author="Filip Dutina" w:date="2018-07-12T11:22:00Z">
        <w:r w:rsidRPr="00D96694" w:rsidDel="0090337A">
          <w:rPr>
            <w:rPrChange w:id="1128" w:author="Aleksa Corovic" w:date="2018-08-21T12:50:00Z">
              <w:rPr>
                <w:rStyle w:val="Hyperlink"/>
                <w:noProof/>
              </w:rPr>
            </w:rPrChange>
          </w:rPr>
          <w:delText>4.1.5</w:delText>
        </w:r>
        <w:r w:rsidRPr="00D96694" w:rsidDel="0090337A">
          <w:rPr>
            <w:rFonts w:asciiTheme="minorHAnsi" w:eastAsiaTheme="minorEastAsia" w:hAnsiTheme="minorHAnsi" w:cstheme="minorBidi"/>
            <w:sz w:val="22"/>
            <w:szCs w:val="22"/>
            <w:lang w:eastAsia="en-GB"/>
            <w:rPrChange w:id="112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0" w:author="Aleksa Corovic" w:date="2018-08-21T12:50:00Z">
              <w:rPr>
                <w:rStyle w:val="Hyperlink"/>
                <w:noProof/>
              </w:rPr>
            </w:rPrChange>
          </w:rPr>
          <w:delText>void ce(void) i uint32_t cd(uint32_t x)</w:delText>
        </w:r>
        <w:r w:rsidRPr="00D96694" w:rsidDel="0090337A">
          <w:rPr>
            <w:webHidden/>
            <w:rPrChange w:id="1131" w:author="Aleksa Corovic" w:date="2018-08-21T12:50:00Z">
              <w:rPr>
                <w:noProof/>
                <w:webHidden/>
              </w:rPr>
            </w:rPrChange>
          </w:rPr>
          <w:tab/>
          <w:delText>19</w:delText>
        </w:r>
      </w:del>
    </w:p>
    <w:p w14:paraId="7965399D" w14:textId="77777777" w:rsidR="007B0442" w:rsidRPr="00D96694" w:rsidDel="0090337A" w:rsidRDefault="007B0442">
      <w:pPr>
        <w:pStyle w:val="TOC2"/>
        <w:rPr>
          <w:del w:id="1132" w:author="Filip Dutina" w:date="2018-07-12T11:22:00Z"/>
          <w:rFonts w:asciiTheme="minorHAnsi" w:eastAsiaTheme="minorEastAsia" w:hAnsiTheme="minorHAnsi" w:cstheme="minorBidi"/>
          <w:sz w:val="22"/>
          <w:szCs w:val="22"/>
          <w:lang w:eastAsia="en-GB"/>
          <w:rPrChange w:id="1133" w:author="Aleksa Corovic" w:date="2018-08-21T12:50:00Z">
            <w:rPr>
              <w:del w:id="1134" w:author="Filip Dutina" w:date="2018-07-12T11:22:00Z"/>
              <w:rFonts w:asciiTheme="minorHAnsi" w:eastAsiaTheme="minorEastAsia" w:hAnsiTheme="minorHAnsi" w:cstheme="minorBidi"/>
              <w:noProof/>
              <w:sz w:val="22"/>
              <w:szCs w:val="22"/>
              <w:lang w:val="en-GB" w:eastAsia="en-GB"/>
            </w:rPr>
          </w:rPrChange>
        </w:rPr>
      </w:pPr>
      <w:del w:id="1135" w:author="Filip Dutina" w:date="2018-07-12T11:22:00Z">
        <w:r w:rsidRPr="00D96694" w:rsidDel="0090337A">
          <w:rPr>
            <w:rPrChange w:id="1136" w:author="Aleksa Corovic" w:date="2018-08-21T12:50:00Z">
              <w:rPr>
                <w:rStyle w:val="Hyperlink"/>
                <w:noProof/>
              </w:rPr>
            </w:rPrChange>
          </w:rPr>
          <w:delText>4.2</w:delText>
        </w:r>
        <w:r w:rsidRPr="00D96694" w:rsidDel="0090337A">
          <w:rPr>
            <w:rFonts w:asciiTheme="minorHAnsi" w:eastAsiaTheme="minorEastAsia" w:hAnsiTheme="minorHAnsi" w:cstheme="minorBidi"/>
            <w:sz w:val="22"/>
            <w:szCs w:val="22"/>
            <w:lang w:eastAsia="en-GB"/>
            <w:rPrChange w:id="113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8" w:author="Aleksa Corovic" w:date="2018-08-21T12:50:00Z">
              <w:rPr>
                <w:rStyle w:val="Hyperlink"/>
                <w:noProof/>
              </w:rPr>
            </w:rPrChange>
          </w:rPr>
          <w:delText>Serverska strana</w:delText>
        </w:r>
        <w:r w:rsidRPr="00D96694" w:rsidDel="0090337A">
          <w:rPr>
            <w:webHidden/>
            <w:rPrChange w:id="1139" w:author="Aleksa Corovic" w:date="2018-08-21T12:50:00Z">
              <w:rPr>
                <w:noProof/>
                <w:webHidden/>
              </w:rPr>
            </w:rPrChange>
          </w:rPr>
          <w:tab/>
          <w:delText>19</w:delText>
        </w:r>
      </w:del>
    </w:p>
    <w:p w14:paraId="3B602DDA" w14:textId="77777777" w:rsidR="007B0442" w:rsidRPr="00D96694" w:rsidDel="0090337A" w:rsidRDefault="007B0442">
      <w:pPr>
        <w:pStyle w:val="TOC3"/>
        <w:tabs>
          <w:tab w:val="left" w:pos="1667"/>
          <w:tab w:val="right" w:leader="dot" w:pos="9345"/>
        </w:tabs>
        <w:rPr>
          <w:del w:id="1140" w:author="Filip Dutina" w:date="2018-07-12T11:22:00Z"/>
          <w:rFonts w:asciiTheme="minorHAnsi" w:eastAsiaTheme="minorEastAsia" w:hAnsiTheme="minorHAnsi" w:cstheme="minorBidi"/>
          <w:sz w:val="22"/>
          <w:szCs w:val="22"/>
          <w:lang w:eastAsia="en-GB"/>
          <w:rPrChange w:id="1141" w:author="Aleksa Corovic" w:date="2018-08-21T12:50:00Z">
            <w:rPr>
              <w:del w:id="1142" w:author="Filip Dutina" w:date="2018-07-12T11:22:00Z"/>
              <w:rFonts w:asciiTheme="minorHAnsi" w:eastAsiaTheme="minorEastAsia" w:hAnsiTheme="minorHAnsi" w:cstheme="minorBidi"/>
              <w:noProof/>
              <w:sz w:val="22"/>
              <w:szCs w:val="22"/>
              <w:lang w:val="en-GB" w:eastAsia="en-GB"/>
            </w:rPr>
          </w:rPrChange>
        </w:rPr>
      </w:pPr>
      <w:del w:id="1143" w:author="Filip Dutina" w:date="2018-07-12T11:22:00Z">
        <w:r w:rsidRPr="00D96694" w:rsidDel="0090337A">
          <w:rPr>
            <w:rPrChange w:id="1144" w:author="Aleksa Corovic" w:date="2018-08-21T12:50:00Z">
              <w:rPr>
                <w:rStyle w:val="Hyperlink"/>
                <w:noProof/>
              </w:rPr>
            </w:rPrChange>
          </w:rPr>
          <w:delText>4.2.1</w:delText>
        </w:r>
        <w:r w:rsidRPr="00D96694" w:rsidDel="0090337A">
          <w:rPr>
            <w:rFonts w:asciiTheme="minorHAnsi" w:eastAsiaTheme="minorEastAsia" w:hAnsiTheme="minorHAnsi" w:cstheme="minorBidi"/>
            <w:sz w:val="22"/>
            <w:szCs w:val="22"/>
            <w:lang w:eastAsia="en-GB"/>
            <w:rPrChange w:id="114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46" w:author="Aleksa Corovic" w:date="2018-08-21T12:50:00Z">
              <w:rPr>
                <w:rStyle w:val="Hyperlink"/>
                <w:noProof/>
              </w:rPr>
            </w:rPrChange>
          </w:rPr>
          <w:delText>FUNC(void, RTE_CTCDETHCOM_APPL_CODE) REthComInit(void)</w:delText>
        </w:r>
        <w:r w:rsidRPr="00D96694" w:rsidDel="0090337A">
          <w:rPr>
            <w:webHidden/>
            <w:rPrChange w:id="1147" w:author="Aleksa Corovic" w:date="2018-08-21T12:50:00Z">
              <w:rPr>
                <w:noProof/>
                <w:webHidden/>
              </w:rPr>
            </w:rPrChange>
          </w:rPr>
          <w:tab/>
          <w:delText>20</w:delText>
        </w:r>
      </w:del>
    </w:p>
    <w:p w14:paraId="73CBDABC" w14:textId="77777777" w:rsidR="007B0442" w:rsidRPr="00D96694" w:rsidDel="0090337A" w:rsidRDefault="007B0442">
      <w:pPr>
        <w:pStyle w:val="TOC3"/>
        <w:tabs>
          <w:tab w:val="left" w:pos="1667"/>
          <w:tab w:val="right" w:leader="dot" w:pos="9345"/>
        </w:tabs>
        <w:rPr>
          <w:del w:id="1148" w:author="Filip Dutina" w:date="2018-07-12T11:22:00Z"/>
          <w:rFonts w:asciiTheme="minorHAnsi" w:eastAsiaTheme="minorEastAsia" w:hAnsiTheme="minorHAnsi" w:cstheme="minorBidi"/>
          <w:sz w:val="22"/>
          <w:szCs w:val="22"/>
          <w:lang w:eastAsia="en-GB"/>
          <w:rPrChange w:id="1149" w:author="Aleksa Corovic" w:date="2018-08-21T12:50:00Z">
            <w:rPr>
              <w:del w:id="1150" w:author="Filip Dutina" w:date="2018-07-12T11:22:00Z"/>
              <w:rFonts w:asciiTheme="minorHAnsi" w:eastAsiaTheme="minorEastAsia" w:hAnsiTheme="minorHAnsi" w:cstheme="minorBidi"/>
              <w:noProof/>
              <w:sz w:val="22"/>
              <w:szCs w:val="22"/>
              <w:lang w:val="en-GB" w:eastAsia="en-GB"/>
            </w:rPr>
          </w:rPrChange>
        </w:rPr>
      </w:pPr>
      <w:del w:id="1151" w:author="Filip Dutina" w:date="2018-07-12T11:22:00Z">
        <w:r w:rsidRPr="00D96694" w:rsidDel="0090337A">
          <w:rPr>
            <w:rPrChange w:id="1152" w:author="Aleksa Corovic" w:date="2018-08-21T12:50:00Z">
              <w:rPr>
                <w:rStyle w:val="Hyperlink"/>
                <w:noProof/>
              </w:rPr>
            </w:rPrChange>
          </w:rPr>
          <w:delText>4.2.2</w:delText>
        </w:r>
        <w:r w:rsidRPr="00D96694" w:rsidDel="0090337A">
          <w:rPr>
            <w:rFonts w:asciiTheme="minorHAnsi" w:eastAsiaTheme="minorEastAsia" w:hAnsiTheme="minorHAnsi" w:cstheme="minorBidi"/>
            <w:sz w:val="22"/>
            <w:szCs w:val="22"/>
            <w:lang w:eastAsia="en-GB"/>
            <w:rPrChange w:id="115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4" w:author="Aleksa Corovic" w:date="2018-08-21T12:50:00Z">
              <w:rPr>
                <w:rStyle w:val="Hyperlink"/>
                <w:noProof/>
              </w:rPr>
            </w:rPrChange>
          </w:rPr>
          <w:delText>FUNC(void, RTE_CTCDETHCOM_APPL_CODE) REthComCyclic(void)</w:delText>
        </w:r>
        <w:r w:rsidRPr="00D96694" w:rsidDel="0090337A">
          <w:rPr>
            <w:webHidden/>
            <w:rPrChange w:id="1155" w:author="Aleksa Corovic" w:date="2018-08-21T12:50:00Z">
              <w:rPr>
                <w:noProof/>
                <w:webHidden/>
              </w:rPr>
            </w:rPrChange>
          </w:rPr>
          <w:tab/>
          <w:delText>20</w:delText>
        </w:r>
      </w:del>
    </w:p>
    <w:p w14:paraId="6E9356A1" w14:textId="77777777" w:rsidR="007B0442" w:rsidRPr="00D96694" w:rsidDel="0090337A" w:rsidRDefault="007B0442">
      <w:pPr>
        <w:pStyle w:val="TOC3"/>
        <w:tabs>
          <w:tab w:val="left" w:pos="1667"/>
          <w:tab w:val="right" w:leader="dot" w:pos="9345"/>
        </w:tabs>
        <w:rPr>
          <w:del w:id="1156" w:author="Filip Dutina" w:date="2018-07-12T11:22:00Z"/>
          <w:rFonts w:asciiTheme="minorHAnsi" w:eastAsiaTheme="minorEastAsia" w:hAnsiTheme="minorHAnsi" w:cstheme="minorBidi"/>
          <w:sz w:val="22"/>
          <w:szCs w:val="22"/>
          <w:lang w:eastAsia="en-GB"/>
          <w:rPrChange w:id="1157" w:author="Aleksa Corovic" w:date="2018-08-21T12:50:00Z">
            <w:rPr>
              <w:del w:id="1158" w:author="Filip Dutina" w:date="2018-07-12T11:22:00Z"/>
              <w:rFonts w:asciiTheme="minorHAnsi" w:eastAsiaTheme="minorEastAsia" w:hAnsiTheme="minorHAnsi" w:cstheme="minorBidi"/>
              <w:noProof/>
              <w:sz w:val="22"/>
              <w:szCs w:val="22"/>
              <w:lang w:val="en-GB" w:eastAsia="en-GB"/>
            </w:rPr>
          </w:rPrChange>
        </w:rPr>
      </w:pPr>
      <w:del w:id="1159" w:author="Filip Dutina" w:date="2018-07-12T11:22:00Z">
        <w:r w:rsidRPr="00D96694" w:rsidDel="0090337A">
          <w:rPr>
            <w:rPrChange w:id="1160" w:author="Aleksa Corovic" w:date="2018-08-21T12:50:00Z">
              <w:rPr>
                <w:rStyle w:val="Hyperlink"/>
                <w:noProof/>
              </w:rPr>
            </w:rPrChange>
          </w:rPr>
          <w:lastRenderedPageBreak/>
          <w:delText>4.2.3</w:delText>
        </w:r>
        <w:r w:rsidRPr="00D96694" w:rsidDel="0090337A">
          <w:rPr>
            <w:rFonts w:asciiTheme="minorHAnsi" w:eastAsiaTheme="minorEastAsia" w:hAnsiTheme="minorHAnsi" w:cstheme="minorBidi"/>
            <w:sz w:val="22"/>
            <w:szCs w:val="22"/>
            <w:lang w:eastAsia="en-GB"/>
            <w:rPrChange w:id="116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2" w:author="Aleksa Corovic" w:date="2018-08-21T12:50:00Z">
              <w:rPr>
                <w:rStyle w:val="Hyperlink"/>
                <w:noProof/>
              </w:rPr>
            </w:rPrChange>
          </w:rPr>
          <w:delText>static void  backgroundTask(void)</w:delText>
        </w:r>
        <w:r w:rsidRPr="00D96694" w:rsidDel="0090337A">
          <w:rPr>
            <w:webHidden/>
            <w:rPrChange w:id="1163" w:author="Aleksa Corovic" w:date="2018-08-21T12:50:00Z">
              <w:rPr>
                <w:noProof/>
                <w:webHidden/>
              </w:rPr>
            </w:rPrChange>
          </w:rPr>
          <w:tab/>
          <w:delText>20</w:delText>
        </w:r>
      </w:del>
    </w:p>
    <w:p w14:paraId="256F53E7" w14:textId="77777777" w:rsidR="007B0442" w:rsidRPr="00D96694" w:rsidDel="0090337A" w:rsidRDefault="007B0442">
      <w:pPr>
        <w:pStyle w:val="TOC3"/>
        <w:tabs>
          <w:tab w:val="left" w:pos="1667"/>
          <w:tab w:val="right" w:leader="dot" w:pos="9345"/>
        </w:tabs>
        <w:rPr>
          <w:del w:id="1164" w:author="Filip Dutina" w:date="2018-07-12T11:22:00Z"/>
          <w:rFonts w:asciiTheme="minorHAnsi" w:eastAsiaTheme="minorEastAsia" w:hAnsiTheme="minorHAnsi" w:cstheme="minorBidi"/>
          <w:sz w:val="22"/>
          <w:szCs w:val="22"/>
          <w:lang w:eastAsia="en-GB"/>
          <w:rPrChange w:id="1165" w:author="Aleksa Corovic" w:date="2018-08-21T12:50:00Z">
            <w:rPr>
              <w:del w:id="1166" w:author="Filip Dutina" w:date="2018-07-12T11:22:00Z"/>
              <w:rFonts w:asciiTheme="minorHAnsi" w:eastAsiaTheme="minorEastAsia" w:hAnsiTheme="minorHAnsi" w:cstheme="minorBidi"/>
              <w:noProof/>
              <w:sz w:val="22"/>
              <w:szCs w:val="22"/>
              <w:lang w:val="en-GB" w:eastAsia="en-GB"/>
            </w:rPr>
          </w:rPrChange>
        </w:rPr>
      </w:pPr>
      <w:del w:id="1167" w:author="Filip Dutina" w:date="2018-07-12T11:22:00Z">
        <w:r w:rsidRPr="00D96694" w:rsidDel="0090337A">
          <w:rPr>
            <w:rPrChange w:id="1168" w:author="Aleksa Corovic" w:date="2018-08-21T12:50:00Z">
              <w:rPr>
                <w:rStyle w:val="Hyperlink"/>
                <w:noProof/>
                <w:lang w:val="en-GB"/>
              </w:rPr>
            </w:rPrChange>
          </w:rPr>
          <w:delText>4.2.4</w:delText>
        </w:r>
        <w:r w:rsidRPr="00D96694" w:rsidDel="0090337A">
          <w:rPr>
            <w:rFonts w:asciiTheme="minorHAnsi" w:eastAsiaTheme="minorEastAsia" w:hAnsiTheme="minorHAnsi" w:cstheme="minorBidi"/>
            <w:sz w:val="22"/>
            <w:szCs w:val="22"/>
            <w:lang w:eastAsia="en-GB"/>
            <w:rPrChange w:id="116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0" w:author="Aleksa Corovic" w:date="2018-08-21T12:50:00Z">
              <w:rPr>
                <w:rStyle w:val="Hyperlink"/>
                <w:noProof/>
                <w:lang w:val="en-GB"/>
              </w:rPr>
            </w:rPrChange>
          </w:rPr>
          <w:delText>static void receivePublicKeys(void)</w:delText>
        </w:r>
        <w:r w:rsidRPr="00D96694" w:rsidDel="0090337A">
          <w:rPr>
            <w:webHidden/>
            <w:rPrChange w:id="1171" w:author="Aleksa Corovic" w:date="2018-08-21T12:50:00Z">
              <w:rPr>
                <w:noProof/>
                <w:webHidden/>
              </w:rPr>
            </w:rPrChange>
          </w:rPr>
          <w:tab/>
          <w:delText>21</w:delText>
        </w:r>
      </w:del>
    </w:p>
    <w:p w14:paraId="3AF290AC" w14:textId="77777777" w:rsidR="007B0442" w:rsidRPr="00D96694" w:rsidDel="0090337A" w:rsidRDefault="007B0442">
      <w:pPr>
        <w:pStyle w:val="TOC3"/>
        <w:tabs>
          <w:tab w:val="left" w:pos="1667"/>
          <w:tab w:val="right" w:leader="dot" w:pos="9345"/>
        </w:tabs>
        <w:rPr>
          <w:del w:id="1172" w:author="Filip Dutina" w:date="2018-07-12T11:22:00Z"/>
          <w:rFonts w:asciiTheme="minorHAnsi" w:eastAsiaTheme="minorEastAsia" w:hAnsiTheme="minorHAnsi" w:cstheme="minorBidi"/>
          <w:sz w:val="22"/>
          <w:szCs w:val="22"/>
          <w:lang w:eastAsia="en-GB"/>
          <w:rPrChange w:id="1173" w:author="Aleksa Corovic" w:date="2018-08-21T12:50:00Z">
            <w:rPr>
              <w:del w:id="1174" w:author="Filip Dutina" w:date="2018-07-12T11:22:00Z"/>
              <w:rFonts w:asciiTheme="minorHAnsi" w:eastAsiaTheme="minorEastAsia" w:hAnsiTheme="minorHAnsi" w:cstheme="minorBidi"/>
              <w:noProof/>
              <w:sz w:val="22"/>
              <w:szCs w:val="22"/>
              <w:lang w:val="en-GB" w:eastAsia="en-GB"/>
            </w:rPr>
          </w:rPrChange>
        </w:rPr>
      </w:pPr>
      <w:del w:id="1175" w:author="Filip Dutina" w:date="2018-07-12T11:22:00Z">
        <w:r w:rsidRPr="00D96694" w:rsidDel="0090337A">
          <w:rPr>
            <w:rPrChange w:id="1176" w:author="Aleksa Corovic" w:date="2018-08-21T12:50:00Z">
              <w:rPr>
                <w:rStyle w:val="Hyperlink"/>
                <w:noProof/>
                <w:lang w:val="en-GB"/>
              </w:rPr>
            </w:rPrChange>
          </w:rPr>
          <w:delText>4.2.5</w:delText>
        </w:r>
        <w:r w:rsidRPr="00D96694" w:rsidDel="0090337A">
          <w:rPr>
            <w:rFonts w:asciiTheme="minorHAnsi" w:eastAsiaTheme="minorEastAsia" w:hAnsiTheme="minorHAnsi" w:cstheme="minorBidi"/>
            <w:sz w:val="22"/>
            <w:szCs w:val="22"/>
            <w:lang w:eastAsia="en-GB"/>
            <w:rPrChange w:id="117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8" w:author="Aleksa Corovic" w:date="2018-08-21T12:50:00Z">
              <w:rPr>
                <w:rStyle w:val="Hyperlink"/>
                <w:noProof/>
                <w:lang w:val="en-GB"/>
              </w:rPr>
            </w:rPrChange>
          </w:rPr>
          <w:delText>static void sendFile(const char fs_name[])</w:delText>
        </w:r>
        <w:r w:rsidRPr="00D96694" w:rsidDel="0090337A">
          <w:rPr>
            <w:webHidden/>
            <w:rPrChange w:id="1179" w:author="Aleksa Corovic" w:date="2018-08-21T12:50:00Z">
              <w:rPr>
                <w:noProof/>
                <w:webHidden/>
              </w:rPr>
            </w:rPrChange>
          </w:rPr>
          <w:tab/>
          <w:delText>21</w:delText>
        </w:r>
      </w:del>
    </w:p>
    <w:p w14:paraId="06A4E277" w14:textId="77777777" w:rsidR="007B0442" w:rsidRPr="00D96694" w:rsidDel="0090337A" w:rsidRDefault="007B0442">
      <w:pPr>
        <w:pStyle w:val="TOC3"/>
        <w:tabs>
          <w:tab w:val="left" w:pos="1667"/>
          <w:tab w:val="right" w:leader="dot" w:pos="9345"/>
        </w:tabs>
        <w:rPr>
          <w:del w:id="1180" w:author="Filip Dutina" w:date="2018-07-12T11:22:00Z"/>
          <w:rFonts w:asciiTheme="minorHAnsi" w:eastAsiaTheme="minorEastAsia" w:hAnsiTheme="minorHAnsi" w:cstheme="minorBidi"/>
          <w:sz w:val="22"/>
          <w:szCs w:val="22"/>
          <w:lang w:eastAsia="en-GB"/>
          <w:rPrChange w:id="1181" w:author="Aleksa Corovic" w:date="2018-08-21T12:50:00Z">
            <w:rPr>
              <w:del w:id="1182" w:author="Filip Dutina" w:date="2018-07-12T11:22:00Z"/>
              <w:rFonts w:asciiTheme="minorHAnsi" w:eastAsiaTheme="minorEastAsia" w:hAnsiTheme="minorHAnsi" w:cstheme="minorBidi"/>
              <w:noProof/>
              <w:sz w:val="22"/>
              <w:szCs w:val="22"/>
              <w:lang w:val="en-GB" w:eastAsia="en-GB"/>
            </w:rPr>
          </w:rPrChange>
        </w:rPr>
      </w:pPr>
      <w:del w:id="1183" w:author="Filip Dutina" w:date="2018-07-12T11:22:00Z">
        <w:r w:rsidRPr="00D96694" w:rsidDel="0090337A">
          <w:rPr>
            <w:rPrChange w:id="1184" w:author="Aleksa Corovic" w:date="2018-08-21T12:50:00Z">
              <w:rPr>
                <w:rStyle w:val="Hyperlink"/>
                <w:noProof/>
                <w:lang w:val="en-GB"/>
              </w:rPr>
            </w:rPrChange>
          </w:rPr>
          <w:delText>4.2.6</w:delText>
        </w:r>
        <w:r w:rsidRPr="00D96694" w:rsidDel="0090337A">
          <w:rPr>
            <w:rFonts w:asciiTheme="minorHAnsi" w:eastAsiaTheme="minorEastAsia" w:hAnsiTheme="minorHAnsi" w:cstheme="minorBidi"/>
            <w:sz w:val="22"/>
            <w:szCs w:val="22"/>
            <w:lang w:eastAsia="en-GB"/>
            <w:rPrChange w:id="118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86" w:author="Aleksa Corovic" w:date="2018-08-21T12:50:00Z">
              <w:rPr>
                <w:rStyle w:val="Hyperlink"/>
                <w:noProof/>
                <w:lang w:val="en-GB"/>
              </w:rPr>
            </w:rPrChange>
          </w:rPr>
          <w:delText>static int32_t numOfFiles()</w:delText>
        </w:r>
        <w:r w:rsidRPr="00D96694" w:rsidDel="0090337A">
          <w:rPr>
            <w:webHidden/>
            <w:rPrChange w:id="1187" w:author="Aleksa Corovic" w:date="2018-08-21T12:50:00Z">
              <w:rPr>
                <w:noProof/>
                <w:webHidden/>
              </w:rPr>
            </w:rPrChange>
          </w:rPr>
          <w:tab/>
          <w:delText>21</w:delText>
        </w:r>
      </w:del>
    </w:p>
    <w:p w14:paraId="7E90A9BF" w14:textId="77777777" w:rsidR="007B0442" w:rsidRPr="00D96694" w:rsidDel="0090337A" w:rsidRDefault="007B0442">
      <w:pPr>
        <w:pStyle w:val="TOC3"/>
        <w:tabs>
          <w:tab w:val="left" w:pos="1667"/>
          <w:tab w:val="right" w:leader="dot" w:pos="9345"/>
        </w:tabs>
        <w:rPr>
          <w:del w:id="1188" w:author="Filip Dutina" w:date="2018-07-12T11:22:00Z"/>
          <w:rFonts w:asciiTheme="minorHAnsi" w:eastAsiaTheme="minorEastAsia" w:hAnsiTheme="minorHAnsi" w:cstheme="minorBidi"/>
          <w:sz w:val="22"/>
          <w:szCs w:val="22"/>
          <w:lang w:eastAsia="en-GB"/>
          <w:rPrChange w:id="1189" w:author="Aleksa Corovic" w:date="2018-08-21T12:50:00Z">
            <w:rPr>
              <w:del w:id="1190" w:author="Filip Dutina" w:date="2018-07-12T11:22:00Z"/>
              <w:rFonts w:asciiTheme="minorHAnsi" w:eastAsiaTheme="minorEastAsia" w:hAnsiTheme="minorHAnsi" w:cstheme="minorBidi"/>
              <w:noProof/>
              <w:sz w:val="22"/>
              <w:szCs w:val="22"/>
              <w:lang w:val="en-GB" w:eastAsia="en-GB"/>
            </w:rPr>
          </w:rPrChange>
        </w:rPr>
      </w:pPr>
      <w:del w:id="1191" w:author="Filip Dutina" w:date="2018-07-12T11:22:00Z">
        <w:r w:rsidRPr="00D96694" w:rsidDel="0090337A">
          <w:rPr>
            <w:rPrChange w:id="1192" w:author="Aleksa Corovic" w:date="2018-08-21T12:50:00Z">
              <w:rPr>
                <w:rStyle w:val="Hyperlink"/>
                <w:noProof/>
                <w:lang w:val="en-GB"/>
              </w:rPr>
            </w:rPrChange>
          </w:rPr>
          <w:delText>4.2.7</w:delText>
        </w:r>
        <w:r w:rsidRPr="00D96694" w:rsidDel="0090337A">
          <w:rPr>
            <w:rFonts w:asciiTheme="minorHAnsi" w:eastAsiaTheme="minorEastAsia" w:hAnsiTheme="minorHAnsi" w:cstheme="minorBidi"/>
            <w:sz w:val="22"/>
            <w:szCs w:val="22"/>
            <w:lang w:eastAsia="en-GB"/>
            <w:rPrChange w:id="119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4" w:author="Aleksa Corovic" w:date="2018-08-21T12:50:00Z">
              <w:rPr>
                <w:rStyle w:val="Hyperlink"/>
                <w:noProof/>
                <w:lang w:val="en-GB"/>
              </w:rPr>
            </w:rPrChange>
          </w:rPr>
          <w:delText>static void encrypt(void)</w:delText>
        </w:r>
        <w:r w:rsidRPr="00D96694" w:rsidDel="0090337A">
          <w:rPr>
            <w:webHidden/>
            <w:rPrChange w:id="1195" w:author="Aleksa Corovic" w:date="2018-08-21T12:50:00Z">
              <w:rPr>
                <w:noProof/>
                <w:webHidden/>
              </w:rPr>
            </w:rPrChange>
          </w:rPr>
          <w:tab/>
          <w:delText>21</w:delText>
        </w:r>
      </w:del>
    </w:p>
    <w:p w14:paraId="0ECCFF46" w14:textId="77777777" w:rsidR="007B0442" w:rsidRPr="00D96694" w:rsidDel="0090337A" w:rsidRDefault="007B0442">
      <w:pPr>
        <w:pStyle w:val="TOC2"/>
        <w:rPr>
          <w:del w:id="1196" w:author="Filip Dutina" w:date="2018-07-12T11:22:00Z"/>
          <w:rFonts w:asciiTheme="minorHAnsi" w:eastAsiaTheme="minorEastAsia" w:hAnsiTheme="minorHAnsi" w:cstheme="minorBidi"/>
          <w:sz w:val="22"/>
          <w:szCs w:val="22"/>
          <w:lang w:eastAsia="en-GB"/>
          <w:rPrChange w:id="1197" w:author="Aleksa Corovic" w:date="2018-08-21T12:50:00Z">
            <w:rPr>
              <w:del w:id="1198" w:author="Filip Dutina" w:date="2018-07-12T11:22:00Z"/>
              <w:rFonts w:asciiTheme="minorHAnsi" w:eastAsiaTheme="minorEastAsia" w:hAnsiTheme="minorHAnsi" w:cstheme="minorBidi"/>
              <w:noProof/>
              <w:sz w:val="22"/>
              <w:szCs w:val="22"/>
              <w:lang w:val="en-GB" w:eastAsia="en-GB"/>
            </w:rPr>
          </w:rPrChange>
        </w:rPr>
      </w:pPr>
      <w:del w:id="1199" w:author="Filip Dutina" w:date="2018-07-12T11:22:00Z">
        <w:r w:rsidRPr="00D96694" w:rsidDel="0090337A">
          <w:rPr>
            <w:rPrChange w:id="1200" w:author="Aleksa Corovic" w:date="2018-08-21T12:50:00Z">
              <w:rPr>
                <w:rStyle w:val="Hyperlink"/>
                <w:noProof/>
              </w:rPr>
            </w:rPrChange>
          </w:rPr>
          <w:delText>4.3</w:delText>
        </w:r>
        <w:r w:rsidRPr="00D96694" w:rsidDel="0090337A">
          <w:rPr>
            <w:rFonts w:asciiTheme="minorHAnsi" w:eastAsiaTheme="minorEastAsia" w:hAnsiTheme="minorHAnsi" w:cstheme="minorBidi"/>
            <w:sz w:val="22"/>
            <w:szCs w:val="22"/>
            <w:lang w:eastAsia="en-GB"/>
            <w:rPrChange w:id="120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202" w:author="Aleksa Corovic" w:date="2018-08-21T12:50:00Z">
              <w:rPr>
                <w:rStyle w:val="Hyperlink"/>
                <w:noProof/>
                <w:lang w:val="en-GB"/>
              </w:rPr>
            </w:rPrChange>
          </w:rPr>
          <w:delText>Graf</w:delText>
        </w:r>
        <w:r w:rsidRPr="00D96694" w:rsidDel="0090337A">
          <w:rPr>
            <w:rPrChange w:id="1203" w:author="Aleksa Corovic" w:date="2018-08-21T12:50:00Z">
              <w:rPr>
                <w:rStyle w:val="Hyperlink"/>
                <w:noProof/>
              </w:rPr>
            </w:rPrChange>
          </w:rPr>
          <w:delText>ičko korisničko sučelje</w:delText>
        </w:r>
        <w:r w:rsidRPr="00D96694" w:rsidDel="0090337A">
          <w:rPr>
            <w:webHidden/>
            <w:rPrChange w:id="1204" w:author="Aleksa Corovic" w:date="2018-08-21T12:50:00Z">
              <w:rPr>
                <w:noProof/>
                <w:webHidden/>
              </w:rPr>
            </w:rPrChange>
          </w:rPr>
          <w:tab/>
          <w:delText>22</w:delText>
        </w:r>
      </w:del>
    </w:p>
    <w:p w14:paraId="6969CFB5" w14:textId="77777777" w:rsidR="007B0442" w:rsidRPr="00D96694" w:rsidDel="0090337A" w:rsidRDefault="007B0442" w:rsidP="0090337A">
      <w:pPr>
        <w:pStyle w:val="TOC1"/>
        <w:rPr>
          <w:del w:id="1205" w:author="Filip Dutina" w:date="2018-07-12T11:22:00Z"/>
          <w:rFonts w:asciiTheme="minorHAnsi" w:eastAsiaTheme="minorEastAsia" w:hAnsiTheme="minorHAnsi" w:cstheme="minorBidi"/>
          <w:sz w:val="22"/>
          <w:szCs w:val="22"/>
          <w:lang w:val="sr-Latn-RS" w:eastAsia="en-GB"/>
          <w:rPrChange w:id="1206" w:author="Aleksa Corovic" w:date="2018-08-21T12:50:00Z">
            <w:rPr>
              <w:del w:id="1207" w:author="Filip Dutina" w:date="2018-07-12T11:22:00Z"/>
              <w:rFonts w:asciiTheme="minorHAnsi" w:eastAsiaTheme="minorEastAsia" w:hAnsiTheme="minorHAnsi" w:cstheme="minorBidi"/>
              <w:noProof/>
              <w:sz w:val="22"/>
              <w:szCs w:val="22"/>
              <w:lang w:eastAsia="en-GB"/>
            </w:rPr>
          </w:rPrChange>
        </w:rPr>
      </w:pPr>
      <w:del w:id="1208" w:author="Filip Dutina" w:date="2018-07-12T11:22:00Z">
        <w:r w:rsidRPr="00D96694" w:rsidDel="0090337A">
          <w:rPr>
            <w:lang w:val="sr-Latn-RS"/>
            <w:rPrChange w:id="1209" w:author="Aleksa Corovic" w:date="2018-08-21T12:50:00Z">
              <w:rPr>
                <w:rStyle w:val="Hyperlink"/>
                <w:noProof/>
                <w:lang w:val="en-GB"/>
              </w:rPr>
            </w:rPrChange>
          </w:rPr>
          <w:delText>5.</w:delText>
        </w:r>
        <w:r w:rsidRPr="00D96694" w:rsidDel="0090337A">
          <w:rPr>
            <w:rFonts w:asciiTheme="minorHAnsi" w:eastAsiaTheme="minorEastAsia" w:hAnsiTheme="minorHAnsi" w:cstheme="minorBidi"/>
            <w:sz w:val="22"/>
            <w:szCs w:val="22"/>
            <w:lang w:val="sr-Latn-RS" w:eastAsia="en-GB"/>
            <w:rPrChange w:id="1210"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1" w:author="Aleksa Corovic" w:date="2018-08-21T12:50:00Z">
              <w:rPr>
                <w:rStyle w:val="Hyperlink"/>
                <w:noProof/>
                <w:lang w:val="en-GB"/>
              </w:rPr>
            </w:rPrChange>
          </w:rPr>
          <w:delText>Testiranje i verifikacija</w:delText>
        </w:r>
        <w:r w:rsidRPr="00D96694" w:rsidDel="0090337A">
          <w:rPr>
            <w:webHidden/>
            <w:lang w:val="sr-Latn-RS"/>
            <w:rPrChange w:id="1212" w:author="Aleksa Corovic" w:date="2018-08-21T12:50:00Z">
              <w:rPr>
                <w:noProof/>
                <w:webHidden/>
              </w:rPr>
            </w:rPrChange>
          </w:rPr>
          <w:tab/>
          <w:delText>23</w:delText>
        </w:r>
      </w:del>
    </w:p>
    <w:p w14:paraId="1B524433" w14:textId="77777777" w:rsidR="007B0442" w:rsidRPr="00D96694" w:rsidDel="0090337A" w:rsidRDefault="007B0442" w:rsidP="0090337A">
      <w:pPr>
        <w:pStyle w:val="TOC1"/>
        <w:rPr>
          <w:del w:id="1213" w:author="Filip Dutina" w:date="2018-07-12T11:22:00Z"/>
          <w:rFonts w:asciiTheme="minorHAnsi" w:eastAsiaTheme="minorEastAsia" w:hAnsiTheme="minorHAnsi" w:cstheme="minorBidi"/>
          <w:sz w:val="22"/>
          <w:szCs w:val="22"/>
          <w:lang w:val="sr-Latn-RS" w:eastAsia="en-GB"/>
          <w:rPrChange w:id="1214" w:author="Aleksa Corovic" w:date="2018-08-21T12:50:00Z">
            <w:rPr>
              <w:del w:id="1215" w:author="Filip Dutina" w:date="2018-07-12T11:22:00Z"/>
              <w:rFonts w:asciiTheme="minorHAnsi" w:eastAsiaTheme="minorEastAsia" w:hAnsiTheme="minorHAnsi" w:cstheme="minorBidi"/>
              <w:noProof/>
              <w:sz w:val="22"/>
              <w:szCs w:val="22"/>
              <w:lang w:eastAsia="en-GB"/>
            </w:rPr>
          </w:rPrChange>
        </w:rPr>
      </w:pPr>
      <w:del w:id="1216" w:author="Filip Dutina" w:date="2018-07-12T11:22:00Z">
        <w:r w:rsidRPr="00D96694" w:rsidDel="0090337A">
          <w:rPr>
            <w:lang w:val="sr-Latn-RS"/>
            <w:rPrChange w:id="1217" w:author="Aleksa Corovic" w:date="2018-08-21T12:50:00Z">
              <w:rPr>
                <w:rStyle w:val="Hyperlink"/>
                <w:noProof/>
                <w:lang w:val="en-GB"/>
              </w:rPr>
            </w:rPrChange>
          </w:rPr>
          <w:delText>6.</w:delText>
        </w:r>
        <w:r w:rsidRPr="00D96694" w:rsidDel="0090337A">
          <w:rPr>
            <w:rFonts w:asciiTheme="minorHAnsi" w:eastAsiaTheme="minorEastAsia" w:hAnsiTheme="minorHAnsi" w:cstheme="minorBidi"/>
            <w:sz w:val="22"/>
            <w:szCs w:val="22"/>
            <w:lang w:val="sr-Latn-RS" w:eastAsia="en-GB"/>
            <w:rPrChange w:id="1218"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9" w:author="Aleksa Corovic" w:date="2018-08-21T12:50:00Z">
              <w:rPr>
                <w:rStyle w:val="Hyperlink"/>
                <w:noProof/>
                <w:lang w:val="en-GB"/>
              </w:rPr>
            </w:rPrChange>
          </w:rPr>
          <w:delText>Zaklju</w:delText>
        </w:r>
        <w:r w:rsidRPr="00D96694" w:rsidDel="0090337A">
          <w:rPr>
            <w:rPrChange w:id="1220" w:author="Aleksa Corovic" w:date="2018-08-21T12:50:00Z">
              <w:rPr>
                <w:rStyle w:val="Hyperlink"/>
                <w:noProof/>
              </w:rPr>
            </w:rPrChange>
          </w:rPr>
          <w:delText>č</w:delText>
        </w:r>
        <w:r w:rsidRPr="00D96694" w:rsidDel="0090337A">
          <w:rPr>
            <w:lang w:val="sr-Latn-RS"/>
            <w:rPrChange w:id="1221" w:author="Aleksa Corovic" w:date="2018-08-21T12:50:00Z">
              <w:rPr>
                <w:rStyle w:val="Hyperlink"/>
                <w:noProof/>
                <w:lang w:val="en-GB"/>
              </w:rPr>
            </w:rPrChange>
          </w:rPr>
          <w:delText>ak</w:delText>
        </w:r>
        <w:r w:rsidRPr="00D96694" w:rsidDel="0090337A">
          <w:rPr>
            <w:webHidden/>
            <w:lang w:val="sr-Latn-RS"/>
            <w:rPrChange w:id="1222" w:author="Aleksa Corovic" w:date="2018-08-21T12:50:00Z">
              <w:rPr>
                <w:noProof/>
                <w:webHidden/>
              </w:rPr>
            </w:rPrChange>
          </w:rPr>
          <w:tab/>
          <w:delText>26</w:delText>
        </w:r>
      </w:del>
    </w:p>
    <w:p w14:paraId="3E0F0C27" w14:textId="77777777" w:rsidR="007B0442" w:rsidRPr="00D96694" w:rsidDel="0090337A" w:rsidRDefault="007B0442" w:rsidP="0090337A">
      <w:pPr>
        <w:pStyle w:val="TOC1"/>
        <w:rPr>
          <w:del w:id="1223" w:author="Filip Dutina" w:date="2018-07-12T11:22:00Z"/>
          <w:rFonts w:asciiTheme="minorHAnsi" w:eastAsiaTheme="minorEastAsia" w:hAnsiTheme="minorHAnsi" w:cstheme="minorBidi"/>
          <w:sz w:val="22"/>
          <w:szCs w:val="22"/>
          <w:lang w:val="sr-Latn-RS" w:eastAsia="en-GB"/>
          <w:rPrChange w:id="1224" w:author="Aleksa Corovic" w:date="2018-08-21T12:50:00Z">
            <w:rPr>
              <w:del w:id="1225" w:author="Filip Dutina" w:date="2018-07-12T11:22:00Z"/>
              <w:rFonts w:asciiTheme="minorHAnsi" w:eastAsiaTheme="minorEastAsia" w:hAnsiTheme="minorHAnsi" w:cstheme="minorBidi"/>
              <w:noProof/>
              <w:sz w:val="22"/>
              <w:szCs w:val="22"/>
              <w:lang w:val="en-GB" w:eastAsia="en-GB"/>
            </w:rPr>
          </w:rPrChange>
        </w:rPr>
      </w:pPr>
      <w:del w:id="1226" w:author="Filip Dutina" w:date="2018-07-12T11:22:00Z">
        <w:r w:rsidRPr="00D96694" w:rsidDel="0090337A">
          <w:rPr>
            <w:lang w:val="sr-Latn-RS"/>
            <w:rPrChange w:id="1227" w:author="Aleksa Corovic" w:date="2018-08-21T12:50:00Z">
              <w:rPr>
                <w:rStyle w:val="Hyperlink"/>
                <w:noProof/>
              </w:rPr>
            </w:rPrChange>
          </w:rPr>
          <w:delText>7.</w:delText>
        </w:r>
        <w:r w:rsidRPr="00D96694" w:rsidDel="0090337A">
          <w:rPr>
            <w:rFonts w:asciiTheme="minorHAnsi" w:eastAsiaTheme="minorEastAsia" w:hAnsiTheme="minorHAnsi" w:cstheme="minorBidi"/>
            <w:sz w:val="22"/>
            <w:szCs w:val="22"/>
            <w:lang w:val="sr-Latn-RS" w:eastAsia="en-GB"/>
            <w:rPrChange w:id="122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229" w:author="Aleksa Corovic" w:date="2018-08-21T12:50:00Z">
              <w:rPr>
                <w:rStyle w:val="Hyperlink"/>
                <w:noProof/>
              </w:rPr>
            </w:rPrChange>
          </w:rPr>
          <w:delText>Literatura</w:delText>
        </w:r>
        <w:r w:rsidRPr="00D96694" w:rsidDel="0090337A">
          <w:rPr>
            <w:webHidden/>
            <w:lang w:val="sr-Latn-RS"/>
            <w:rPrChange w:id="1230"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231" w:author="Aleksa Corovic" w:date="2018-08-21T12:50:00Z">
            <w:rPr>
              <w:sz w:val="20"/>
              <w:lang w:val="sl-SI"/>
            </w:rPr>
          </w:rPrChange>
        </w:rPr>
      </w:pPr>
      <w:r w:rsidRPr="00D96694">
        <w:rPr>
          <w:sz w:val="20"/>
          <w:rPrChange w:id="1232"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233"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234"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235"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236"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237" w:author="Aleksa Corovic" w:date="2018-08-21T12:50:00Z">
            <w:rPr>
              <w:lang w:val="sl-SI"/>
            </w:rPr>
          </w:rPrChange>
        </w:rPr>
      </w:pPr>
    </w:p>
    <w:p w14:paraId="68DBFC52" w14:textId="77777777" w:rsidR="0037741D" w:rsidRPr="00D96694" w:rsidRDefault="00C12DBD">
      <w:pPr>
        <w:pStyle w:val="TableofFigures"/>
        <w:tabs>
          <w:tab w:val="right" w:leader="dot" w:pos="9345"/>
        </w:tabs>
        <w:rPr>
          <w:ins w:id="1238" w:author="Filip Dutina" w:date="2018-08-14T14:14:00Z"/>
          <w:rFonts w:asciiTheme="minorHAnsi" w:eastAsiaTheme="minorEastAsia" w:hAnsiTheme="minorHAnsi" w:cstheme="minorBidi"/>
          <w:sz w:val="22"/>
          <w:szCs w:val="22"/>
          <w:lang w:eastAsia="en-GB"/>
          <w:rPrChange w:id="1239" w:author="Aleksa Corovic" w:date="2018-08-21T12:50:00Z">
            <w:rPr>
              <w:ins w:id="1240" w:author="Filip Dutina" w:date="2018-08-14T14:14:00Z"/>
              <w:rFonts w:asciiTheme="minorHAnsi" w:eastAsiaTheme="minorEastAsia" w:hAnsiTheme="minorHAnsi" w:cstheme="minorBidi"/>
              <w:noProof/>
              <w:sz w:val="22"/>
              <w:szCs w:val="22"/>
              <w:lang w:val="en-GB" w:eastAsia="en-GB"/>
            </w:rPr>
          </w:rPrChange>
        </w:rPr>
      </w:pPr>
      <w:r w:rsidRPr="00D96694">
        <w:rPr>
          <w:rPrChange w:id="1241" w:author="Aleksa Corovic" w:date="2018-08-21T12:50:00Z">
            <w:rPr>
              <w:lang w:val="hr-HR"/>
            </w:rPr>
          </w:rPrChange>
        </w:rPr>
        <w:fldChar w:fldCharType="begin"/>
      </w:r>
      <w:r w:rsidRPr="00D96694">
        <w:rPr>
          <w:rPrChange w:id="1242" w:author="Aleksa Corovic" w:date="2018-08-21T12:50:00Z">
            <w:rPr>
              <w:lang w:val="hr-HR"/>
            </w:rPr>
          </w:rPrChange>
        </w:rPr>
        <w:instrText xml:space="preserve"> TOC \c "Slika" </w:instrText>
      </w:r>
      <w:r w:rsidRPr="00D96694">
        <w:rPr>
          <w:rPrChange w:id="1243" w:author="Aleksa Corovic" w:date="2018-08-21T12:50:00Z">
            <w:rPr>
              <w:lang w:val="hr-HR"/>
            </w:rPr>
          </w:rPrChange>
        </w:rPr>
        <w:fldChar w:fldCharType="separate"/>
      </w:r>
      <w:ins w:id="1244" w:author="Filip Dutina" w:date="2018-08-14T14:14:00Z">
        <w:r w:rsidR="0037741D" w:rsidRPr="00D96694">
          <w:rPr>
            <w:rPrChange w:id="1245" w:author="Aleksa Corovic" w:date="2018-08-21T12:50:00Z">
              <w:rPr>
                <w:noProof/>
              </w:rPr>
            </w:rPrChange>
          </w:rPr>
          <w:t xml:space="preserve">Slika 2.1 </w:t>
        </w:r>
        <w:r w:rsidR="0037741D" w:rsidRPr="00D96694">
          <w:rPr>
            <w:i/>
            <w:rPrChange w:id="1246" w:author="Aleksa Corovic" w:date="2018-08-21T12:50:00Z">
              <w:rPr>
                <w:i/>
                <w:noProof/>
              </w:rPr>
            </w:rPrChange>
          </w:rPr>
          <w:t>BroadR-Reach</w:t>
        </w:r>
        <w:r w:rsidR="0037741D" w:rsidRPr="00D96694">
          <w:rPr>
            <w:rPrChange w:id="1247" w:author="Aleksa Corovic" w:date="2018-08-21T12:50:00Z">
              <w:rPr>
                <w:noProof/>
              </w:rPr>
            </w:rPrChange>
          </w:rPr>
          <w:t xml:space="preserve"> sprega [1]</w:t>
        </w:r>
        <w:r w:rsidR="0037741D" w:rsidRPr="00D96694">
          <w:rPr>
            <w:rPrChange w:id="1248" w:author="Aleksa Corovic" w:date="2018-08-21T12:50:00Z">
              <w:rPr>
                <w:noProof/>
              </w:rPr>
            </w:rPrChange>
          </w:rPr>
          <w:tab/>
        </w:r>
        <w:r w:rsidR="0037741D" w:rsidRPr="00D96694">
          <w:rPr>
            <w:rPrChange w:id="1249" w:author="Aleksa Corovic" w:date="2018-08-21T12:50:00Z">
              <w:rPr>
                <w:noProof/>
              </w:rPr>
            </w:rPrChange>
          </w:rPr>
          <w:fldChar w:fldCharType="begin"/>
        </w:r>
        <w:r w:rsidR="0037741D" w:rsidRPr="00D96694">
          <w:rPr>
            <w:rPrChange w:id="1250" w:author="Aleksa Corovic" w:date="2018-08-21T12:50:00Z">
              <w:rPr>
                <w:noProof/>
              </w:rPr>
            </w:rPrChange>
          </w:rPr>
          <w:instrText xml:space="preserve"> PAGEREF _Toc522019422 \h </w:instrText>
        </w:r>
      </w:ins>
      <w:r w:rsidR="0037741D" w:rsidRPr="00D96694">
        <w:rPr>
          <w:rPrChange w:id="1251" w:author="Aleksa Corovic" w:date="2018-08-21T12:50:00Z">
            <w:rPr/>
          </w:rPrChange>
        </w:rPr>
      </w:r>
      <w:r w:rsidR="0037741D" w:rsidRPr="00D96694">
        <w:rPr>
          <w:rPrChange w:id="1252" w:author="Aleksa Corovic" w:date="2018-08-21T12:50:00Z">
            <w:rPr>
              <w:noProof/>
            </w:rPr>
          </w:rPrChange>
        </w:rPr>
        <w:fldChar w:fldCharType="separate"/>
      </w:r>
      <w:ins w:id="1253" w:author="Filip Dutina" w:date="2018-08-14T14:14:00Z">
        <w:r w:rsidR="0037741D" w:rsidRPr="00D96694">
          <w:rPr>
            <w:rPrChange w:id="1254" w:author="Aleksa Corovic" w:date="2018-08-21T12:50:00Z">
              <w:rPr>
                <w:noProof/>
              </w:rPr>
            </w:rPrChange>
          </w:rPr>
          <w:t>3</w:t>
        </w:r>
        <w:r w:rsidR="0037741D" w:rsidRPr="00D96694">
          <w:rPr>
            <w:rPrChange w:id="1255" w:author="Aleksa Corovic" w:date="2018-08-21T12:50:00Z">
              <w:rPr>
                <w:noProof/>
              </w:rPr>
            </w:rPrChange>
          </w:rPr>
          <w:fldChar w:fldCharType="end"/>
        </w:r>
      </w:ins>
    </w:p>
    <w:p w14:paraId="5A6BB984" w14:textId="77777777" w:rsidR="0037741D" w:rsidRPr="00D96694" w:rsidRDefault="0037741D">
      <w:pPr>
        <w:pStyle w:val="TableofFigures"/>
        <w:tabs>
          <w:tab w:val="right" w:leader="dot" w:pos="9345"/>
        </w:tabs>
        <w:rPr>
          <w:ins w:id="1256" w:author="Filip Dutina" w:date="2018-08-14T14:14:00Z"/>
          <w:rFonts w:asciiTheme="minorHAnsi" w:eastAsiaTheme="minorEastAsia" w:hAnsiTheme="minorHAnsi" w:cstheme="minorBidi"/>
          <w:sz w:val="22"/>
          <w:szCs w:val="22"/>
          <w:lang w:eastAsia="en-GB"/>
          <w:rPrChange w:id="1257" w:author="Aleksa Corovic" w:date="2018-08-21T12:50:00Z">
            <w:rPr>
              <w:ins w:id="1258" w:author="Filip Dutina" w:date="2018-08-14T14:14:00Z"/>
              <w:rFonts w:asciiTheme="minorHAnsi" w:eastAsiaTheme="minorEastAsia" w:hAnsiTheme="minorHAnsi" w:cstheme="minorBidi"/>
              <w:noProof/>
              <w:sz w:val="22"/>
              <w:szCs w:val="22"/>
              <w:lang w:val="en-GB" w:eastAsia="en-GB"/>
            </w:rPr>
          </w:rPrChange>
        </w:rPr>
      </w:pPr>
      <w:ins w:id="1259" w:author="Filip Dutina" w:date="2018-08-14T14:14:00Z">
        <w:r w:rsidRPr="00D96694">
          <w:rPr>
            <w:rPrChange w:id="1260" w:author="Aleksa Corovic" w:date="2018-08-21T12:50:00Z">
              <w:rPr>
                <w:noProof/>
              </w:rPr>
            </w:rPrChange>
          </w:rPr>
          <w:t>Slika 2.2 Neoklopljene uprede parice [2]</w:t>
        </w:r>
        <w:r w:rsidRPr="00D96694">
          <w:rPr>
            <w:rPrChange w:id="1261" w:author="Aleksa Corovic" w:date="2018-08-21T12:50:00Z">
              <w:rPr>
                <w:noProof/>
              </w:rPr>
            </w:rPrChange>
          </w:rPr>
          <w:tab/>
        </w:r>
        <w:r w:rsidRPr="00D96694">
          <w:rPr>
            <w:rPrChange w:id="1262" w:author="Aleksa Corovic" w:date="2018-08-21T12:50:00Z">
              <w:rPr>
                <w:noProof/>
              </w:rPr>
            </w:rPrChange>
          </w:rPr>
          <w:fldChar w:fldCharType="begin"/>
        </w:r>
        <w:r w:rsidRPr="00D96694">
          <w:rPr>
            <w:rPrChange w:id="1263" w:author="Aleksa Corovic" w:date="2018-08-21T12:50:00Z">
              <w:rPr>
                <w:noProof/>
              </w:rPr>
            </w:rPrChange>
          </w:rPr>
          <w:instrText xml:space="preserve"> PAGEREF _Toc522019423 \h </w:instrText>
        </w:r>
      </w:ins>
      <w:r w:rsidRPr="00D96694">
        <w:rPr>
          <w:rPrChange w:id="1264" w:author="Aleksa Corovic" w:date="2018-08-21T12:50:00Z">
            <w:rPr/>
          </w:rPrChange>
        </w:rPr>
      </w:r>
      <w:r w:rsidRPr="00D96694">
        <w:rPr>
          <w:rPrChange w:id="1265" w:author="Aleksa Corovic" w:date="2018-08-21T12:50:00Z">
            <w:rPr>
              <w:noProof/>
            </w:rPr>
          </w:rPrChange>
        </w:rPr>
        <w:fldChar w:fldCharType="separate"/>
      </w:r>
      <w:ins w:id="1266" w:author="Filip Dutina" w:date="2018-08-14T14:14:00Z">
        <w:r w:rsidRPr="00D96694">
          <w:rPr>
            <w:rPrChange w:id="1267" w:author="Aleksa Corovic" w:date="2018-08-21T12:50:00Z">
              <w:rPr>
                <w:noProof/>
              </w:rPr>
            </w:rPrChange>
          </w:rPr>
          <w:t>4</w:t>
        </w:r>
        <w:r w:rsidRPr="00D96694">
          <w:rPr>
            <w:rPrChange w:id="1268" w:author="Aleksa Corovic" w:date="2018-08-21T12:50:00Z">
              <w:rPr>
                <w:noProof/>
              </w:rPr>
            </w:rPrChange>
          </w:rPr>
          <w:fldChar w:fldCharType="end"/>
        </w:r>
      </w:ins>
    </w:p>
    <w:p w14:paraId="71B8F416" w14:textId="77777777" w:rsidR="0037741D" w:rsidRPr="00D96694" w:rsidRDefault="0037741D">
      <w:pPr>
        <w:pStyle w:val="TableofFigures"/>
        <w:tabs>
          <w:tab w:val="right" w:leader="dot" w:pos="9345"/>
        </w:tabs>
        <w:rPr>
          <w:ins w:id="1269" w:author="Filip Dutina" w:date="2018-08-14T14:14:00Z"/>
          <w:rFonts w:asciiTheme="minorHAnsi" w:eastAsiaTheme="minorEastAsia" w:hAnsiTheme="minorHAnsi" w:cstheme="minorBidi"/>
          <w:sz w:val="22"/>
          <w:szCs w:val="22"/>
          <w:lang w:eastAsia="en-GB"/>
          <w:rPrChange w:id="1270" w:author="Aleksa Corovic" w:date="2018-08-21T12:50:00Z">
            <w:rPr>
              <w:ins w:id="1271" w:author="Filip Dutina" w:date="2018-08-14T14:14:00Z"/>
              <w:rFonts w:asciiTheme="minorHAnsi" w:eastAsiaTheme="minorEastAsia" w:hAnsiTheme="minorHAnsi" w:cstheme="minorBidi"/>
              <w:noProof/>
              <w:sz w:val="22"/>
              <w:szCs w:val="22"/>
              <w:lang w:val="en-GB" w:eastAsia="en-GB"/>
            </w:rPr>
          </w:rPrChange>
        </w:rPr>
      </w:pPr>
      <w:ins w:id="1272" w:author="Filip Dutina" w:date="2018-08-14T14:14:00Z">
        <w:r w:rsidRPr="00D96694">
          <w:rPr>
            <w:rPrChange w:id="1273" w:author="Aleksa Corovic" w:date="2018-08-21T12:50:00Z">
              <w:rPr>
                <w:noProof/>
              </w:rPr>
            </w:rPrChange>
          </w:rPr>
          <w:t xml:space="preserve">Slika 2.3 Arhitektura fizičkog sloja </w:t>
        </w:r>
        <w:r w:rsidRPr="00D96694">
          <w:rPr>
            <w:i/>
            <w:rPrChange w:id="1274" w:author="Aleksa Corovic" w:date="2018-08-21T12:50:00Z">
              <w:rPr>
                <w:i/>
                <w:noProof/>
              </w:rPr>
            </w:rPrChange>
          </w:rPr>
          <w:t>BroadR-Reach</w:t>
        </w:r>
        <w:r w:rsidRPr="00D96694">
          <w:rPr>
            <w:rPrChange w:id="1275" w:author="Aleksa Corovic" w:date="2018-08-21T12:50:00Z">
              <w:rPr>
                <w:noProof/>
              </w:rPr>
            </w:rPrChange>
          </w:rPr>
          <w:t>-a [6]</w:t>
        </w:r>
        <w:r w:rsidRPr="00D96694">
          <w:rPr>
            <w:rPrChange w:id="1276" w:author="Aleksa Corovic" w:date="2018-08-21T12:50:00Z">
              <w:rPr>
                <w:noProof/>
              </w:rPr>
            </w:rPrChange>
          </w:rPr>
          <w:tab/>
        </w:r>
        <w:r w:rsidRPr="00D96694">
          <w:rPr>
            <w:rPrChange w:id="1277" w:author="Aleksa Corovic" w:date="2018-08-21T12:50:00Z">
              <w:rPr>
                <w:noProof/>
              </w:rPr>
            </w:rPrChange>
          </w:rPr>
          <w:fldChar w:fldCharType="begin"/>
        </w:r>
        <w:r w:rsidRPr="00D96694">
          <w:rPr>
            <w:rPrChange w:id="1278" w:author="Aleksa Corovic" w:date="2018-08-21T12:50:00Z">
              <w:rPr>
                <w:noProof/>
              </w:rPr>
            </w:rPrChange>
          </w:rPr>
          <w:instrText xml:space="preserve"> PAGEREF _Toc522019424 \h </w:instrText>
        </w:r>
      </w:ins>
      <w:r w:rsidRPr="00D96694">
        <w:rPr>
          <w:rPrChange w:id="1279" w:author="Aleksa Corovic" w:date="2018-08-21T12:50:00Z">
            <w:rPr/>
          </w:rPrChange>
        </w:rPr>
      </w:r>
      <w:r w:rsidRPr="00D96694">
        <w:rPr>
          <w:rPrChange w:id="1280" w:author="Aleksa Corovic" w:date="2018-08-21T12:50:00Z">
            <w:rPr>
              <w:noProof/>
            </w:rPr>
          </w:rPrChange>
        </w:rPr>
        <w:fldChar w:fldCharType="separate"/>
      </w:r>
      <w:ins w:id="1281" w:author="Filip Dutina" w:date="2018-08-14T14:14:00Z">
        <w:r w:rsidRPr="00D96694">
          <w:rPr>
            <w:rPrChange w:id="1282" w:author="Aleksa Corovic" w:date="2018-08-21T12:50:00Z">
              <w:rPr>
                <w:noProof/>
              </w:rPr>
            </w:rPrChange>
          </w:rPr>
          <w:t>5</w:t>
        </w:r>
        <w:r w:rsidRPr="00D96694">
          <w:rPr>
            <w:rPrChange w:id="1283" w:author="Aleksa Corovic" w:date="2018-08-21T12:50:00Z">
              <w:rPr>
                <w:noProof/>
              </w:rPr>
            </w:rPrChange>
          </w:rPr>
          <w:fldChar w:fldCharType="end"/>
        </w:r>
      </w:ins>
    </w:p>
    <w:p w14:paraId="5F78E8DA" w14:textId="77777777" w:rsidR="0037741D" w:rsidRPr="00D96694" w:rsidRDefault="0037741D">
      <w:pPr>
        <w:pStyle w:val="TableofFigures"/>
        <w:tabs>
          <w:tab w:val="right" w:leader="dot" w:pos="9345"/>
        </w:tabs>
        <w:rPr>
          <w:ins w:id="1284" w:author="Filip Dutina" w:date="2018-08-14T14:14:00Z"/>
          <w:rFonts w:asciiTheme="minorHAnsi" w:eastAsiaTheme="minorEastAsia" w:hAnsiTheme="minorHAnsi" w:cstheme="minorBidi"/>
          <w:sz w:val="22"/>
          <w:szCs w:val="22"/>
          <w:lang w:eastAsia="en-GB"/>
          <w:rPrChange w:id="1285" w:author="Aleksa Corovic" w:date="2018-08-21T12:50:00Z">
            <w:rPr>
              <w:ins w:id="1286" w:author="Filip Dutina" w:date="2018-08-14T14:14:00Z"/>
              <w:rFonts w:asciiTheme="minorHAnsi" w:eastAsiaTheme="minorEastAsia" w:hAnsiTheme="minorHAnsi" w:cstheme="minorBidi"/>
              <w:noProof/>
              <w:sz w:val="22"/>
              <w:szCs w:val="22"/>
              <w:lang w:val="en-GB" w:eastAsia="en-GB"/>
            </w:rPr>
          </w:rPrChange>
        </w:rPr>
      </w:pPr>
      <w:ins w:id="1287" w:author="Filip Dutina" w:date="2018-08-14T14:14:00Z">
        <w:r w:rsidRPr="00D96694">
          <w:rPr>
            <w:rPrChange w:id="1288" w:author="Aleksa Corovic" w:date="2018-08-21T12:50:00Z">
              <w:rPr>
                <w:noProof/>
              </w:rPr>
            </w:rPrChange>
          </w:rPr>
          <w:t>Slika 2.4 Segmentacija [7]</w:t>
        </w:r>
        <w:r w:rsidRPr="00D96694">
          <w:rPr>
            <w:rPrChange w:id="1289" w:author="Aleksa Corovic" w:date="2018-08-21T12:50:00Z">
              <w:rPr>
                <w:noProof/>
              </w:rPr>
            </w:rPrChange>
          </w:rPr>
          <w:tab/>
        </w:r>
        <w:r w:rsidRPr="00D96694">
          <w:rPr>
            <w:rPrChange w:id="1290" w:author="Aleksa Corovic" w:date="2018-08-21T12:50:00Z">
              <w:rPr>
                <w:noProof/>
              </w:rPr>
            </w:rPrChange>
          </w:rPr>
          <w:fldChar w:fldCharType="begin"/>
        </w:r>
        <w:r w:rsidRPr="00D96694">
          <w:rPr>
            <w:rPrChange w:id="1291" w:author="Aleksa Corovic" w:date="2018-08-21T12:50:00Z">
              <w:rPr>
                <w:noProof/>
              </w:rPr>
            </w:rPrChange>
          </w:rPr>
          <w:instrText xml:space="preserve"> PAGEREF _Toc522019425 \h </w:instrText>
        </w:r>
      </w:ins>
      <w:r w:rsidRPr="00D96694">
        <w:rPr>
          <w:rPrChange w:id="1292" w:author="Aleksa Corovic" w:date="2018-08-21T12:50:00Z">
            <w:rPr/>
          </w:rPrChange>
        </w:rPr>
      </w:r>
      <w:r w:rsidRPr="00D96694">
        <w:rPr>
          <w:rPrChange w:id="1293" w:author="Aleksa Corovic" w:date="2018-08-21T12:50:00Z">
            <w:rPr>
              <w:noProof/>
            </w:rPr>
          </w:rPrChange>
        </w:rPr>
        <w:fldChar w:fldCharType="separate"/>
      </w:r>
      <w:ins w:id="1294" w:author="Filip Dutina" w:date="2018-08-14T14:14:00Z">
        <w:r w:rsidRPr="00D96694">
          <w:rPr>
            <w:rPrChange w:id="1295" w:author="Aleksa Corovic" w:date="2018-08-21T12:50:00Z">
              <w:rPr>
                <w:noProof/>
              </w:rPr>
            </w:rPrChange>
          </w:rPr>
          <w:t>6</w:t>
        </w:r>
        <w:r w:rsidRPr="00D96694">
          <w:rPr>
            <w:rPrChange w:id="1296" w:author="Aleksa Corovic" w:date="2018-08-21T12:50:00Z">
              <w:rPr>
                <w:noProof/>
              </w:rPr>
            </w:rPrChange>
          </w:rPr>
          <w:fldChar w:fldCharType="end"/>
        </w:r>
      </w:ins>
    </w:p>
    <w:p w14:paraId="3C89CC96" w14:textId="77777777" w:rsidR="0037741D" w:rsidRPr="00D96694" w:rsidRDefault="0037741D">
      <w:pPr>
        <w:pStyle w:val="TableofFigures"/>
        <w:tabs>
          <w:tab w:val="right" w:leader="dot" w:pos="9345"/>
        </w:tabs>
        <w:rPr>
          <w:ins w:id="1297" w:author="Filip Dutina" w:date="2018-08-14T14:14:00Z"/>
          <w:rFonts w:asciiTheme="minorHAnsi" w:eastAsiaTheme="minorEastAsia" w:hAnsiTheme="minorHAnsi" w:cstheme="minorBidi"/>
          <w:sz w:val="22"/>
          <w:szCs w:val="22"/>
          <w:lang w:eastAsia="en-GB"/>
          <w:rPrChange w:id="1298" w:author="Aleksa Corovic" w:date="2018-08-21T12:50:00Z">
            <w:rPr>
              <w:ins w:id="1299" w:author="Filip Dutina" w:date="2018-08-14T14:14:00Z"/>
              <w:rFonts w:asciiTheme="minorHAnsi" w:eastAsiaTheme="minorEastAsia" w:hAnsiTheme="minorHAnsi" w:cstheme="minorBidi"/>
              <w:noProof/>
              <w:sz w:val="22"/>
              <w:szCs w:val="22"/>
              <w:lang w:val="en-GB" w:eastAsia="en-GB"/>
            </w:rPr>
          </w:rPrChange>
        </w:rPr>
      </w:pPr>
      <w:ins w:id="1300" w:author="Filip Dutina" w:date="2018-08-14T14:14:00Z">
        <w:r w:rsidRPr="00D96694">
          <w:rPr>
            <w:rPrChange w:id="1301" w:author="Aleksa Corovic" w:date="2018-08-21T12:50:00Z">
              <w:rPr>
                <w:noProof/>
              </w:rPr>
            </w:rPrChange>
          </w:rPr>
          <w:t xml:space="preserve">Slika 2.5 Izgled </w:t>
        </w:r>
        <w:r w:rsidRPr="00D96694">
          <w:rPr>
            <w:i/>
            <w:rPrChange w:id="1302" w:author="Aleksa Corovic" w:date="2018-08-21T12:50:00Z">
              <w:rPr>
                <w:i/>
                <w:noProof/>
              </w:rPr>
            </w:rPrChange>
          </w:rPr>
          <w:t>TCP</w:t>
        </w:r>
        <w:r w:rsidRPr="00D96694">
          <w:rPr>
            <w:rPrChange w:id="1303" w:author="Aleksa Corovic" w:date="2018-08-21T12:50:00Z">
              <w:rPr>
                <w:noProof/>
              </w:rPr>
            </w:rPrChange>
          </w:rPr>
          <w:t xml:space="preserve"> segmenta [8]</w:t>
        </w:r>
        <w:r w:rsidRPr="00D96694">
          <w:rPr>
            <w:rPrChange w:id="1304" w:author="Aleksa Corovic" w:date="2018-08-21T12:50:00Z">
              <w:rPr>
                <w:noProof/>
              </w:rPr>
            </w:rPrChange>
          </w:rPr>
          <w:tab/>
        </w:r>
        <w:r w:rsidRPr="00D96694">
          <w:rPr>
            <w:rPrChange w:id="1305" w:author="Aleksa Corovic" w:date="2018-08-21T12:50:00Z">
              <w:rPr>
                <w:noProof/>
              </w:rPr>
            </w:rPrChange>
          </w:rPr>
          <w:fldChar w:fldCharType="begin"/>
        </w:r>
        <w:r w:rsidRPr="00D96694">
          <w:rPr>
            <w:rPrChange w:id="1306" w:author="Aleksa Corovic" w:date="2018-08-21T12:50:00Z">
              <w:rPr>
                <w:noProof/>
              </w:rPr>
            </w:rPrChange>
          </w:rPr>
          <w:instrText xml:space="preserve"> PAGEREF _Toc522019426 \h </w:instrText>
        </w:r>
      </w:ins>
      <w:r w:rsidRPr="00D96694">
        <w:rPr>
          <w:rPrChange w:id="1307" w:author="Aleksa Corovic" w:date="2018-08-21T12:50:00Z">
            <w:rPr/>
          </w:rPrChange>
        </w:rPr>
      </w:r>
      <w:r w:rsidRPr="00D96694">
        <w:rPr>
          <w:rPrChange w:id="1308" w:author="Aleksa Corovic" w:date="2018-08-21T12:50:00Z">
            <w:rPr>
              <w:noProof/>
            </w:rPr>
          </w:rPrChange>
        </w:rPr>
        <w:fldChar w:fldCharType="separate"/>
      </w:r>
      <w:ins w:id="1309" w:author="Filip Dutina" w:date="2018-08-14T14:14:00Z">
        <w:r w:rsidRPr="00D96694">
          <w:rPr>
            <w:rPrChange w:id="1310" w:author="Aleksa Corovic" w:date="2018-08-21T12:50:00Z">
              <w:rPr>
                <w:noProof/>
              </w:rPr>
            </w:rPrChange>
          </w:rPr>
          <w:t>7</w:t>
        </w:r>
        <w:r w:rsidRPr="00D96694">
          <w:rPr>
            <w:rPrChange w:id="1311" w:author="Aleksa Corovic" w:date="2018-08-21T12:50:00Z">
              <w:rPr>
                <w:noProof/>
              </w:rPr>
            </w:rPrChange>
          </w:rPr>
          <w:fldChar w:fldCharType="end"/>
        </w:r>
      </w:ins>
    </w:p>
    <w:p w14:paraId="0D7A64B9" w14:textId="77777777" w:rsidR="0037741D" w:rsidRPr="00D96694" w:rsidRDefault="0037741D">
      <w:pPr>
        <w:pStyle w:val="TableofFigures"/>
        <w:tabs>
          <w:tab w:val="right" w:leader="dot" w:pos="9345"/>
        </w:tabs>
        <w:rPr>
          <w:ins w:id="1312" w:author="Filip Dutina" w:date="2018-08-14T14:14:00Z"/>
          <w:rFonts w:asciiTheme="minorHAnsi" w:eastAsiaTheme="minorEastAsia" w:hAnsiTheme="minorHAnsi" w:cstheme="minorBidi"/>
          <w:sz w:val="22"/>
          <w:szCs w:val="22"/>
          <w:lang w:eastAsia="en-GB"/>
          <w:rPrChange w:id="1313" w:author="Aleksa Corovic" w:date="2018-08-21T12:50:00Z">
            <w:rPr>
              <w:ins w:id="1314" w:author="Filip Dutina" w:date="2018-08-14T14:14:00Z"/>
              <w:rFonts w:asciiTheme="minorHAnsi" w:eastAsiaTheme="minorEastAsia" w:hAnsiTheme="minorHAnsi" w:cstheme="minorBidi"/>
              <w:noProof/>
              <w:sz w:val="22"/>
              <w:szCs w:val="22"/>
              <w:lang w:val="en-GB" w:eastAsia="en-GB"/>
            </w:rPr>
          </w:rPrChange>
        </w:rPr>
      </w:pPr>
      <w:ins w:id="1315" w:author="Filip Dutina" w:date="2018-08-14T14:14:00Z">
        <w:r w:rsidRPr="00D96694">
          <w:rPr>
            <w:rPrChange w:id="1316" w:author="Aleksa Corovic" w:date="2018-08-21T12:50:00Z">
              <w:rPr>
                <w:noProof/>
              </w:rPr>
            </w:rPrChange>
          </w:rPr>
          <w:t xml:space="preserve">Slika 2.6 </w:t>
        </w:r>
        <w:r w:rsidRPr="00D96694">
          <w:rPr>
            <w:i/>
            <w:rPrChange w:id="1317" w:author="Aleksa Corovic" w:date="2018-08-21T12:50:00Z">
              <w:rPr>
                <w:i/>
                <w:noProof/>
              </w:rPr>
            </w:rPrChange>
          </w:rPr>
          <w:t>TCP</w:t>
        </w:r>
        <w:r w:rsidRPr="00D96694">
          <w:rPr>
            <w:rPrChange w:id="1318" w:author="Aleksa Corovic" w:date="2018-08-21T12:50:00Z">
              <w:rPr>
                <w:noProof/>
              </w:rPr>
            </w:rPrChange>
          </w:rPr>
          <w:t xml:space="preserve"> uspostava veze [9]</w:t>
        </w:r>
        <w:r w:rsidRPr="00D96694">
          <w:rPr>
            <w:rPrChange w:id="1319" w:author="Aleksa Corovic" w:date="2018-08-21T12:50:00Z">
              <w:rPr>
                <w:noProof/>
              </w:rPr>
            </w:rPrChange>
          </w:rPr>
          <w:tab/>
        </w:r>
        <w:r w:rsidRPr="00D96694">
          <w:rPr>
            <w:rPrChange w:id="1320" w:author="Aleksa Corovic" w:date="2018-08-21T12:50:00Z">
              <w:rPr>
                <w:noProof/>
              </w:rPr>
            </w:rPrChange>
          </w:rPr>
          <w:fldChar w:fldCharType="begin"/>
        </w:r>
        <w:r w:rsidRPr="00D96694">
          <w:rPr>
            <w:rPrChange w:id="1321" w:author="Aleksa Corovic" w:date="2018-08-21T12:50:00Z">
              <w:rPr>
                <w:noProof/>
              </w:rPr>
            </w:rPrChange>
          </w:rPr>
          <w:instrText xml:space="preserve"> PAGEREF _Toc522019427 \h </w:instrText>
        </w:r>
      </w:ins>
      <w:r w:rsidRPr="00D96694">
        <w:rPr>
          <w:rPrChange w:id="1322" w:author="Aleksa Corovic" w:date="2018-08-21T12:50:00Z">
            <w:rPr/>
          </w:rPrChange>
        </w:rPr>
      </w:r>
      <w:r w:rsidRPr="00D96694">
        <w:rPr>
          <w:rPrChange w:id="1323" w:author="Aleksa Corovic" w:date="2018-08-21T12:50:00Z">
            <w:rPr>
              <w:noProof/>
            </w:rPr>
          </w:rPrChange>
        </w:rPr>
        <w:fldChar w:fldCharType="separate"/>
      </w:r>
      <w:ins w:id="1324" w:author="Filip Dutina" w:date="2018-08-14T14:14:00Z">
        <w:r w:rsidRPr="00D96694">
          <w:rPr>
            <w:rPrChange w:id="1325" w:author="Aleksa Corovic" w:date="2018-08-21T12:50:00Z">
              <w:rPr>
                <w:noProof/>
              </w:rPr>
            </w:rPrChange>
          </w:rPr>
          <w:t>8</w:t>
        </w:r>
        <w:r w:rsidRPr="00D96694">
          <w:rPr>
            <w:rPrChange w:id="1326" w:author="Aleksa Corovic" w:date="2018-08-21T12:50:00Z">
              <w:rPr>
                <w:noProof/>
              </w:rPr>
            </w:rPrChange>
          </w:rPr>
          <w:fldChar w:fldCharType="end"/>
        </w:r>
      </w:ins>
    </w:p>
    <w:p w14:paraId="2B76B299" w14:textId="77777777" w:rsidR="0037741D" w:rsidRPr="00D96694" w:rsidRDefault="0037741D">
      <w:pPr>
        <w:pStyle w:val="TableofFigures"/>
        <w:tabs>
          <w:tab w:val="right" w:leader="dot" w:pos="9345"/>
        </w:tabs>
        <w:rPr>
          <w:ins w:id="1327" w:author="Filip Dutina" w:date="2018-08-14T14:14:00Z"/>
          <w:rFonts w:asciiTheme="minorHAnsi" w:eastAsiaTheme="minorEastAsia" w:hAnsiTheme="minorHAnsi" w:cstheme="minorBidi"/>
          <w:sz w:val="22"/>
          <w:szCs w:val="22"/>
          <w:lang w:eastAsia="en-GB"/>
          <w:rPrChange w:id="1328" w:author="Aleksa Corovic" w:date="2018-08-21T12:50:00Z">
            <w:rPr>
              <w:ins w:id="1329" w:author="Filip Dutina" w:date="2018-08-14T14:14:00Z"/>
              <w:rFonts w:asciiTheme="minorHAnsi" w:eastAsiaTheme="minorEastAsia" w:hAnsiTheme="minorHAnsi" w:cstheme="minorBidi"/>
              <w:noProof/>
              <w:sz w:val="22"/>
              <w:szCs w:val="22"/>
              <w:lang w:val="en-GB" w:eastAsia="en-GB"/>
            </w:rPr>
          </w:rPrChange>
        </w:rPr>
      </w:pPr>
      <w:ins w:id="1330" w:author="Filip Dutina" w:date="2018-08-14T14:14:00Z">
        <w:r w:rsidRPr="00D96694">
          <w:rPr>
            <w:rPrChange w:id="1331" w:author="Aleksa Corovic" w:date="2018-08-21T12:50:00Z">
              <w:rPr>
                <w:noProof/>
              </w:rPr>
            </w:rPrChange>
          </w:rPr>
          <w:t xml:space="preserve">Slika 2.7 </w:t>
        </w:r>
        <w:r w:rsidRPr="00D96694">
          <w:rPr>
            <w:i/>
            <w:rPrChange w:id="1332" w:author="Aleksa Corovic" w:date="2018-08-21T12:50:00Z">
              <w:rPr>
                <w:i/>
                <w:noProof/>
              </w:rPr>
            </w:rPrChange>
          </w:rPr>
          <w:t>TCP</w:t>
        </w:r>
        <w:r w:rsidRPr="00D96694">
          <w:rPr>
            <w:rPrChange w:id="1333" w:author="Aleksa Corovic" w:date="2018-08-21T12:50:00Z">
              <w:rPr>
                <w:noProof/>
              </w:rPr>
            </w:rPrChange>
          </w:rPr>
          <w:t xml:space="preserve"> prekid veze [10]</w:t>
        </w:r>
        <w:r w:rsidRPr="00D96694">
          <w:rPr>
            <w:rPrChange w:id="1334" w:author="Aleksa Corovic" w:date="2018-08-21T12:50:00Z">
              <w:rPr>
                <w:noProof/>
              </w:rPr>
            </w:rPrChange>
          </w:rPr>
          <w:tab/>
        </w:r>
        <w:r w:rsidRPr="00D96694">
          <w:rPr>
            <w:rPrChange w:id="1335" w:author="Aleksa Corovic" w:date="2018-08-21T12:50:00Z">
              <w:rPr>
                <w:noProof/>
              </w:rPr>
            </w:rPrChange>
          </w:rPr>
          <w:fldChar w:fldCharType="begin"/>
        </w:r>
        <w:r w:rsidRPr="00D96694">
          <w:rPr>
            <w:rPrChange w:id="1336" w:author="Aleksa Corovic" w:date="2018-08-21T12:50:00Z">
              <w:rPr>
                <w:noProof/>
              </w:rPr>
            </w:rPrChange>
          </w:rPr>
          <w:instrText xml:space="preserve"> PAGEREF _Toc522019428 \h </w:instrText>
        </w:r>
      </w:ins>
      <w:r w:rsidRPr="00D96694">
        <w:rPr>
          <w:rPrChange w:id="1337" w:author="Aleksa Corovic" w:date="2018-08-21T12:50:00Z">
            <w:rPr/>
          </w:rPrChange>
        </w:rPr>
      </w:r>
      <w:r w:rsidRPr="00D96694">
        <w:rPr>
          <w:rPrChange w:id="1338" w:author="Aleksa Corovic" w:date="2018-08-21T12:50:00Z">
            <w:rPr>
              <w:noProof/>
            </w:rPr>
          </w:rPrChange>
        </w:rPr>
        <w:fldChar w:fldCharType="separate"/>
      </w:r>
      <w:ins w:id="1339" w:author="Filip Dutina" w:date="2018-08-14T14:14:00Z">
        <w:r w:rsidRPr="00D96694">
          <w:rPr>
            <w:rPrChange w:id="1340" w:author="Aleksa Corovic" w:date="2018-08-21T12:50:00Z">
              <w:rPr>
                <w:noProof/>
              </w:rPr>
            </w:rPrChange>
          </w:rPr>
          <w:t>9</w:t>
        </w:r>
        <w:r w:rsidRPr="00D96694">
          <w:rPr>
            <w:rPrChange w:id="1341" w:author="Aleksa Corovic" w:date="2018-08-21T12:50:00Z">
              <w:rPr>
                <w:noProof/>
              </w:rPr>
            </w:rPrChange>
          </w:rPr>
          <w:fldChar w:fldCharType="end"/>
        </w:r>
      </w:ins>
    </w:p>
    <w:p w14:paraId="03AE6390" w14:textId="77777777" w:rsidR="0037741D" w:rsidRPr="00D96694" w:rsidRDefault="0037741D">
      <w:pPr>
        <w:pStyle w:val="TableofFigures"/>
        <w:tabs>
          <w:tab w:val="right" w:leader="dot" w:pos="9345"/>
        </w:tabs>
        <w:rPr>
          <w:ins w:id="1342" w:author="Filip Dutina" w:date="2018-08-14T14:14:00Z"/>
          <w:rFonts w:asciiTheme="minorHAnsi" w:eastAsiaTheme="minorEastAsia" w:hAnsiTheme="minorHAnsi" w:cstheme="minorBidi"/>
          <w:sz w:val="22"/>
          <w:szCs w:val="22"/>
          <w:lang w:eastAsia="en-GB"/>
          <w:rPrChange w:id="1343" w:author="Aleksa Corovic" w:date="2018-08-21T12:50:00Z">
            <w:rPr>
              <w:ins w:id="1344" w:author="Filip Dutina" w:date="2018-08-14T14:14:00Z"/>
              <w:rFonts w:asciiTheme="minorHAnsi" w:eastAsiaTheme="minorEastAsia" w:hAnsiTheme="minorHAnsi" w:cstheme="minorBidi"/>
              <w:noProof/>
              <w:sz w:val="22"/>
              <w:szCs w:val="22"/>
              <w:lang w:val="en-GB" w:eastAsia="en-GB"/>
            </w:rPr>
          </w:rPrChange>
        </w:rPr>
      </w:pPr>
      <w:ins w:id="1345" w:author="Filip Dutina" w:date="2018-08-14T14:14:00Z">
        <w:r w:rsidRPr="00D96694">
          <w:rPr>
            <w:rPrChange w:id="1346" w:author="Aleksa Corovic" w:date="2018-08-21T12:50:00Z">
              <w:rPr>
                <w:noProof/>
              </w:rPr>
            </w:rPrChange>
          </w:rPr>
          <w:t xml:space="preserve">Slika 2.8 Izgled </w:t>
        </w:r>
        <w:r w:rsidRPr="00D96694">
          <w:rPr>
            <w:i/>
            <w:rPrChange w:id="1347" w:author="Aleksa Corovic" w:date="2018-08-21T12:50:00Z">
              <w:rPr>
                <w:i/>
                <w:noProof/>
              </w:rPr>
            </w:rPrChange>
          </w:rPr>
          <w:t>IPv6</w:t>
        </w:r>
        <w:r w:rsidRPr="00D96694">
          <w:rPr>
            <w:rPrChange w:id="1348" w:author="Aleksa Corovic" w:date="2018-08-21T12:50:00Z">
              <w:rPr>
                <w:noProof/>
              </w:rPr>
            </w:rPrChange>
          </w:rPr>
          <w:t xml:space="preserve"> paketa [11]</w:t>
        </w:r>
        <w:r w:rsidRPr="00D96694">
          <w:rPr>
            <w:rPrChange w:id="1349" w:author="Aleksa Corovic" w:date="2018-08-21T12:50:00Z">
              <w:rPr>
                <w:noProof/>
              </w:rPr>
            </w:rPrChange>
          </w:rPr>
          <w:tab/>
        </w:r>
        <w:r w:rsidRPr="00D96694">
          <w:rPr>
            <w:rPrChange w:id="1350" w:author="Aleksa Corovic" w:date="2018-08-21T12:50:00Z">
              <w:rPr>
                <w:noProof/>
              </w:rPr>
            </w:rPrChange>
          </w:rPr>
          <w:fldChar w:fldCharType="begin"/>
        </w:r>
        <w:r w:rsidRPr="00D96694">
          <w:rPr>
            <w:rPrChange w:id="1351" w:author="Aleksa Corovic" w:date="2018-08-21T12:50:00Z">
              <w:rPr>
                <w:noProof/>
              </w:rPr>
            </w:rPrChange>
          </w:rPr>
          <w:instrText xml:space="preserve"> PAGEREF _Toc522019429 \h </w:instrText>
        </w:r>
      </w:ins>
      <w:r w:rsidRPr="00D96694">
        <w:rPr>
          <w:rPrChange w:id="1352" w:author="Aleksa Corovic" w:date="2018-08-21T12:50:00Z">
            <w:rPr/>
          </w:rPrChange>
        </w:rPr>
      </w:r>
      <w:r w:rsidRPr="00D96694">
        <w:rPr>
          <w:rPrChange w:id="1353" w:author="Aleksa Corovic" w:date="2018-08-21T12:50:00Z">
            <w:rPr>
              <w:noProof/>
            </w:rPr>
          </w:rPrChange>
        </w:rPr>
        <w:fldChar w:fldCharType="separate"/>
      </w:r>
      <w:ins w:id="1354" w:author="Filip Dutina" w:date="2018-08-14T14:14:00Z">
        <w:r w:rsidRPr="00D96694">
          <w:rPr>
            <w:rPrChange w:id="1355" w:author="Aleksa Corovic" w:date="2018-08-21T12:50:00Z">
              <w:rPr>
                <w:noProof/>
              </w:rPr>
            </w:rPrChange>
          </w:rPr>
          <w:t>10</w:t>
        </w:r>
        <w:r w:rsidRPr="00D96694">
          <w:rPr>
            <w:rPrChange w:id="1356" w:author="Aleksa Corovic" w:date="2018-08-21T12:50:00Z">
              <w:rPr>
                <w:noProof/>
              </w:rPr>
            </w:rPrChange>
          </w:rPr>
          <w:fldChar w:fldCharType="end"/>
        </w:r>
      </w:ins>
    </w:p>
    <w:p w14:paraId="542E45D5" w14:textId="77777777" w:rsidR="0037741D" w:rsidRPr="00D96694" w:rsidRDefault="0037741D">
      <w:pPr>
        <w:pStyle w:val="TableofFigures"/>
        <w:tabs>
          <w:tab w:val="right" w:leader="dot" w:pos="9345"/>
        </w:tabs>
        <w:rPr>
          <w:ins w:id="1357" w:author="Filip Dutina" w:date="2018-08-14T14:14:00Z"/>
          <w:rFonts w:asciiTheme="minorHAnsi" w:eastAsiaTheme="minorEastAsia" w:hAnsiTheme="minorHAnsi" w:cstheme="minorBidi"/>
          <w:sz w:val="22"/>
          <w:szCs w:val="22"/>
          <w:lang w:eastAsia="en-GB"/>
          <w:rPrChange w:id="1358" w:author="Aleksa Corovic" w:date="2018-08-21T12:50:00Z">
            <w:rPr>
              <w:ins w:id="1359" w:author="Filip Dutina" w:date="2018-08-14T14:14:00Z"/>
              <w:rFonts w:asciiTheme="minorHAnsi" w:eastAsiaTheme="minorEastAsia" w:hAnsiTheme="minorHAnsi" w:cstheme="minorBidi"/>
              <w:noProof/>
              <w:sz w:val="22"/>
              <w:szCs w:val="22"/>
              <w:lang w:val="en-GB" w:eastAsia="en-GB"/>
            </w:rPr>
          </w:rPrChange>
        </w:rPr>
      </w:pPr>
      <w:ins w:id="1360" w:author="Filip Dutina" w:date="2018-08-14T14:14:00Z">
        <w:r w:rsidRPr="00D96694">
          <w:rPr>
            <w:rPrChange w:id="1361" w:author="Aleksa Corovic" w:date="2018-08-21T12:50:00Z">
              <w:rPr>
                <w:noProof/>
              </w:rPr>
            </w:rPrChange>
          </w:rPr>
          <w:t xml:space="preserve">Slika 2.9 Primer </w:t>
        </w:r>
        <w:r w:rsidRPr="00D96694">
          <w:rPr>
            <w:i/>
            <w:rPrChange w:id="1362" w:author="Aleksa Corovic" w:date="2018-08-21T12:50:00Z">
              <w:rPr>
                <w:i/>
                <w:noProof/>
              </w:rPr>
            </w:rPrChange>
          </w:rPr>
          <w:t>IPv6</w:t>
        </w:r>
        <w:r w:rsidRPr="00D96694">
          <w:rPr>
            <w:rPrChange w:id="1363" w:author="Aleksa Corovic" w:date="2018-08-21T12:50:00Z">
              <w:rPr>
                <w:noProof/>
              </w:rPr>
            </w:rPrChange>
          </w:rPr>
          <w:t xml:space="preserve"> paketa sa uključenim zaglavljima [12]</w:t>
        </w:r>
        <w:r w:rsidRPr="00D96694">
          <w:rPr>
            <w:rPrChange w:id="1364" w:author="Aleksa Corovic" w:date="2018-08-21T12:50:00Z">
              <w:rPr>
                <w:noProof/>
              </w:rPr>
            </w:rPrChange>
          </w:rPr>
          <w:tab/>
        </w:r>
        <w:r w:rsidRPr="00D96694">
          <w:rPr>
            <w:rPrChange w:id="1365" w:author="Aleksa Corovic" w:date="2018-08-21T12:50:00Z">
              <w:rPr>
                <w:noProof/>
              </w:rPr>
            </w:rPrChange>
          </w:rPr>
          <w:fldChar w:fldCharType="begin"/>
        </w:r>
        <w:r w:rsidRPr="00D96694">
          <w:rPr>
            <w:rPrChange w:id="1366" w:author="Aleksa Corovic" w:date="2018-08-21T12:50:00Z">
              <w:rPr>
                <w:noProof/>
              </w:rPr>
            </w:rPrChange>
          </w:rPr>
          <w:instrText xml:space="preserve"> PAGEREF _Toc522019430 \h </w:instrText>
        </w:r>
      </w:ins>
      <w:r w:rsidRPr="00D96694">
        <w:rPr>
          <w:rPrChange w:id="1367" w:author="Aleksa Corovic" w:date="2018-08-21T12:50:00Z">
            <w:rPr/>
          </w:rPrChange>
        </w:rPr>
      </w:r>
      <w:r w:rsidRPr="00D96694">
        <w:rPr>
          <w:rPrChange w:id="1368" w:author="Aleksa Corovic" w:date="2018-08-21T12:50:00Z">
            <w:rPr>
              <w:noProof/>
            </w:rPr>
          </w:rPrChange>
        </w:rPr>
        <w:fldChar w:fldCharType="separate"/>
      </w:r>
      <w:ins w:id="1369" w:author="Filip Dutina" w:date="2018-08-14T14:14:00Z">
        <w:r w:rsidRPr="00D96694">
          <w:rPr>
            <w:rPrChange w:id="1370" w:author="Aleksa Corovic" w:date="2018-08-21T12:50:00Z">
              <w:rPr>
                <w:noProof/>
              </w:rPr>
            </w:rPrChange>
          </w:rPr>
          <w:t>11</w:t>
        </w:r>
        <w:r w:rsidRPr="00D96694">
          <w:rPr>
            <w:rPrChange w:id="1371" w:author="Aleksa Corovic" w:date="2018-08-21T12:50:00Z">
              <w:rPr>
                <w:noProof/>
              </w:rPr>
            </w:rPrChange>
          </w:rPr>
          <w:fldChar w:fldCharType="end"/>
        </w:r>
      </w:ins>
    </w:p>
    <w:p w14:paraId="0E39D0E7" w14:textId="77777777" w:rsidR="0037741D" w:rsidRPr="00D96694" w:rsidRDefault="0037741D">
      <w:pPr>
        <w:pStyle w:val="TableofFigures"/>
        <w:tabs>
          <w:tab w:val="right" w:leader="dot" w:pos="9345"/>
        </w:tabs>
        <w:rPr>
          <w:ins w:id="1372" w:author="Filip Dutina" w:date="2018-08-14T14:14:00Z"/>
          <w:rFonts w:asciiTheme="minorHAnsi" w:eastAsiaTheme="minorEastAsia" w:hAnsiTheme="minorHAnsi" w:cstheme="minorBidi"/>
          <w:sz w:val="22"/>
          <w:szCs w:val="22"/>
          <w:lang w:eastAsia="en-GB"/>
          <w:rPrChange w:id="1373" w:author="Aleksa Corovic" w:date="2018-08-21T12:50:00Z">
            <w:rPr>
              <w:ins w:id="1374" w:author="Filip Dutina" w:date="2018-08-14T14:14:00Z"/>
              <w:rFonts w:asciiTheme="minorHAnsi" w:eastAsiaTheme="minorEastAsia" w:hAnsiTheme="minorHAnsi" w:cstheme="minorBidi"/>
              <w:noProof/>
              <w:sz w:val="22"/>
              <w:szCs w:val="22"/>
              <w:lang w:val="en-GB" w:eastAsia="en-GB"/>
            </w:rPr>
          </w:rPrChange>
        </w:rPr>
      </w:pPr>
      <w:ins w:id="1375" w:author="Filip Dutina" w:date="2018-08-14T14:14:00Z">
        <w:r w:rsidRPr="00D96694">
          <w:rPr>
            <w:rPrChange w:id="1376" w:author="Aleksa Corovic" w:date="2018-08-21T12:50:00Z">
              <w:rPr>
                <w:noProof/>
              </w:rPr>
            </w:rPrChange>
          </w:rPr>
          <w:t xml:space="preserve">Slika 2.10 Prikaz </w:t>
        </w:r>
        <w:r w:rsidRPr="00D96694">
          <w:rPr>
            <w:i/>
            <w:rPrChange w:id="1377" w:author="Aleksa Corovic" w:date="2018-08-21T12:50:00Z">
              <w:rPr>
                <w:i/>
                <w:noProof/>
              </w:rPr>
            </w:rPrChange>
          </w:rPr>
          <w:t>RSA</w:t>
        </w:r>
        <w:r w:rsidRPr="00D96694">
          <w:rPr>
            <w:rPrChange w:id="1378" w:author="Aleksa Corovic" w:date="2018-08-21T12:50:00Z">
              <w:rPr>
                <w:noProof/>
              </w:rPr>
            </w:rPrChange>
          </w:rPr>
          <w:t xml:space="preserve"> enkripcije i dekripcije [15]</w:t>
        </w:r>
        <w:r w:rsidRPr="00D96694">
          <w:rPr>
            <w:rPrChange w:id="1379" w:author="Aleksa Corovic" w:date="2018-08-21T12:50:00Z">
              <w:rPr>
                <w:noProof/>
              </w:rPr>
            </w:rPrChange>
          </w:rPr>
          <w:tab/>
        </w:r>
        <w:r w:rsidRPr="00D96694">
          <w:rPr>
            <w:rPrChange w:id="1380" w:author="Aleksa Corovic" w:date="2018-08-21T12:50:00Z">
              <w:rPr>
                <w:noProof/>
              </w:rPr>
            </w:rPrChange>
          </w:rPr>
          <w:fldChar w:fldCharType="begin"/>
        </w:r>
        <w:r w:rsidRPr="00D96694">
          <w:rPr>
            <w:rPrChange w:id="1381" w:author="Aleksa Corovic" w:date="2018-08-21T12:50:00Z">
              <w:rPr>
                <w:noProof/>
              </w:rPr>
            </w:rPrChange>
          </w:rPr>
          <w:instrText xml:space="preserve"> PAGEREF _Toc522019431 \h </w:instrText>
        </w:r>
      </w:ins>
      <w:r w:rsidRPr="00D96694">
        <w:rPr>
          <w:rPrChange w:id="1382" w:author="Aleksa Corovic" w:date="2018-08-21T12:50:00Z">
            <w:rPr/>
          </w:rPrChange>
        </w:rPr>
      </w:r>
      <w:r w:rsidRPr="00D96694">
        <w:rPr>
          <w:rPrChange w:id="1383" w:author="Aleksa Corovic" w:date="2018-08-21T12:50:00Z">
            <w:rPr>
              <w:noProof/>
            </w:rPr>
          </w:rPrChange>
        </w:rPr>
        <w:fldChar w:fldCharType="separate"/>
      </w:r>
      <w:ins w:id="1384" w:author="Filip Dutina" w:date="2018-08-14T14:14:00Z">
        <w:r w:rsidRPr="00D96694">
          <w:rPr>
            <w:rPrChange w:id="1385" w:author="Aleksa Corovic" w:date="2018-08-21T12:50:00Z">
              <w:rPr>
                <w:noProof/>
              </w:rPr>
            </w:rPrChange>
          </w:rPr>
          <w:t>13</w:t>
        </w:r>
        <w:r w:rsidRPr="00D96694">
          <w:rPr>
            <w:rPrChange w:id="1386" w:author="Aleksa Corovic" w:date="2018-08-21T12:50:00Z">
              <w:rPr>
                <w:noProof/>
              </w:rPr>
            </w:rPrChange>
          </w:rPr>
          <w:fldChar w:fldCharType="end"/>
        </w:r>
      </w:ins>
    </w:p>
    <w:p w14:paraId="5B0FDD32" w14:textId="77777777" w:rsidR="0037741D" w:rsidRPr="00D96694" w:rsidRDefault="0037741D">
      <w:pPr>
        <w:pStyle w:val="TableofFigures"/>
        <w:tabs>
          <w:tab w:val="right" w:leader="dot" w:pos="9345"/>
        </w:tabs>
        <w:rPr>
          <w:ins w:id="1387" w:author="Filip Dutina" w:date="2018-08-14T14:14:00Z"/>
          <w:rFonts w:asciiTheme="minorHAnsi" w:eastAsiaTheme="minorEastAsia" w:hAnsiTheme="minorHAnsi" w:cstheme="minorBidi"/>
          <w:sz w:val="22"/>
          <w:szCs w:val="22"/>
          <w:lang w:eastAsia="en-GB"/>
          <w:rPrChange w:id="1388" w:author="Aleksa Corovic" w:date="2018-08-21T12:50:00Z">
            <w:rPr>
              <w:ins w:id="1389" w:author="Filip Dutina" w:date="2018-08-14T14:14:00Z"/>
              <w:rFonts w:asciiTheme="minorHAnsi" w:eastAsiaTheme="minorEastAsia" w:hAnsiTheme="minorHAnsi" w:cstheme="minorBidi"/>
              <w:noProof/>
              <w:sz w:val="22"/>
              <w:szCs w:val="22"/>
              <w:lang w:val="en-GB" w:eastAsia="en-GB"/>
            </w:rPr>
          </w:rPrChange>
        </w:rPr>
      </w:pPr>
      <w:ins w:id="1390" w:author="Filip Dutina" w:date="2018-08-14T14:14:00Z">
        <w:r w:rsidRPr="00D96694">
          <w:rPr>
            <w:rPrChange w:id="1391" w:author="Aleksa Corovic" w:date="2018-08-21T12:50:00Z">
              <w:rPr>
                <w:noProof/>
              </w:rPr>
            </w:rPrChange>
          </w:rPr>
          <w:t xml:space="preserve">Slika 3.1 </w:t>
        </w:r>
        <w:r w:rsidRPr="00D96694">
          <w:rPr>
            <w:i/>
            <w:rPrChange w:id="1392" w:author="Aleksa Corovic" w:date="2018-08-21T12:50:00Z">
              <w:rPr>
                <w:i/>
                <w:noProof/>
              </w:rPr>
            </w:rPrChange>
          </w:rPr>
          <w:t>Altera Cyclone</w:t>
        </w:r>
        <w:r w:rsidRPr="00D96694">
          <w:rPr>
            <w:rPrChange w:id="1393" w:author="Aleksa Corovic" w:date="2018-08-21T12:50:00Z">
              <w:rPr>
                <w:noProof/>
              </w:rPr>
            </w:rPrChange>
          </w:rPr>
          <w:t xml:space="preserve"> pete generacije [17]</w:t>
        </w:r>
        <w:r w:rsidRPr="00D96694">
          <w:rPr>
            <w:rPrChange w:id="1394" w:author="Aleksa Corovic" w:date="2018-08-21T12:50:00Z">
              <w:rPr>
                <w:noProof/>
              </w:rPr>
            </w:rPrChange>
          </w:rPr>
          <w:tab/>
        </w:r>
        <w:r w:rsidRPr="00D96694">
          <w:rPr>
            <w:rPrChange w:id="1395" w:author="Aleksa Corovic" w:date="2018-08-21T12:50:00Z">
              <w:rPr>
                <w:noProof/>
              </w:rPr>
            </w:rPrChange>
          </w:rPr>
          <w:fldChar w:fldCharType="begin"/>
        </w:r>
        <w:r w:rsidRPr="00D96694">
          <w:rPr>
            <w:rPrChange w:id="1396" w:author="Aleksa Corovic" w:date="2018-08-21T12:50:00Z">
              <w:rPr>
                <w:noProof/>
              </w:rPr>
            </w:rPrChange>
          </w:rPr>
          <w:instrText xml:space="preserve"> PAGEREF _Toc522019432 \h </w:instrText>
        </w:r>
      </w:ins>
      <w:r w:rsidRPr="00D96694">
        <w:rPr>
          <w:rPrChange w:id="1397" w:author="Aleksa Corovic" w:date="2018-08-21T12:50:00Z">
            <w:rPr/>
          </w:rPrChange>
        </w:rPr>
      </w:r>
      <w:r w:rsidRPr="00D96694">
        <w:rPr>
          <w:rPrChange w:id="1398" w:author="Aleksa Corovic" w:date="2018-08-21T12:50:00Z">
            <w:rPr>
              <w:noProof/>
            </w:rPr>
          </w:rPrChange>
        </w:rPr>
        <w:fldChar w:fldCharType="separate"/>
      </w:r>
      <w:ins w:id="1399" w:author="Filip Dutina" w:date="2018-08-14T14:14:00Z">
        <w:r w:rsidRPr="00D96694">
          <w:rPr>
            <w:rPrChange w:id="1400" w:author="Aleksa Corovic" w:date="2018-08-21T12:50:00Z">
              <w:rPr>
                <w:noProof/>
              </w:rPr>
            </w:rPrChange>
          </w:rPr>
          <w:t>15</w:t>
        </w:r>
        <w:r w:rsidRPr="00D96694">
          <w:rPr>
            <w:rPrChange w:id="1401" w:author="Aleksa Corovic" w:date="2018-08-21T12:50:00Z">
              <w:rPr>
                <w:noProof/>
              </w:rPr>
            </w:rPrChange>
          </w:rPr>
          <w:fldChar w:fldCharType="end"/>
        </w:r>
      </w:ins>
    </w:p>
    <w:p w14:paraId="0AA5B89C" w14:textId="77777777" w:rsidR="0037741D" w:rsidRPr="00D96694" w:rsidRDefault="0037741D">
      <w:pPr>
        <w:pStyle w:val="TableofFigures"/>
        <w:tabs>
          <w:tab w:val="right" w:leader="dot" w:pos="9345"/>
        </w:tabs>
        <w:rPr>
          <w:ins w:id="1402" w:author="Filip Dutina" w:date="2018-08-14T14:14:00Z"/>
          <w:rFonts w:asciiTheme="minorHAnsi" w:eastAsiaTheme="minorEastAsia" w:hAnsiTheme="minorHAnsi" w:cstheme="minorBidi"/>
          <w:sz w:val="22"/>
          <w:szCs w:val="22"/>
          <w:lang w:eastAsia="en-GB"/>
          <w:rPrChange w:id="1403" w:author="Aleksa Corovic" w:date="2018-08-21T12:50:00Z">
            <w:rPr>
              <w:ins w:id="1404" w:author="Filip Dutina" w:date="2018-08-14T14:14:00Z"/>
              <w:rFonts w:asciiTheme="minorHAnsi" w:eastAsiaTheme="minorEastAsia" w:hAnsiTheme="minorHAnsi" w:cstheme="minorBidi"/>
              <w:noProof/>
              <w:sz w:val="22"/>
              <w:szCs w:val="22"/>
              <w:lang w:val="en-GB" w:eastAsia="en-GB"/>
            </w:rPr>
          </w:rPrChange>
        </w:rPr>
      </w:pPr>
      <w:ins w:id="1405" w:author="Filip Dutina" w:date="2018-08-14T14:14:00Z">
        <w:r w:rsidRPr="00D96694">
          <w:rPr>
            <w:rPrChange w:id="1406" w:author="Aleksa Corovic" w:date="2018-08-21T12:50:00Z">
              <w:rPr>
                <w:noProof/>
              </w:rPr>
            </w:rPrChange>
          </w:rPr>
          <w:t>Slika 3.2 Izgled klijentskog terminala</w:t>
        </w:r>
        <w:r w:rsidRPr="00D96694">
          <w:rPr>
            <w:rPrChange w:id="1407" w:author="Aleksa Corovic" w:date="2018-08-21T12:50:00Z">
              <w:rPr>
                <w:noProof/>
              </w:rPr>
            </w:rPrChange>
          </w:rPr>
          <w:tab/>
        </w:r>
        <w:r w:rsidRPr="00D96694">
          <w:rPr>
            <w:rPrChange w:id="1408" w:author="Aleksa Corovic" w:date="2018-08-21T12:50:00Z">
              <w:rPr>
                <w:noProof/>
              </w:rPr>
            </w:rPrChange>
          </w:rPr>
          <w:fldChar w:fldCharType="begin"/>
        </w:r>
        <w:r w:rsidRPr="00D96694">
          <w:rPr>
            <w:rPrChange w:id="1409" w:author="Aleksa Corovic" w:date="2018-08-21T12:50:00Z">
              <w:rPr>
                <w:noProof/>
              </w:rPr>
            </w:rPrChange>
          </w:rPr>
          <w:instrText xml:space="preserve"> PAGEREF _Toc522019433 \h </w:instrText>
        </w:r>
      </w:ins>
      <w:r w:rsidRPr="00D96694">
        <w:rPr>
          <w:rPrChange w:id="1410" w:author="Aleksa Corovic" w:date="2018-08-21T12:50:00Z">
            <w:rPr/>
          </w:rPrChange>
        </w:rPr>
      </w:r>
      <w:r w:rsidRPr="00D96694">
        <w:rPr>
          <w:rPrChange w:id="1411" w:author="Aleksa Corovic" w:date="2018-08-21T12:50:00Z">
            <w:rPr>
              <w:noProof/>
            </w:rPr>
          </w:rPrChange>
        </w:rPr>
        <w:fldChar w:fldCharType="separate"/>
      </w:r>
      <w:ins w:id="1412" w:author="Filip Dutina" w:date="2018-08-14T14:14:00Z">
        <w:r w:rsidRPr="00D96694">
          <w:rPr>
            <w:rPrChange w:id="1413" w:author="Aleksa Corovic" w:date="2018-08-21T12:50:00Z">
              <w:rPr>
                <w:noProof/>
              </w:rPr>
            </w:rPrChange>
          </w:rPr>
          <w:t>16</w:t>
        </w:r>
        <w:r w:rsidRPr="00D96694">
          <w:rPr>
            <w:rPrChange w:id="1414" w:author="Aleksa Corovic" w:date="2018-08-21T12:50:00Z">
              <w:rPr>
                <w:noProof/>
              </w:rPr>
            </w:rPrChange>
          </w:rPr>
          <w:fldChar w:fldCharType="end"/>
        </w:r>
      </w:ins>
    </w:p>
    <w:p w14:paraId="12A7EC4D" w14:textId="77777777" w:rsidR="0037741D" w:rsidRPr="00D96694" w:rsidRDefault="0037741D">
      <w:pPr>
        <w:pStyle w:val="TableofFigures"/>
        <w:tabs>
          <w:tab w:val="right" w:leader="dot" w:pos="9345"/>
        </w:tabs>
        <w:rPr>
          <w:ins w:id="1415" w:author="Filip Dutina" w:date="2018-08-14T14:14:00Z"/>
          <w:rFonts w:asciiTheme="minorHAnsi" w:eastAsiaTheme="minorEastAsia" w:hAnsiTheme="minorHAnsi" w:cstheme="minorBidi"/>
          <w:sz w:val="22"/>
          <w:szCs w:val="22"/>
          <w:lang w:eastAsia="en-GB"/>
          <w:rPrChange w:id="1416" w:author="Aleksa Corovic" w:date="2018-08-21T12:50:00Z">
            <w:rPr>
              <w:ins w:id="1417" w:author="Filip Dutina" w:date="2018-08-14T14:14:00Z"/>
              <w:rFonts w:asciiTheme="minorHAnsi" w:eastAsiaTheme="minorEastAsia" w:hAnsiTheme="minorHAnsi" w:cstheme="minorBidi"/>
              <w:noProof/>
              <w:sz w:val="22"/>
              <w:szCs w:val="22"/>
              <w:lang w:val="en-GB" w:eastAsia="en-GB"/>
            </w:rPr>
          </w:rPrChange>
        </w:rPr>
      </w:pPr>
      <w:ins w:id="1418" w:author="Filip Dutina" w:date="2018-08-14T14:14:00Z">
        <w:r w:rsidRPr="00D96694">
          <w:rPr>
            <w:rPrChange w:id="1419" w:author="Aleksa Corovic" w:date="2018-08-21T12:50:00Z">
              <w:rPr>
                <w:noProof/>
              </w:rPr>
            </w:rPrChange>
          </w:rPr>
          <w:t>Slika 4.1 Izgled klijentskog terminala pri primanju datoteka</w:t>
        </w:r>
        <w:r w:rsidRPr="00D96694">
          <w:rPr>
            <w:rPrChange w:id="1420" w:author="Aleksa Corovic" w:date="2018-08-21T12:50:00Z">
              <w:rPr>
                <w:noProof/>
              </w:rPr>
            </w:rPrChange>
          </w:rPr>
          <w:tab/>
        </w:r>
        <w:r w:rsidRPr="00D96694">
          <w:rPr>
            <w:rPrChange w:id="1421" w:author="Aleksa Corovic" w:date="2018-08-21T12:50:00Z">
              <w:rPr>
                <w:noProof/>
              </w:rPr>
            </w:rPrChange>
          </w:rPr>
          <w:fldChar w:fldCharType="begin"/>
        </w:r>
        <w:r w:rsidRPr="00D96694">
          <w:rPr>
            <w:rPrChange w:id="1422" w:author="Aleksa Corovic" w:date="2018-08-21T12:50:00Z">
              <w:rPr>
                <w:noProof/>
              </w:rPr>
            </w:rPrChange>
          </w:rPr>
          <w:instrText xml:space="preserve"> PAGEREF _Toc522019434 \h </w:instrText>
        </w:r>
      </w:ins>
      <w:r w:rsidRPr="00D96694">
        <w:rPr>
          <w:rPrChange w:id="1423" w:author="Aleksa Corovic" w:date="2018-08-21T12:50:00Z">
            <w:rPr/>
          </w:rPrChange>
        </w:rPr>
      </w:r>
      <w:r w:rsidRPr="00D96694">
        <w:rPr>
          <w:rPrChange w:id="1424" w:author="Aleksa Corovic" w:date="2018-08-21T12:50:00Z">
            <w:rPr>
              <w:noProof/>
            </w:rPr>
          </w:rPrChange>
        </w:rPr>
        <w:fldChar w:fldCharType="separate"/>
      </w:r>
      <w:ins w:id="1425" w:author="Filip Dutina" w:date="2018-08-14T14:14:00Z">
        <w:r w:rsidRPr="00D96694">
          <w:rPr>
            <w:rPrChange w:id="1426" w:author="Aleksa Corovic" w:date="2018-08-21T12:50:00Z">
              <w:rPr>
                <w:noProof/>
              </w:rPr>
            </w:rPrChange>
          </w:rPr>
          <w:t>20</w:t>
        </w:r>
        <w:r w:rsidRPr="00D96694">
          <w:rPr>
            <w:rPrChange w:id="1427" w:author="Aleksa Corovic" w:date="2018-08-21T12:50:00Z">
              <w:rPr>
                <w:noProof/>
              </w:rPr>
            </w:rPrChange>
          </w:rPr>
          <w:fldChar w:fldCharType="end"/>
        </w:r>
      </w:ins>
    </w:p>
    <w:p w14:paraId="4F20FF38" w14:textId="77777777" w:rsidR="0037741D" w:rsidRPr="00D96694" w:rsidRDefault="0037741D">
      <w:pPr>
        <w:pStyle w:val="TableofFigures"/>
        <w:tabs>
          <w:tab w:val="right" w:leader="dot" w:pos="9345"/>
        </w:tabs>
        <w:rPr>
          <w:ins w:id="1428" w:author="Filip Dutina" w:date="2018-08-14T14:14:00Z"/>
          <w:rFonts w:asciiTheme="minorHAnsi" w:eastAsiaTheme="minorEastAsia" w:hAnsiTheme="minorHAnsi" w:cstheme="minorBidi"/>
          <w:sz w:val="22"/>
          <w:szCs w:val="22"/>
          <w:lang w:eastAsia="en-GB"/>
          <w:rPrChange w:id="1429" w:author="Aleksa Corovic" w:date="2018-08-21T12:50:00Z">
            <w:rPr>
              <w:ins w:id="1430" w:author="Filip Dutina" w:date="2018-08-14T14:14:00Z"/>
              <w:rFonts w:asciiTheme="minorHAnsi" w:eastAsiaTheme="minorEastAsia" w:hAnsiTheme="minorHAnsi" w:cstheme="minorBidi"/>
              <w:noProof/>
              <w:sz w:val="22"/>
              <w:szCs w:val="22"/>
              <w:lang w:val="en-GB" w:eastAsia="en-GB"/>
            </w:rPr>
          </w:rPrChange>
        </w:rPr>
      </w:pPr>
      <w:ins w:id="1431" w:author="Filip Dutina" w:date="2018-08-14T14:14:00Z">
        <w:r w:rsidRPr="00D96694">
          <w:rPr>
            <w:rPrChange w:id="1432" w:author="Aleksa Corovic" w:date="2018-08-21T12:50:00Z">
              <w:rPr>
                <w:noProof/>
              </w:rPr>
            </w:rPrChange>
          </w:rPr>
          <w:t xml:space="preserve">Slika 4.2 </w:t>
        </w:r>
        <w:r w:rsidRPr="00D96694">
          <w:rPr>
            <w:i/>
            <w:rPrChange w:id="1433" w:author="Aleksa Corovic" w:date="2018-08-21T12:50:00Z">
              <w:rPr>
                <w:i/>
                <w:noProof/>
              </w:rPr>
            </w:rPrChange>
          </w:rPr>
          <w:t>MSC</w:t>
        </w:r>
        <w:r w:rsidRPr="00D96694">
          <w:rPr>
            <w:rPrChange w:id="1434" w:author="Aleksa Corovic" w:date="2018-08-21T12:50:00Z">
              <w:rPr>
                <w:noProof/>
              </w:rPr>
            </w:rPrChange>
          </w:rPr>
          <w:t xml:space="preserve"> dijagram komunikacije između klijentske i serverske strane</w:t>
        </w:r>
        <w:r w:rsidRPr="00D96694">
          <w:rPr>
            <w:rPrChange w:id="1435" w:author="Aleksa Corovic" w:date="2018-08-21T12:50:00Z">
              <w:rPr>
                <w:noProof/>
              </w:rPr>
            </w:rPrChange>
          </w:rPr>
          <w:tab/>
        </w:r>
        <w:r w:rsidRPr="00D96694">
          <w:rPr>
            <w:rPrChange w:id="1436" w:author="Aleksa Corovic" w:date="2018-08-21T12:50:00Z">
              <w:rPr>
                <w:noProof/>
              </w:rPr>
            </w:rPrChange>
          </w:rPr>
          <w:fldChar w:fldCharType="begin"/>
        </w:r>
        <w:r w:rsidRPr="00D96694">
          <w:rPr>
            <w:rPrChange w:id="1437" w:author="Aleksa Corovic" w:date="2018-08-21T12:50:00Z">
              <w:rPr>
                <w:noProof/>
              </w:rPr>
            </w:rPrChange>
          </w:rPr>
          <w:instrText xml:space="preserve"> PAGEREF _Toc522019435 \h </w:instrText>
        </w:r>
      </w:ins>
      <w:r w:rsidRPr="00D96694">
        <w:rPr>
          <w:rPrChange w:id="1438" w:author="Aleksa Corovic" w:date="2018-08-21T12:50:00Z">
            <w:rPr/>
          </w:rPrChange>
        </w:rPr>
      </w:r>
      <w:r w:rsidRPr="00D96694">
        <w:rPr>
          <w:rPrChange w:id="1439" w:author="Aleksa Corovic" w:date="2018-08-21T12:50:00Z">
            <w:rPr>
              <w:noProof/>
            </w:rPr>
          </w:rPrChange>
        </w:rPr>
        <w:fldChar w:fldCharType="separate"/>
      </w:r>
      <w:ins w:id="1440" w:author="Filip Dutina" w:date="2018-08-14T14:14:00Z">
        <w:r w:rsidRPr="00D96694">
          <w:rPr>
            <w:rPrChange w:id="1441" w:author="Aleksa Corovic" w:date="2018-08-21T12:50:00Z">
              <w:rPr>
                <w:noProof/>
              </w:rPr>
            </w:rPrChange>
          </w:rPr>
          <w:t>23</w:t>
        </w:r>
        <w:r w:rsidRPr="00D96694">
          <w:rPr>
            <w:rPrChange w:id="1442" w:author="Aleksa Corovic" w:date="2018-08-21T12:50:00Z">
              <w:rPr>
                <w:noProof/>
              </w:rPr>
            </w:rPrChange>
          </w:rPr>
          <w:fldChar w:fldCharType="end"/>
        </w:r>
      </w:ins>
    </w:p>
    <w:p w14:paraId="3FEBD87E" w14:textId="77777777" w:rsidR="0037741D" w:rsidRPr="00D96694" w:rsidRDefault="0037741D">
      <w:pPr>
        <w:pStyle w:val="TableofFigures"/>
        <w:tabs>
          <w:tab w:val="right" w:leader="dot" w:pos="9345"/>
        </w:tabs>
        <w:rPr>
          <w:ins w:id="1443" w:author="Filip Dutina" w:date="2018-08-14T14:14:00Z"/>
          <w:rFonts w:asciiTheme="minorHAnsi" w:eastAsiaTheme="minorEastAsia" w:hAnsiTheme="minorHAnsi" w:cstheme="minorBidi"/>
          <w:sz w:val="22"/>
          <w:szCs w:val="22"/>
          <w:lang w:eastAsia="en-GB"/>
          <w:rPrChange w:id="1444" w:author="Aleksa Corovic" w:date="2018-08-21T12:50:00Z">
            <w:rPr>
              <w:ins w:id="1445" w:author="Filip Dutina" w:date="2018-08-14T14:14:00Z"/>
              <w:rFonts w:asciiTheme="minorHAnsi" w:eastAsiaTheme="minorEastAsia" w:hAnsiTheme="minorHAnsi" w:cstheme="minorBidi"/>
              <w:noProof/>
              <w:sz w:val="22"/>
              <w:szCs w:val="22"/>
              <w:lang w:val="en-GB" w:eastAsia="en-GB"/>
            </w:rPr>
          </w:rPrChange>
        </w:rPr>
      </w:pPr>
      <w:ins w:id="1446" w:author="Filip Dutina" w:date="2018-08-14T14:14:00Z">
        <w:r w:rsidRPr="00D96694">
          <w:rPr>
            <w:rPrChange w:id="1447" w:author="Aleksa Corovic" w:date="2018-08-21T12:50:00Z">
              <w:rPr>
                <w:noProof/>
              </w:rPr>
            </w:rPrChange>
          </w:rPr>
          <w:t xml:space="preserve">Slika 4.3 </w:t>
        </w:r>
        <w:r w:rsidRPr="00D96694">
          <w:rPr>
            <w:i/>
            <w:rPrChange w:id="1448" w:author="Aleksa Corovic" w:date="2018-08-21T12:50:00Z">
              <w:rPr>
                <w:i/>
                <w:noProof/>
              </w:rPr>
            </w:rPrChange>
          </w:rPr>
          <w:t>GUI</w:t>
        </w:r>
        <w:r w:rsidRPr="00D96694">
          <w:rPr>
            <w:rPrChange w:id="1449" w:author="Aleksa Corovic" w:date="2018-08-21T12:50:00Z">
              <w:rPr>
                <w:noProof/>
              </w:rPr>
            </w:rPrChange>
          </w:rPr>
          <w:t xml:space="preserve"> za pokretanje </w:t>
        </w:r>
        <w:r w:rsidRPr="00D96694">
          <w:rPr>
            <w:i/>
            <w:rPrChange w:id="1450" w:author="Aleksa Corovic" w:date="2018-08-21T12:50:00Z">
              <w:rPr>
                <w:i/>
                <w:noProof/>
              </w:rPr>
            </w:rPrChange>
          </w:rPr>
          <w:t>.exe</w:t>
        </w:r>
        <w:r w:rsidRPr="00D96694">
          <w:rPr>
            <w:rPrChange w:id="1451" w:author="Aleksa Corovic" w:date="2018-08-21T12:50:00Z">
              <w:rPr>
                <w:noProof/>
              </w:rPr>
            </w:rPrChange>
          </w:rPr>
          <w:t xml:space="preserve"> datoteke klijentske strane</w:t>
        </w:r>
        <w:r w:rsidRPr="00D96694">
          <w:rPr>
            <w:rPrChange w:id="1452" w:author="Aleksa Corovic" w:date="2018-08-21T12:50:00Z">
              <w:rPr>
                <w:noProof/>
              </w:rPr>
            </w:rPrChange>
          </w:rPr>
          <w:tab/>
        </w:r>
        <w:r w:rsidRPr="00D96694">
          <w:rPr>
            <w:rPrChange w:id="1453" w:author="Aleksa Corovic" w:date="2018-08-21T12:50:00Z">
              <w:rPr>
                <w:noProof/>
              </w:rPr>
            </w:rPrChange>
          </w:rPr>
          <w:fldChar w:fldCharType="begin"/>
        </w:r>
        <w:r w:rsidRPr="00D96694">
          <w:rPr>
            <w:rPrChange w:id="1454" w:author="Aleksa Corovic" w:date="2018-08-21T12:50:00Z">
              <w:rPr>
                <w:noProof/>
              </w:rPr>
            </w:rPrChange>
          </w:rPr>
          <w:instrText xml:space="preserve"> PAGEREF _Toc522019436 \h </w:instrText>
        </w:r>
      </w:ins>
      <w:r w:rsidRPr="00D96694">
        <w:rPr>
          <w:rPrChange w:id="1455" w:author="Aleksa Corovic" w:date="2018-08-21T12:50:00Z">
            <w:rPr/>
          </w:rPrChange>
        </w:rPr>
      </w:r>
      <w:r w:rsidRPr="00D96694">
        <w:rPr>
          <w:rPrChange w:id="1456" w:author="Aleksa Corovic" w:date="2018-08-21T12:50:00Z">
            <w:rPr>
              <w:noProof/>
            </w:rPr>
          </w:rPrChange>
        </w:rPr>
        <w:fldChar w:fldCharType="separate"/>
      </w:r>
      <w:ins w:id="1457" w:author="Filip Dutina" w:date="2018-08-14T14:14:00Z">
        <w:r w:rsidRPr="00D96694">
          <w:rPr>
            <w:rPrChange w:id="1458" w:author="Aleksa Corovic" w:date="2018-08-21T12:50:00Z">
              <w:rPr>
                <w:noProof/>
              </w:rPr>
            </w:rPrChange>
          </w:rPr>
          <w:t>24</w:t>
        </w:r>
        <w:r w:rsidRPr="00D96694">
          <w:rPr>
            <w:rPrChange w:id="1459" w:author="Aleksa Corovic" w:date="2018-08-21T12:50:00Z">
              <w:rPr>
                <w:noProof/>
              </w:rPr>
            </w:rPrChange>
          </w:rPr>
          <w:fldChar w:fldCharType="end"/>
        </w:r>
      </w:ins>
    </w:p>
    <w:p w14:paraId="55DD28BF" w14:textId="77777777" w:rsidR="0037741D" w:rsidRPr="00D96694" w:rsidRDefault="0037741D">
      <w:pPr>
        <w:pStyle w:val="TableofFigures"/>
        <w:tabs>
          <w:tab w:val="right" w:leader="dot" w:pos="9345"/>
        </w:tabs>
        <w:rPr>
          <w:ins w:id="1460" w:author="Filip Dutina" w:date="2018-08-14T14:14:00Z"/>
          <w:rFonts w:asciiTheme="minorHAnsi" w:eastAsiaTheme="minorEastAsia" w:hAnsiTheme="minorHAnsi" w:cstheme="minorBidi"/>
          <w:sz w:val="22"/>
          <w:szCs w:val="22"/>
          <w:lang w:eastAsia="en-GB"/>
          <w:rPrChange w:id="1461" w:author="Aleksa Corovic" w:date="2018-08-21T12:50:00Z">
            <w:rPr>
              <w:ins w:id="1462" w:author="Filip Dutina" w:date="2018-08-14T14:14:00Z"/>
              <w:rFonts w:asciiTheme="minorHAnsi" w:eastAsiaTheme="minorEastAsia" w:hAnsiTheme="minorHAnsi" w:cstheme="minorBidi"/>
              <w:noProof/>
              <w:sz w:val="22"/>
              <w:szCs w:val="22"/>
              <w:lang w:val="en-GB" w:eastAsia="en-GB"/>
            </w:rPr>
          </w:rPrChange>
        </w:rPr>
      </w:pPr>
      <w:ins w:id="1463" w:author="Filip Dutina" w:date="2018-08-14T14:14:00Z">
        <w:r w:rsidRPr="00D96694">
          <w:rPr>
            <w:rPrChange w:id="1464" w:author="Aleksa Corovic" w:date="2018-08-21T12:50:00Z">
              <w:rPr>
                <w:noProof/>
              </w:rPr>
            </w:rPrChange>
          </w:rPr>
          <w:t>Slika 5.1 Prikaz originalnog teksta</w:t>
        </w:r>
        <w:r w:rsidRPr="00D96694">
          <w:rPr>
            <w:rPrChange w:id="1465" w:author="Aleksa Corovic" w:date="2018-08-21T12:50:00Z">
              <w:rPr>
                <w:noProof/>
              </w:rPr>
            </w:rPrChange>
          </w:rPr>
          <w:tab/>
        </w:r>
        <w:r w:rsidRPr="00D96694">
          <w:rPr>
            <w:rPrChange w:id="1466" w:author="Aleksa Corovic" w:date="2018-08-21T12:50:00Z">
              <w:rPr>
                <w:noProof/>
              </w:rPr>
            </w:rPrChange>
          </w:rPr>
          <w:fldChar w:fldCharType="begin"/>
        </w:r>
        <w:r w:rsidRPr="00D96694">
          <w:rPr>
            <w:rPrChange w:id="1467" w:author="Aleksa Corovic" w:date="2018-08-21T12:50:00Z">
              <w:rPr>
                <w:noProof/>
              </w:rPr>
            </w:rPrChange>
          </w:rPr>
          <w:instrText xml:space="preserve"> PAGEREF _Toc522019437 \h </w:instrText>
        </w:r>
      </w:ins>
      <w:r w:rsidRPr="00D96694">
        <w:rPr>
          <w:rPrChange w:id="1468" w:author="Aleksa Corovic" w:date="2018-08-21T12:50:00Z">
            <w:rPr/>
          </w:rPrChange>
        </w:rPr>
      </w:r>
      <w:r w:rsidRPr="00D96694">
        <w:rPr>
          <w:rPrChange w:id="1469" w:author="Aleksa Corovic" w:date="2018-08-21T12:50:00Z">
            <w:rPr>
              <w:noProof/>
            </w:rPr>
          </w:rPrChange>
        </w:rPr>
        <w:fldChar w:fldCharType="separate"/>
      </w:r>
      <w:ins w:id="1470" w:author="Filip Dutina" w:date="2018-08-14T14:14:00Z">
        <w:r w:rsidRPr="00D96694">
          <w:rPr>
            <w:rPrChange w:id="1471" w:author="Aleksa Corovic" w:date="2018-08-21T12:50:00Z">
              <w:rPr>
                <w:noProof/>
              </w:rPr>
            </w:rPrChange>
          </w:rPr>
          <w:t>25</w:t>
        </w:r>
        <w:r w:rsidRPr="00D96694">
          <w:rPr>
            <w:rPrChange w:id="1472" w:author="Aleksa Corovic" w:date="2018-08-21T12:50:00Z">
              <w:rPr>
                <w:noProof/>
              </w:rPr>
            </w:rPrChange>
          </w:rPr>
          <w:fldChar w:fldCharType="end"/>
        </w:r>
      </w:ins>
    </w:p>
    <w:p w14:paraId="20711276" w14:textId="77777777" w:rsidR="0037741D" w:rsidRPr="00D96694" w:rsidRDefault="0037741D">
      <w:pPr>
        <w:pStyle w:val="TableofFigures"/>
        <w:tabs>
          <w:tab w:val="right" w:leader="dot" w:pos="9345"/>
        </w:tabs>
        <w:rPr>
          <w:ins w:id="1473" w:author="Filip Dutina" w:date="2018-08-14T14:14:00Z"/>
          <w:rFonts w:asciiTheme="minorHAnsi" w:eastAsiaTheme="minorEastAsia" w:hAnsiTheme="minorHAnsi" w:cstheme="minorBidi"/>
          <w:sz w:val="22"/>
          <w:szCs w:val="22"/>
          <w:lang w:eastAsia="en-GB"/>
          <w:rPrChange w:id="1474" w:author="Aleksa Corovic" w:date="2018-08-21T12:50:00Z">
            <w:rPr>
              <w:ins w:id="1475" w:author="Filip Dutina" w:date="2018-08-14T14:14:00Z"/>
              <w:rFonts w:asciiTheme="minorHAnsi" w:eastAsiaTheme="minorEastAsia" w:hAnsiTheme="minorHAnsi" w:cstheme="minorBidi"/>
              <w:noProof/>
              <w:sz w:val="22"/>
              <w:szCs w:val="22"/>
              <w:lang w:val="en-GB" w:eastAsia="en-GB"/>
            </w:rPr>
          </w:rPrChange>
        </w:rPr>
      </w:pPr>
      <w:ins w:id="1476" w:author="Filip Dutina" w:date="2018-08-14T14:14:00Z">
        <w:r w:rsidRPr="00D96694">
          <w:rPr>
            <w:rPrChange w:id="1477" w:author="Aleksa Corovic" w:date="2018-08-21T12:50:00Z">
              <w:rPr>
                <w:noProof/>
              </w:rPr>
            </w:rPrChange>
          </w:rPr>
          <w:t>Slika 5.2 Prikaz enkriptovanog teksta</w:t>
        </w:r>
        <w:r w:rsidRPr="00D96694">
          <w:rPr>
            <w:rPrChange w:id="1478" w:author="Aleksa Corovic" w:date="2018-08-21T12:50:00Z">
              <w:rPr>
                <w:noProof/>
              </w:rPr>
            </w:rPrChange>
          </w:rPr>
          <w:tab/>
        </w:r>
        <w:r w:rsidRPr="00D96694">
          <w:rPr>
            <w:rPrChange w:id="1479" w:author="Aleksa Corovic" w:date="2018-08-21T12:50:00Z">
              <w:rPr>
                <w:noProof/>
              </w:rPr>
            </w:rPrChange>
          </w:rPr>
          <w:fldChar w:fldCharType="begin"/>
        </w:r>
        <w:r w:rsidRPr="00D96694">
          <w:rPr>
            <w:rPrChange w:id="1480" w:author="Aleksa Corovic" w:date="2018-08-21T12:50:00Z">
              <w:rPr>
                <w:noProof/>
              </w:rPr>
            </w:rPrChange>
          </w:rPr>
          <w:instrText xml:space="preserve"> PAGEREF _Toc522019438 \h </w:instrText>
        </w:r>
      </w:ins>
      <w:r w:rsidRPr="00D96694">
        <w:rPr>
          <w:rPrChange w:id="1481" w:author="Aleksa Corovic" w:date="2018-08-21T12:50:00Z">
            <w:rPr/>
          </w:rPrChange>
        </w:rPr>
      </w:r>
      <w:r w:rsidRPr="00D96694">
        <w:rPr>
          <w:rPrChange w:id="1482" w:author="Aleksa Corovic" w:date="2018-08-21T12:50:00Z">
            <w:rPr>
              <w:noProof/>
            </w:rPr>
          </w:rPrChange>
        </w:rPr>
        <w:fldChar w:fldCharType="separate"/>
      </w:r>
      <w:ins w:id="1483" w:author="Filip Dutina" w:date="2018-08-14T14:14:00Z">
        <w:r w:rsidRPr="00D96694">
          <w:rPr>
            <w:rPrChange w:id="1484" w:author="Aleksa Corovic" w:date="2018-08-21T12:50:00Z">
              <w:rPr>
                <w:noProof/>
              </w:rPr>
            </w:rPrChange>
          </w:rPr>
          <w:t>26</w:t>
        </w:r>
        <w:r w:rsidRPr="00D96694">
          <w:rPr>
            <w:rPrChange w:id="1485" w:author="Aleksa Corovic" w:date="2018-08-21T12:50:00Z">
              <w:rPr>
                <w:noProof/>
              </w:rPr>
            </w:rPrChange>
          </w:rPr>
          <w:fldChar w:fldCharType="end"/>
        </w:r>
      </w:ins>
    </w:p>
    <w:p w14:paraId="2CDE0200" w14:textId="77777777" w:rsidR="0037741D" w:rsidRPr="00D96694" w:rsidRDefault="0037741D">
      <w:pPr>
        <w:pStyle w:val="TableofFigures"/>
        <w:tabs>
          <w:tab w:val="right" w:leader="dot" w:pos="9345"/>
        </w:tabs>
        <w:rPr>
          <w:ins w:id="1486" w:author="Filip Dutina" w:date="2018-08-14T14:14:00Z"/>
          <w:rFonts w:asciiTheme="minorHAnsi" w:eastAsiaTheme="minorEastAsia" w:hAnsiTheme="minorHAnsi" w:cstheme="minorBidi"/>
          <w:sz w:val="22"/>
          <w:szCs w:val="22"/>
          <w:lang w:eastAsia="en-GB"/>
          <w:rPrChange w:id="1487" w:author="Aleksa Corovic" w:date="2018-08-21T12:50:00Z">
            <w:rPr>
              <w:ins w:id="1488" w:author="Filip Dutina" w:date="2018-08-14T14:14:00Z"/>
              <w:rFonts w:asciiTheme="minorHAnsi" w:eastAsiaTheme="minorEastAsia" w:hAnsiTheme="minorHAnsi" w:cstheme="minorBidi"/>
              <w:noProof/>
              <w:sz w:val="22"/>
              <w:szCs w:val="22"/>
              <w:lang w:val="en-GB" w:eastAsia="en-GB"/>
            </w:rPr>
          </w:rPrChange>
        </w:rPr>
      </w:pPr>
      <w:ins w:id="1489" w:author="Filip Dutina" w:date="2018-08-14T14:14:00Z">
        <w:r w:rsidRPr="00D96694">
          <w:rPr>
            <w:rPrChange w:id="1490" w:author="Aleksa Corovic" w:date="2018-08-21T12:50:00Z">
              <w:rPr>
                <w:noProof/>
              </w:rPr>
            </w:rPrChange>
          </w:rPr>
          <w:t>Slika 5.3 Razlika između enkriptovanog i originalnog teksta</w:t>
        </w:r>
        <w:r w:rsidRPr="00D96694">
          <w:rPr>
            <w:rPrChange w:id="1491" w:author="Aleksa Corovic" w:date="2018-08-21T12:50:00Z">
              <w:rPr>
                <w:noProof/>
              </w:rPr>
            </w:rPrChange>
          </w:rPr>
          <w:tab/>
        </w:r>
        <w:r w:rsidRPr="00D96694">
          <w:rPr>
            <w:rPrChange w:id="1492" w:author="Aleksa Corovic" w:date="2018-08-21T12:50:00Z">
              <w:rPr>
                <w:noProof/>
              </w:rPr>
            </w:rPrChange>
          </w:rPr>
          <w:fldChar w:fldCharType="begin"/>
        </w:r>
        <w:r w:rsidRPr="00D96694">
          <w:rPr>
            <w:rPrChange w:id="1493" w:author="Aleksa Corovic" w:date="2018-08-21T12:50:00Z">
              <w:rPr>
                <w:noProof/>
              </w:rPr>
            </w:rPrChange>
          </w:rPr>
          <w:instrText xml:space="preserve"> PAGEREF _Toc522019439 \h </w:instrText>
        </w:r>
      </w:ins>
      <w:r w:rsidRPr="00D96694">
        <w:rPr>
          <w:rPrChange w:id="1494" w:author="Aleksa Corovic" w:date="2018-08-21T12:50:00Z">
            <w:rPr/>
          </w:rPrChange>
        </w:rPr>
      </w:r>
      <w:r w:rsidRPr="00D96694">
        <w:rPr>
          <w:rPrChange w:id="1495" w:author="Aleksa Corovic" w:date="2018-08-21T12:50:00Z">
            <w:rPr>
              <w:noProof/>
            </w:rPr>
          </w:rPrChange>
        </w:rPr>
        <w:fldChar w:fldCharType="separate"/>
      </w:r>
      <w:ins w:id="1496" w:author="Filip Dutina" w:date="2018-08-14T14:14:00Z">
        <w:r w:rsidRPr="00D96694">
          <w:rPr>
            <w:rPrChange w:id="1497" w:author="Aleksa Corovic" w:date="2018-08-21T12:50:00Z">
              <w:rPr>
                <w:noProof/>
              </w:rPr>
            </w:rPrChange>
          </w:rPr>
          <w:t>27</w:t>
        </w:r>
        <w:r w:rsidRPr="00D96694">
          <w:rPr>
            <w:rPrChange w:id="1498" w:author="Aleksa Corovic" w:date="2018-08-21T12:50:00Z">
              <w:rPr>
                <w:noProof/>
              </w:rPr>
            </w:rPrChange>
          </w:rPr>
          <w:fldChar w:fldCharType="end"/>
        </w:r>
      </w:ins>
    </w:p>
    <w:p w14:paraId="5BFF7844" w14:textId="77777777" w:rsidR="0037741D" w:rsidRPr="00D96694" w:rsidRDefault="0037741D">
      <w:pPr>
        <w:pStyle w:val="TableofFigures"/>
        <w:tabs>
          <w:tab w:val="right" w:leader="dot" w:pos="9345"/>
        </w:tabs>
        <w:rPr>
          <w:ins w:id="1499" w:author="Filip Dutina" w:date="2018-08-14T14:14:00Z"/>
          <w:rFonts w:asciiTheme="minorHAnsi" w:eastAsiaTheme="minorEastAsia" w:hAnsiTheme="minorHAnsi" w:cstheme="minorBidi"/>
          <w:sz w:val="22"/>
          <w:szCs w:val="22"/>
          <w:lang w:eastAsia="en-GB"/>
          <w:rPrChange w:id="1500" w:author="Aleksa Corovic" w:date="2018-08-21T12:50:00Z">
            <w:rPr>
              <w:ins w:id="1501" w:author="Filip Dutina" w:date="2018-08-14T14:14:00Z"/>
              <w:rFonts w:asciiTheme="minorHAnsi" w:eastAsiaTheme="minorEastAsia" w:hAnsiTheme="minorHAnsi" w:cstheme="minorBidi"/>
              <w:noProof/>
              <w:sz w:val="22"/>
              <w:szCs w:val="22"/>
              <w:lang w:val="en-GB" w:eastAsia="en-GB"/>
            </w:rPr>
          </w:rPrChange>
        </w:rPr>
      </w:pPr>
      <w:ins w:id="1502" w:author="Filip Dutina" w:date="2018-08-14T14:14:00Z">
        <w:r w:rsidRPr="00D96694">
          <w:rPr>
            <w:rPrChange w:id="1503" w:author="Aleksa Corovic" w:date="2018-08-21T12:50:00Z">
              <w:rPr>
                <w:noProof/>
              </w:rPr>
            </w:rPrChange>
          </w:rPr>
          <w:t>Slika 5.4 Izmerena brzina komunikacije</w:t>
        </w:r>
        <w:r w:rsidRPr="00D96694">
          <w:rPr>
            <w:rPrChange w:id="1504" w:author="Aleksa Corovic" w:date="2018-08-21T12:50:00Z">
              <w:rPr>
                <w:noProof/>
              </w:rPr>
            </w:rPrChange>
          </w:rPr>
          <w:tab/>
        </w:r>
        <w:r w:rsidRPr="00D96694">
          <w:rPr>
            <w:rPrChange w:id="1505" w:author="Aleksa Corovic" w:date="2018-08-21T12:50:00Z">
              <w:rPr>
                <w:noProof/>
              </w:rPr>
            </w:rPrChange>
          </w:rPr>
          <w:fldChar w:fldCharType="begin"/>
        </w:r>
        <w:r w:rsidRPr="00D96694">
          <w:rPr>
            <w:rPrChange w:id="1506" w:author="Aleksa Corovic" w:date="2018-08-21T12:50:00Z">
              <w:rPr>
                <w:noProof/>
              </w:rPr>
            </w:rPrChange>
          </w:rPr>
          <w:instrText xml:space="preserve"> PAGEREF _Toc522019440 \h </w:instrText>
        </w:r>
      </w:ins>
      <w:r w:rsidRPr="00D96694">
        <w:rPr>
          <w:rPrChange w:id="1507" w:author="Aleksa Corovic" w:date="2018-08-21T12:50:00Z">
            <w:rPr/>
          </w:rPrChange>
        </w:rPr>
      </w:r>
      <w:r w:rsidRPr="00D96694">
        <w:rPr>
          <w:rPrChange w:id="1508" w:author="Aleksa Corovic" w:date="2018-08-21T12:50:00Z">
            <w:rPr>
              <w:noProof/>
            </w:rPr>
          </w:rPrChange>
        </w:rPr>
        <w:fldChar w:fldCharType="separate"/>
      </w:r>
      <w:ins w:id="1509" w:author="Filip Dutina" w:date="2018-08-14T14:14:00Z">
        <w:r w:rsidRPr="00D96694">
          <w:rPr>
            <w:rPrChange w:id="1510" w:author="Aleksa Corovic" w:date="2018-08-21T12:50:00Z">
              <w:rPr>
                <w:noProof/>
              </w:rPr>
            </w:rPrChange>
          </w:rPr>
          <w:t>27</w:t>
        </w:r>
        <w:r w:rsidRPr="00D96694">
          <w:rPr>
            <w:rPrChange w:id="1511" w:author="Aleksa Corovic" w:date="2018-08-21T12:50:00Z">
              <w:rPr>
                <w:noProof/>
              </w:rPr>
            </w:rPrChange>
          </w:rPr>
          <w:fldChar w:fldCharType="end"/>
        </w:r>
      </w:ins>
    </w:p>
    <w:p w14:paraId="0612B719" w14:textId="77777777" w:rsidR="007B0442" w:rsidRPr="00D96694" w:rsidDel="00D03B92" w:rsidRDefault="007B0442">
      <w:pPr>
        <w:pStyle w:val="TableofFigures"/>
        <w:tabs>
          <w:tab w:val="right" w:leader="dot" w:pos="9345"/>
        </w:tabs>
        <w:rPr>
          <w:del w:id="1512" w:author="Filip Dutina" w:date="2018-07-06T11:08:00Z"/>
          <w:rFonts w:asciiTheme="minorHAnsi" w:eastAsiaTheme="minorEastAsia" w:hAnsiTheme="minorHAnsi" w:cstheme="minorBidi"/>
          <w:sz w:val="22"/>
          <w:szCs w:val="22"/>
          <w:lang w:eastAsia="en-GB"/>
          <w:rPrChange w:id="1513" w:author="Aleksa Corovic" w:date="2018-08-21T12:50:00Z">
            <w:rPr>
              <w:del w:id="1514" w:author="Filip Dutina" w:date="2018-07-06T11:08:00Z"/>
              <w:rFonts w:asciiTheme="minorHAnsi" w:eastAsiaTheme="minorEastAsia" w:hAnsiTheme="minorHAnsi" w:cstheme="minorBidi"/>
              <w:noProof/>
              <w:sz w:val="22"/>
              <w:szCs w:val="22"/>
              <w:lang w:val="en-GB" w:eastAsia="en-GB"/>
            </w:rPr>
          </w:rPrChange>
        </w:rPr>
      </w:pPr>
      <w:del w:id="1515" w:author="Filip Dutina" w:date="2018-07-06T11:08:00Z">
        <w:r w:rsidRPr="00D96694" w:rsidDel="00D03B92">
          <w:rPr>
            <w:rPrChange w:id="1516" w:author="Aleksa Corovic" w:date="2018-08-21T12:50:00Z">
              <w:rPr>
                <w:noProof/>
              </w:rPr>
            </w:rPrChange>
          </w:rPr>
          <w:delText xml:space="preserve">Slika 2.1 </w:delText>
        </w:r>
        <w:r w:rsidRPr="00D96694" w:rsidDel="00D03B92">
          <w:rPr>
            <w:i/>
            <w:rPrChange w:id="1517" w:author="Aleksa Corovic" w:date="2018-08-21T12:50:00Z">
              <w:rPr>
                <w:i/>
                <w:noProof/>
              </w:rPr>
            </w:rPrChange>
          </w:rPr>
          <w:delText>BroadR-Reach</w:delText>
        </w:r>
        <w:r w:rsidRPr="00D96694" w:rsidDel="00D03B92">
          <w:rPr>
            <w:rPrChange w:id="1518" w:author="Aleksa Corovic" w:date="2018-08-21T12:50:00Z">
              <w:rPr>
                <w:noProof/>
              </w:rPr>
            </w:rPrChange>
          </w:rPr>
          <w:delText xml:space="preserve"> interfejs [1]</w:delText>
        </w:r>
        <w:r w:rsidRPr="00D96694" w:rsidDel="00D03B92">
          <w:rPr>
            <w:rPrChange w:id="1519" w:author="Aleksa Corovic" w:date="2018-08-21T12:50:00Z">
              <w:rPr>
                <w:noProof/>
              </w:rPr>
            </w:rPrChange>
          </w:rPr>
          <w:tab/>
          <w:delText>3</w:delText>
        </w:r>
      </w:del>
    </w:p>
    <w:p w14:paraId="1706FE45" w14:textId="77777777" w:rsidR="007B0442" w:rsidRPr="00D96694" w:rsidDel="00D03B92" w:rsidRDefault="007B0442">
      <w:pPr>
        <w:pStyle w:val="TableofFigures"/>
        <w:tabs>
          <w:tab w:val="right" w:leader="dot" w:pos="9345"/>
        </w:tabs>
        <w:rPr>
          <w:del w:id="1520" w:author="Filip Dutina" w:date="2018-07-06T11:08:00Z"/>
          <w:rFonts w:asciiTheme="minorHAnsi" w:eastAsiaTheme="minorEastAsia" w:hAnsiTheme="minorHAnsi" w:cstheme="minorBidi"/>
          <w:sz w:val="22"/>
          <w:szCs w:val="22"/>
          <w:lang w:eastAsia="en-GB"/>
          <w:rPrChange w:id="1521" w:author="Aleksa Corovic" w:date="2018-08-21T12:50:00Z">
            <w:rPr>
              <w:del w:id="1522" w:author="Filip Dutina" w:date="2018-07-06T11:08:00Z"/>
              <w:rFonts w:asciiTheme="minorHAnsi" w:eastAsiaTheme="minorEastAsia" w:hAnsiTheme="minorHAnsi" w:cstheme="minorBidi"/>
              <w:noProof/>
              <w:sz w:val="22"/>
              <w:szCs w:val="22"/>
              <w:lang w:val="en-GB" w:eastAsia="en-GB"/>
            </w:rPr>
          </w:rPrChange>
        </w:rPr>
      </w:pPr>
      <w:del w:id="1523" w:author="Filip Dutina" w:date="2018-07-06T11:08:00Z">
        <w:r w:rsidRPr="00D96694" w:rsidDel="00D03B92">
          <w:rPr>
            <w:rPrChange w:id="1524" w:author="Aleksa Corovic" w:date="2018-08-21T12:50:00Z">
              <w:rPr>
                <w:noProof/>
              </w:rPr>
            </w:rPrChange>
          </w:rPr>
          <w:delText>Slika 2.2 Neobložene uprede parice [2]</w:delText>
        </w:r>
        <w:r w:rsidRPr="00D96694" w:rsidDel="00D03B92">
          <w:rPr>
            <w:rPrChange w:id="1525" w:author="Aleksa Corovic" w:date="2018-08-21T12:50:00Z">
              <w:rPr>
                <w:noProof/>
              </w:rPr>
            </w:rPrChange>
          </w:rPr>
          <w:tab/>
          <w:delText>4</w:delText>
        </w:r>
      </w:del>
    </w:p>
    <w:p w14:paraId="02555BC9" w14:textId="77777777" w:rsidR="007B0442" w:rsidRPr="00D96694" w:rsidDel="00D03B92" w:rsidRDefault="007B0442">
      <w:pPr>
        <w:pStyle w:val="TableofFigures"/>
        <w:tabs>
          <w:tab w:val="right" w:leader="dot" w:pos="9345"/>
        </w:tabs>
        <w:rPr>
          <w:del w:id="1526" w:author="Filip Dutina" w:date="2018-07-06T11:08:00Z"/>
          <w:rFonts w:asciiTheme="minorHAnsi" w:eastAsiaTheme="minorEastAsia" w:hAnsiTheme="minorHAnsi" w:cstheme="minorBidi"/>
          <w:sz w:val="22"/>
          <w:szCs w:val="22"/>
          <w:lang w:eastAsia="en-GB"/>
          <w:rPrChange w:id="1527" w:author="Aleksa Corovic" w:date="2018-08-21T12:50:00Z">
            <w:rPr>
              <w:del w:id="1528" w:author="Filip Dutina" w:date="2018-07-06T11:08:00Z"/>
              <w:rFonts w:asciiTheme="minorHAnsi" w:eastAsiaTheme="minorEastAsia" w:hAnsiTheme="minorHAnsi" w:cstheme="minorBidi"/>
              <w:noProof/>
              <w:sz w:val="22"/>
              <w:szCs w:val="22"/>
              <w:lang w:val="en-GB" w:eastAsia="en-GB"/>
            </w:rPr>
          </w:rPrChange>
        </w:rPr>
      </w:pPr>
      <w:del w:id="1529" w:author="Filip Dutina" w:date="2018-07-06T11:08:00Z">
        <w:r w:rsidRPr="00D96694" w:rsidDel="00D03B92">
          <w:rPr>
            <w:rPrChange w:id="1530" w:author="Aleksa Corovic" w:date="2018-08-21T12:50:00Z">
              <w:rPr>
                <w:noProof/>
              </w:rPr>
            </w:rPrChange>
          </w:rPr>
          <w:delText>Slika 2.3 Segmentacija [4]</w:delText>
        </w:r>
        <w:r w:rsidRPr="00D96694" w:rsidDel="00D03B92">
          <w:rPr>
            <w:rPrChange w:id="1531" w:author="Aleksa Corovic" w:date="2018-08-21T12:50:00Z">
              <w:rPr>
                <w:noProof/>
              </w:rPr>
            </w:rPrChange>
          </w:rPr>
          <w:tab/>
          <w:delText>5</w:delText>
        </w:r>
      </w:del>
    </w:p>
    <w:p w14:paraId="1FAEE2C5" w14:textId="77777777" w:rsidR="007B0442" w:rsidRPr="00D96694" w:rsidDel="00D03B92" w:rsidRDefault="007B0442">
      <w:pPr>
        <w:pStyle w:val="TableofFigures"/>
        <w:tabs>
          <w:tab w:val="right" w:leader="dot" w:pos="9345"/>
        </w:tabs>
        <w:rPr>
          <w:del w:id="1532" w:author="Filip Dutina" w:date="2018-07-06T11:08:00Z"/>
          <w:rFonts w:asciiTheme="minorHAnsi" w:eastAsiaTheme="minorEastAsia" w:hAnsiTheme="minorHAnsi" w:cstheme="minorBidi"/>
          <w:sz w:val="22"/>
          <w:szCs w:val="22"/>
          <w:lang w:eastAsia="en-GB"/>
          <w:rPrChange w:id="1533" w:author="Aleksa Corovic" w:date="2018-08-21T12:50:00Z">
            <w:rPr>
              <w:del w:id="1534" w:author="Filip Dutina" w:date="2018-07-06T11:08:00Z"/>
              <w:rFonts w:asciiTheme="minorHAnsi" w:eastAsiaTheme="minorEastAsia" w:hAnsiTheme="minorHAnsi" w:cstheme="minorBidi"/>
              <w:noProof/>
              <w:sz w:val="22"/>
              <w:szCs w:val="22"/>
              <w:lang w:val="en-GB" w:eastAsia="en-GB"/>
            </w:rPr>
          </w:rPrChange>
        </w:rPr>
      </w:pPr>
      <w:del w:id="1535" w:author="Filip Dutina" w:date="2018-07-06T11:08:00Z">
        <w:r w:rsidRPr="00D96694" w:rsidDel="00D03B92">
          <w:rPr>
            <w:rPrChange w:id="1536" w:author="Aleksa Corovic" w:date="2018-08-21T12:50:00Z">
              <w:rPr>
                <w:noProof/>
              </w:rPr>
            </w:rPrChange>
          </w:rPr>
          <w:delText xml:space="preserve">Slika 2.4 Izgled </w:delText>
        </w:r>
        <w:r w:rsidRPr="00D96694" w:rsidDel="00D03B92">
          <w:rPr>
            <w:i/>
            <w:rPrChange w:id="1537" w:author="Aleksa Corovic" w:date="2018-08-21T12:50:00Z">
              <w:rPr>
                <w:i/>
                <w:noProof/>
              </w:rPr>
            </w:rPrChange>
          </w:rPr>
          <w:delText>TCP</w:delText>
        </w:r>
        <w:r w:rsidRPr="00D96694" w:rsidDel="00D03B92">
          <w:rPr>
            <w:rPrChange w:id="1538" w:author="Aleksa Corovic" w:date="2018-08-21T12:50:00Z">
              <w:rPr>
                <w:noProof/>
              </w:rPr>
            </w:rPrChange>
          </w:rPr>
          <w:delText xml:space="preserve"> segmenta [5]</w:delText>
        </w:r>
        <w:r w:rsidRPr="00D96694" w:rsidDel="00D03B92">
          <w:rPr>
            <w:rPrChange w:id="1539" w:author="Aleksa Corovic" w:date="2018-08-21T12:50:00Z">
              <w:rPr>
                <w:noProof/>
              </w:rPr>
            </w:rPrChange>
          </w:rPr>
          <w:tab/>
          <w:delText>6</w:delText>
        </w:r>
      </w:del>
    </w:p>
    <w:p w14:paraId="133E749E" w14:textId="77777777" w:rsidR="007B0442" w:rsidRPr="00D96694" w:rsidDel="00D03B92" w:rsidRDefault="007B0442">
      <w:pPr>
        <w:pStyle w:val="TableofFigures"/>
        <w:tabs>
          <w:tab w:val="right" w:leader="dot" w:pos="9345"/>
        </w:tabs>
        <w:rPr>
          <w:del w:id="1540" w:author="Filip Dutina" w:date="2018-07-06T11:08:00Z"/>
          <w:rFonts w:asciiTheme="minorHAnsi" w:eastAsiaTheme="minorEastAsia" w:hAnsiTheme="minorHAnsi" w:cstheme="minorBidi"/>
          <w:sz w:val="22"/>
          <w:szCs w:val="22"/>
          <w:lang w:eastAsia="en-GB"/>
          <w:rPrChange w:id="1541" w:author="Aleksa Corovic" w:date="2018-08-21T12:50:00Z">
            <w:rPr>
              <w:del w:id="1542" w:author="Filip Dutina" w:date="2018-07-06T11:08:00Z"/>
              <w:rFonts w:asciiTheme="minorHAnsi" w:eastAsiaTheme="minorEastAsia" w:hAnsiTheme="minorHAnsi" w:cstheme="minorBidi"/>
              <w:noProof/>
              <w:sz w:val="22"/>
              <w:szCs w:val="22"/>
              <w:lang w:val="en-GB" w:eastAsia="en-GB"/>
            </w:rPr>
          </w:rPrChange>
        </w:rPr>
      </w:pPr>
      <w:del w:id="1543" w:author="Filip Dutina" w:date="2018-07-06T11:08:00Z">
        <w:r w:rsidRPr="00D96694" w:rsidDel="00D03B92">
          <w:rPr>
            <w:rPrChange w:id="1544" w:author="Aleksa Corovic" w:date="2018-08-21T12:50:00Z">
              <w:rPr>
                <w:noProof/>
              </w:rPr>
            </w:rPrChange>
          </w:rPr>
          <w:lastRenderedPageBreak/>
          <w:delText xml:space="preserve">Slika 2.5 </w:delText>
        </w:r>
        <w:r w:rsidRPr="00D96694" w:rsidDel="00D03B92">
          <w:rPr>
            <w:i/>
            <w:rPrChange w:id="1545" w:author="Aleksa Corovic" w:date="2018-08-21T12:50:00Z">
              <w:rPr>
                <w:i/>
                <w:noProof/>
              </w:rPr>
            </w:rPrChange>
          </w:rPr>
          <w:delText>TCP</w:delText>
        </w:r>
        <w:r w:rsidRPr="00D96694" w:rsidDel="00D03B92">
          <w:rPr>
            <w:rPrChange w:id="1546" w:author="Aleksa Corovic" w:date="2018-08-21T12:50:00Z">
              <w:rPr>
                <w:noProof/>
              </w:rPr>
            </w:rPrChange>
          </w:rPr>
          <w:delText xml:space="preserve"> uspostava veze [6]</w:delText>
        </w:r>
        <w:r w:rsidRPr="00D96694" w:rsidDel="00D03B92">
          <w:rPr>
            <w:rPrChange w:id="1547" w:author="Aleksa Corovic" w:date="2018-08-21T12:50:00Z">
              <w:rPr>
                <w:noProof/>
              </w:rPr>
            </w:rPrChange>
          </w:rPr>
          <w:tab/>
          <w:delText>8</w:delText>
        </w:r>
      </w:del>
    </w:p>
    <w:p w14:paraId="5E0C7BBB" w14:textId="77777777" w:rsidR="007B0442" w:rsidRPr="00D96694" w:rsidDel="00D03B92" w:rsidRDefault="007B0442">
      <w:pPr>
        <w:pStyle w:val="TableofFigures"/>
        <w:tabs>
          <w:tab w:val="right" w:leader="dot" w:pos="9345"/>
        </w:tabs>
        <w:rPr>
          <w:del w:id="1548" w:author="Filip Dutina" w:date="2018-07-06T11:08:00Z"/>
          <w:rFonts w:asciiTheme="minorHAnsi" w:eastAsiaTheme="minorEastAsia" w:hAnsiTheme="minorHAnsi" w:cstheme="minorBidi"/>
          <w:sz w:val="22"/>
          <w:szCs w:val="22"/>
          <w:lang w:eastAsia="en-GB"/>
          <w:rPrChange w:id="1549" w:author="Aleksa Corovic" w:date="2018-08-21T12:50:00Z">
            <w:rPr>
              <w:del w:id="1550" w:author="Filip Dutina" w:date="2018-07-06T11:08:00Z"/>
              <w:rFonts w:asciiTheme="minorHAnsi" w:eastAsiaTheme="minorEastAsia" w:hAnsiTheme="minorHAnsi" w:cstheme="minorBidi"/>
              <w:noProof/>
              <w:sz w:val="22"/>
              <w:szCs w:val="22"/>
              <w:lang w:val="en-GB" w:eastAsia="en-GB"/>
            </w:rPr>
          </w:rPrChange>
        </w:rPr>
      </w:pPr>
      <w:del w:id="1551" w:author="Filip Dutina" w:date="2018-07-06T11:08:00Z">
        <w:r w:rsidRPr="00D96694" w:rsidDel="00D03B92">
          <w:rPr>
            <w:rPrChange w:id="1552" w:author="Aleksa Corovic" w:date="2018-08-21T12:50:00Z">
              <w:rPr>
                <w:noProof/>
              </w:rPr>
            </w:rPrChange>
          </w:rPr>
          <w:delText xml:space="preserve">Slika 2.6 </w:delText>
        </w:r>
        <w:r w:rsidRPr="00D96694" w:rsidDel="00D03B92">
          <w:rPr>
            <w:i/>
            <w:rPrChange w:id="1553" w:author="Aleksa Corovic" w:date="2018-08-21T12:50:00Z">
              <w:rPr>
                <w:i/>
                <w:noProof/>
              </w:rPr>
            </w:rPrChange>
          </w:rPr>
          <w:delText>TCP</w:delText>
        </w:r>
        <w:r w:rsidRPr="00D96694" w:rsidDel="00D03B92">
          <w:rPr>
            <w:rPrChange w:id="1554" w:author="Aleksa Corovic" w:date="2018-08-21T12:50:00Z">
              <w:rPr>
                <w:noProof/>
              </w:rPr>
            </w:rPrChange>
          </w:rPr>
          <w:delText xml:space="preserve"> prekid veze [8]</w:delText>
        </w:r>
        <w:r w:rsidRPr="00D96694" w:rsidDel="00D03B92">
          <w:rPr>
            <w:rPrChange w:id="1555" w:author="Aleksa Corovic" w:date="2018-08-21T12:50:00Z">
              <w:rPr>
                <w:noProof/>
              </w:rPr>
            </w:rPrChange>
          </w:rPr>
          <w:tab/>
          <w:delText>8</w:delText>
        </w:r>
      </w:del>
    </w:p>
    <w:p w14:paraId="1FF3A6D4" w14:textId="77777777" w:rsidR="007B0442" w:rsidRPr="00D96694" w:rsidDel="00D03B92" w:rsidRDefault="007B0442">
      <w:pPr>
        <w:pStyle w:val="TableofFigures"/>
        <w:tabs>
          <w:tab w:val="right" w:leader="dot" w:pos="9345"/>
        </w:tabs>
        <w:rPr>
          <w:del w:id="1556" w:author="Filip Dutina" w:date="2018-07-06T11:08:00Z"/>
          <w:rFonts w:asciiTheme="minorHAnsi" w:eastAsiaTheme="minorEastAsia" w:hAnsiTheme="minorHAnsi" w:cstheme="minorBidi"/>
          <w:sz w:val="22"/>
          <w:szCs w:val="22"/>
          <w:lang w:eastAsia="en-GB"/>
          <w:rPrChange w:id="1557" w:author="Aleksa Corovic" w:date="2018-08-21T12:50:00Z">
            <w:rPr>
              <w:del w:id="1558" w:author="Filip Dutina" w:date="2018-07-06T11:08:00Z"/>
              <w:rFonts w:asciiTheme="minorHAnsi" w:eastAsiaTheme="minorEastAsia" w:hAnsiTheme="minorHAnsi" w:cstheme="minorBidi"/>
              <w:noProof/>
              <w:sz w:val="22"/>
              <w:szCs w:val="22"/>
              <w:lang w:val="en-GB" w:eastAsia="en-GB"/>
            </w:rPr>
          </w:rPrChange>
        </w:rPr>
      </w:pPr>
      <w:del w:id="1559" w:author="Filip Dutina" w:date="2018-07-06T11:08:00Z">
        <w:r w:rsidRPr="00D96694" w:rsidDel="00D03B92">
          <w:rPr>
            <w:rPrChange w:id="1560" w:author="Aleksa Corovic" w:date="2018-08-21T12:50:00Z">
              <w:rPr>
                <w:noProof/>
              </w:rPr>
            </w:rPrChange>
          </w:rPr>
          <w:delText xml:space="preserve">Slika 2.7 Izgled </w:delText>
        </w:r>
        <w:r w:rsidRPr="00D96694" w:rsidDel="00D03B92">
          <w:rPr>
            <w:i/>
            <w:rPrChange w:id="1561" w:author="Aleksa Corovic" w:date="2018-08-21T12:50:00Z">
              <w:rPr>
                <w:i/>
                <w:noProof/>
              </w:rPr>
            </w:rPrChange>
          </w:rPr>
          <w:delText>IPv6</w:delText>
        </w:r>
        <w:r w:rsidRPr="00D96694" w:rsidDel="00D03B92">
          <w:rPr>
            <w:rPrChange w:id="1562" w:author="Aleksa Corovic" w:date="2018-08-21T12:50:00Z">
              <w:rPr>
                <w:noProof/>
              </w:rPr>
            </w:rPrChange>
          </w:rPr>
          <w:delText xml:space="preserve"> paketa [9]</w:delText>
        </w:r>
        <w:r w:rsidRPr="00D96694" w:rsidDel="00D03B92">
          <w:rPr>
            <w:rPrChange w:id="1563" w:author="Aleksa Corovic" w:date="2018-08-21T12:50:00Z">
              <w:rPr>
                <w:noProof/>
              </w:rPr>
            </w:rPrChange>
          </w:rPr>
          <w:tab/>
          <w:delText>9</w:delText>
        </w:r>
      </w:del>
    </w:p>
    <w:p w14:paraId="6153CA16" w14:textId="77777777" w:rsidR="007B0442" w:rsidRPr="00D96694" w:rsidDel="00D03B92" w:rsidRDefault="007B0442">
      <w:pPr>
        <w:pStyle w:val="TableofFigures"/>
        <w:tabs>
          <w:tab w:val="right" w:leader="dot" w:pos="9345"/>
        </w:tabs>
        <w:rPr>
          <w:del w:id="1564" w:author="Filip Dutina" w:date="2018-07-06T11:08:00Z"/>
          <w:rFonts w:asciiTheme="minorHAnsi" w:eastAsiaTheme="minorEastAsia" w:hAnsiTheme="minorHAnsi" w:cstheme="minorBidi"/>
          <w:sz w:val="22"/>
          <w:szCs w:val="22"/>
          <w:lang w:eastAsia="en-GB"/>
          <w:rPrChange w:id="1565" w:author="Aleksa Corovic" w:date="2018-08-21T12:50:00Z">
            <w:rPr>
              <w:del w:id="1566" w:author="Filip Dutina" w:date="2018-07-06T11:08:00Z"/>
              <w:rFonts w:asciiTheme="minorHAnsi" w:eastAsiaTheme="minorEastAsia" w:hAnsiTheme="minorHAnsi" w:cstheme="minorBidi"/>
              <w:noProof/>
              <w:sz w:val="22"/>
              <w:szCs w:val="22"/>
              <w:lang w:val="en-GB" w:eastAsia="en-GB"/>
            </w:rPr>
          </w:rPrChange>
        </w:rPr>
      </w:pPr>
      <w:del w:id="1567" w:author="Filip Dutina" w:date="2018-07-06T11:08:00Z">
        <w:r w:rsidRPr="00D96694" w:rsidDel="00D03B92">
          <w:rPr>
            <w:rPrChange w:id="1568" w:author="Aleksa Corovic" w:date="2018-08-21T12:50:00Z">
              <w:rPr>
                <w:noProof/>
              </w:rPr>
            </w:rPrChange>
          </w:rPr>
          <w:delText xml:space="preserve">Slika 2.8 Primer </w:delText>
        </w:r>
        <w:r w:rsidRPr="00D96694" w:rsidDel="00D03B92">
          <w:rPr>
            <w:i/>
            <w:rPrChange w:id="1569" w:author="Aleksa Corovic" w:date="2018-08-21T12:50:00Z">
              <w:rPr>
                <w:i/>
                <w:noProof/>
              </w:rPr>
            </w:rPrChange>
          </w:rPr>
          <w:delText>IPv6</w:delText>
        </w:r>
        <w:r w:rsidRPr="00D96694" w:rsidDel="00D03B92">
          <w:rPr>
            <w:rPrChange w:id="1570" w:author="Aleksa Corovic" w:date="2018-08-21T12:50:00Z">
              <w:rPr>
                <w:noProof/>
              </w:rPr>
            </w:rPrChange>
          </w:rPr>
          <w:delText xml:space="preserve"> paketa sa uključenim zaglavljima [10]</w:delText>
        </w:r>
        <w:r w:rsidRPr="00D96694" w:rsidDel="00D03B92">
          <w:rPr>
            <w:rPrChange w:id="1571" w:author="Aleksa Corovic" w:date="2018-08-21T12:50:00Z">
              <w:rPr>
                <w:noProof/>
              </w:rPr>
            </w:rPrChange>
          </w:rPr>
          <w:tab/>
          <w:delText>10</w:delText>
        </w:r>
      </w:del>
    </w:p>
    <w:p w14:paraId="667C9B3C" w14:textId="77777777" w:rsidR="007B0442" w:rsidRPr="00D96694" w:rsidDel="00D03B92" w:rsidRDefault="007B0442">
      <w:pPr>
        <w:pStyle w:val="TableofFigures"/>
        <w:tabs>
          <w:tab w:val="right" w:leader="dot" w:pos="9345"/>
        </w:tabs>
        <w:rPr>
          <w:del w:id="1572" w:author="Filip Dutina" w:date="2018-07-06T11:08:00Z"/>
          <w:rFonts w:asciiTheme="minorHAnsi" w:eastAsiaTheme="minorEastAsia" w:hAnsiTheme="minorHAnsi" w:cstheme="minorBidi"/>
          <w:sz w:val="22"/>
          <w:szCs w:val="22"/>
          <w:lang w:eastAsia="en-GB"/>
          <w:rPrChange w:id="1573" w:author="Aleksa Corovic" w:date="2018-08-21T12:50:00Z">
            <w:rPr>
              <w:del w:id="1574" w:author="Filip Dutina" w:date="2018-07-06T11:08:00Z"/>
              <w:rFonts w:asciiTheme="minorHAnsi" w:eastAsiaTheme="minorEastAsia" w:hAnsiTheme="minorHAnsi" w:cstheme="minorBidi"/>
              <w:noProof/>
              <w:sz w:val="22"/>
              <w:szCs w:val="22"/>
              <w:lang w:val="en-GB" w:eastAsia="en-GB"/>
            </w:rPr>
          </w:rPrChange>
        </w:rPr>
      </w:pPr>
      <w:del w:id="1575" w:author="Filip Dutina" w:date="2018-07-06T11:08:00Z">
        <w:r w:rsidRPr="00D96694" w:rsidDel="00D03B92">
          <w:rPr>
            <w:rPrChange w:id="1576" w:author="Aleksa Corovic" w:date="2018-08-21T12:50:00Z">
              <w:rPr>
                <w:noProof/>
              </w:rPr>
            </w:rPrChange>
          </w:rPr>
          <w:delText xml:space="preserve">Slika 2.9 Prikaz </w:delText>
        </w:r>
        <w:r w:rsidRPr="00D96694" w:rsidDel="00D03B92">
          <w:rPr>
            <w:i/>
            <w:rPrChange w:id="1577" w:author="Aleksa Corovic" w:date="2018-08-21T12:50:00Z">
              <w:rPr>
                <w:i/>
                <w:noProof/>
              </w:rPr>
            </w:rPrChange>
          </w:rPr>
          <w:delText>RSA</w:delText>
        </w:r>
        <w:r w:rsidRPr="00D96694" w:rsidDel="00D03B92">
          <w:rPr>
            <w:rPrChange w:id="1578" w:author="Aleksa Corovic" w:date="2018-08-21T12:50:00Z">
              <w:rPr>
                <w:noProof/>
              </w:rPr>
            </w:rPrChange>
          </w:rPr>
          <w:delText xml:space="preserve"> enkripcije i dekripcije [13]</w:delText>
        </w:r>
        <w:r w:rsidRPr="00D96694" w:rsidDel="00D03B92">
          <w:rPr>
            <w:rPrChange w:id="1579" w:author="Aleksa Corovic" w:date="2018-08-21T12:50:00Z">
              <w:rPr>
                <w:noProof/>
              </w:rPr>
            </w:rPrChange>
          </w:rPr>
          <w:tab/>
          <w:delText>12</w:delText>
        </w:r>
      </w:del>
    </w:p>
    <w:p w14:paraId="555C468E" w14:textId="77777777" w:rsidR="007B0442" w:rsidRPr="00D96694" w:rsidDel="00D03B92" w:rsidRDefault="007B0442">
      <w:pPr>
        <w:pStyle w:val="TableofFigures"/>
        <w:tabs>
          <w:tab w:val="right" w:leader="dot" w:pos="9345"/>
        </w:tabs>
        <w:rPr>
          <w:del w:id="1580" w:author="Filip Dutina" w:date="2018-07-06T11:08:00Z"/>
          <w:rFonts w:asciiTheme="minorHAnsi" w:eastAsiaTheme="minorEastAsia" w:hAnsiTheme="minorHAnsi" w:cstheme="minorBidi"/>
          <w:sz w:val="22"/>
          <w:szCs w:val="22"/>
          <w:lang w:eastAsia="en-GB"/>
          <w:rPrChange w:id="1581" w:author="Aleksa Corovic" w:date="2018-08-21T12:50:00Z">
            <w:rPr>
              <w:del w:id="1582" w:author="Filip Dutina" w:date="2018-07-06T11:08:00Z"/>
              <w:rFonts w:asciiTheme="minorHAnsi" w:eastAsiaTheme="minorEastAsia" w:hAnsiTheme="minorHAnsi" w:cstheme="minorBidi"/>
              <w:noProof/>
              <w:sz w:val="22"/>
              <w:szCs w:val="22"/>
              <w:lang w:val="en-GB" w:eastAsia="en-GB"/>
            </w:rPr>
          </w:rPrChange>
        </w:rPr>
      </w:pPr>
      <w:del w:id="1583" w:author="Filip Dutina" w:date="2018-07-06T11:08:00Z">
        <w:r w:rsidRPr="00D96694" w:rsidDel="00D03B92">
          <w:rPr>
            <w:rPrChange w:id="1584" w:author="Aleksa Corovic" w:date="2018-08-21T12:50:00Z">
              <w:rPr>
                <w:noProof/>
              </w:rPr>
            </w:rPrChange>
          </w:rPr>
          <w:delText xml:space="preserve">Slika 3.1 </w:delText>
        </w:r>
        <w:r w:rsidRPr="00D96694" w:rsidDel="00D03B92">
          <w:rPr>
            <w:i/>
            <w:rPrChange w:id="1585" w:author="Aleksa Corovic" w:date="2018-08-21T12:50:00Z">
              <w:rPr>
                <w:i/>
                <w:noProof/>
              </w:rPr>
            </w:rPrChange>
          </w:rPr>
          <w:delText>Altera Cyclone</w:delText>
        </w:r>
        <w:r w:rsidRPr="00D96694" w:rsidDel="00D03B92">
          <w:rPr>
            <w:rPrChange w:id="1586" w:author="Aleksa Corovic" w:date="2018-08-21T12:50:00Z">
              <w:rPr>
                <w:noProof/>
              </w:rPr>
            </w:rPrChange>
          </w:rPr>
          <w:delText xml:space="preserve"> pete generacije [15]</w:delText>
        </w:r>
        <w:r w:rsidRPr="00D96694" w:rsidDel="00D03B92">
          <w:rPr>
            <w:rPrChange w:id="1587" w:author="Aleksa Corovic" w:date="2018-08-21T12:50:00Z">
              <w:rPr>
                <w:noProof/>
              </w:rPr>
            </w:rPrChange>
          </w:rPr>
          <w:tab/>
          <w:delText>14</w:delText>
        </w:r>
      </w:del>
    </w:p>
    <w:p w14:paraId="500B95CB" w14:textId="77777777" w:rsidR="007B0442" w:rsidRPr="00D96694" w:rsidDel="00D03B92" w:rsidRDefault="007B0442">
      <w:pPr>
        <w:pStyle w:val="TableofFigures"/>
        <w:tabs>
          <w:tab w:val="right" w:leader="dot" w:pos="9345"/>
        </w:tabs>
        <w:rPr>
          <w:del w:id="1588" w:author="Filip Dutina" w:date="2018-07-06T11:08:00Z"/>
          <w:rFonts w:asciiTheme="minorHAnsi" w:eastAsiaTheme="minorEastAsia" w:hAnsiTheme="minorHAnsi" w:cstheme="minorBidi"/>
          <w:sz w:val="22"/>
          <w:szCs w:val="22"/>
          <w:lang w:eastAsia="en-GB"/>
          <w:rPrChange w:id="1589" w:author="Aleksa Corovic" w:date="2018-08-21T12:50:00Z">
            <w:rPr>
              <w:del w:id="1590" w:author="Filip Dutina" w:date="2018-07-06T11:08:00Z"/>
              <w:rFonts w:asciiTheme="minorHAnsi" w:eastAsiaTheme="minorEastAsia" w:hAnsiTheme="minorHAnsi" w:cstheme="minorBidi"/>
              <w:noProof/>
              <w:sz w:val="22"/>
              <w:szCs w:val="22"/>
              <w:lang w:val="en-GB" w:eastAsia="en-GB"/>
            </w:rPr>
          </w:rPrChange>
        </w:rPr>
      </w:pPr>
      <w:del w:id="1591" w:author="Filip Dutina" w:date="2018-07-06T11:08:00Z">
        <w:r w:rsidRPr="00D96694" w:rsidDel="00D03B92">
          <w:rPr>
            <w:rPrChange w:id="1592" w:author="Aleksa Corovic" w:date="2018-08-21T12:50:00Z">
              <w:rPr>
                <w:noProof/>
              </w:rPr>
            </w:rPrChange>
          </w:rPr>
          <w:delText>Slika 3.2 Izgled klijentskog terminala</w:delText>
        </w:r>
        <w:r w:rsidRPr="00D96694" w:rsidDel="00D03B92">
          <w:rPr>
            <w:rPrChange w:id="1593" w:author="Aleksa Corovic" w:date="2018-08-21T12:50:00Z">
              <w:rPr>
                <w:noProof/>
              </w:rPr>
            </w:rPrChange>
          </w:rPr>
          <w:tab/>
          <w:delText>15</w:delText>
        </w:r>
      </w:del>
    </w:p>
    <w:p w14:paraId="677E6F46" w14:textId="77777777" w:rsidR="007B0442" w:rsidRPr="00D96694" w:rsidDel="00D03B92" w:rsidRDefault="007B0442">
      <w:pPr>
        <w:pStyle w:val="TableofFigures"/>
        <w:tabs>
          <w:tab w:val="right" w:leader="dot" w:pos="9345"/>
        </w:tabs>
        <w:rPr>
          <w:del w:id="1594" w:author="Filip Dutina" w:date="2018-07-06T11:08:00Z"/>
          <w:rFonts w:asciiTheme="minorHAnsi" w:eastAsiaTheme="minorEastAsia" w:hAnsiTheme="minorHAnsi" w:cstheme="minorBidi"/>
          <w:sz w:val="22"/>
          <w:szCs w:val="22"/>
          <w:lang w:eastAsia="en-GB"/>
          <w:rPrChange w:id="1595" w:author="Aleksa Corovic" w:date="2018-08-21T12:50:00Z">
            <w:rPr>
              <w:del w:id="1596" w:author="Filip Dutina" w:date="2018-07-06T11:08:00Z"/>
              <w:rFonts w:asciiTheme="minorHAnsi" w:eastAsiaTheme="minorEastAsia" w:hAnsiTheme="minorHAnsi" w:cstheme="minorBidi"/>
              <w:noProof/>
              <w:sz w:val="22"/>
              <w:szCs w:val="22"/>
              <w:lang w:val="en-GB" w:eastAsia="en-GB"/>
            </w:rPr>
          </w:rPrChange>
        </w:rPr>
      </w:pPr>
      <w:del w:id="1597" w:author="Filip Dutina" w:date="2018-07-06T11:08:00Z">
        <w:r w:rsidRPr="00D96694" w:rsidDel="00D03B92">
          <w:rPr>
            <w:rPrChange w:id="1598" w:author="Aleksa Corovic" w:date="2018-08-21T12:50:00Z">
              <w:rPr>
                <w:noProof/>
              </w:rPr>
            </w:rPrChange>
          </w:rPr>
          <w:delText xml:space="preserve">Slika 4.1 </w:delText>
        </w:r>
        <w:r w:rsidRPr="00D96694" w:rsidDel="00D03B92">
          <w:rPr>
            <w:i/>
            <w:rPrChange w:id="1599" w:author="Aleksa Corovic" w:date="2018-08-21T12:50:00Z">
              <w:rPr>
                <w:i/>
                <w:noProof/>
              </w:rPr>
            </w:rPrChange>
          </w:rPr>
          <w:delText>GUI</w:delText>
        </w:r>
        <w:r w:rsidRPr="00D96694" w:rsidDel="00D03B92">
          <w:rPr>
            <w:rPrChange w:id="1600" w:author="Aleksa Corovic" w:date="2018-08-21T12:50:00Z">
              <w:rPr>
                <w:noProof/>
              </w:rPr>
            </w:rPrChange>
          </w:rPr>
          <w:delText xml:space="preserve"> za pokretanje </w:delText>
        </w:r>
        <w:r w:rsidRPr="00D96694" w:rsidDel="00D03B92">
          <w:rPr>
            <w:i/>
            <w:rPrChange w:id="1601" w:author="Aleksa Corovic" w:date="2018-08-21T12:50:00Z">
              <w:rPr>
                <w:i/>
                <w:noProof/>
              </w:rPr>
            </w:rPrChange>
          </w:rPr>
          <w:delText>.exe</w:delText>
        </w:r>
        <w:r w:rsidRPr="00D96694" w:rsidDel="00D03B92">
          <w:rPr>
            <w:rPrChange w:id="1602" w:author="Aleksa Corovic" w:date="2018-08-21T12:50:00Z">
              <w:rPr>
                <w:noProof/>
              </w:rPr>
            </w:rPrChange>
          </w:rPr>
          <w:delText xml:space="preserve"> datoteke klijentske strane</w:delText>
        </w:r>
        <w:r w:rsidRPr="00D96694" w:rsidDel="00D03B92">
          <w:rPr>
            <w:rPrChange w:id="1603" w:author="Aleksa Corovic" w:date="2018-08-21T12:50:00Z">
              <w:rPr>
                <w:noProof/>
              </w:rPr>
            </w:rPrChange>
          </w:rPr>
          <w:tab/>
          <w:delText>22</w:delText>
        </w:r>
      </w:del>
    </w:p>
    <w:p w14:paraId="787FCB29" w14:textId="77777777" w:rsidR="007B0442" w:rsidRPr="00D96694" w:rsidDel="00D03B92" w:rsidRDefault="007B0442">
      <w:pPr>
        <w:pStyle w:val="TableofFigures"/>
        <w:tabs>
          <w:tab w:val="right" w:leader="dot" w:pos="9345"/>
        </w:tabs>
        <w:rPr>
          <w:del w:id="1604" w:author="Filip Dutina" w:date="2018-07-06T11:08:00Z"/>
          <w:rFonts w:asciiTheme="minorHAnsi" w:eastAsiaTheme="minorEastAsia" w:hAnsiTheme="minorHAnsi" w:cstheme="minorBidi"/>
          <w:sz w:val="22"/>
          <w:szCs w:val="22"/>
          <w:lang w:eastAsia="en-GB"/>
          <w:rPrChange w:id="1605" w:author="Aleksa Corovic" w:date="2018-08-21T12:50:00Z">
            <w:rPr>
              <w:del w:id="1606" w:author="Filip Dutina" w:date="2018-07-06T11:08:00Z"/>
              <w:rFonts w:asciiTheme="minorHAnsi" w:eastAsiaTheme="minorEastAsia" w:hAnsiTheme="minorHAnsi" w:cstheme="minorBidi"/>
              <w:noProof/>
              <w:sz w:val="22"/>
              <w:szCs w:val="22"/>
              <w:lang w:val="en-GB" w:eastAsia="en-GB"/>
            </w:rPr>
          </w:rPrChange>
        </w:rPr>
      </w:pPr>
      <w:del w:id="1607" w:author="Filip Dutina" w:date="2018-07-06T11:08:00Z">
        <w:r w:rsidRPr="00D96694" w:rsidDel="00D03B92">
          <w:rPr>
            <w:rPrChange w:id="1608" w:author="Aleksa Corovic" w:date="2018-08-21T12:50:00Z">
              <w:rPr>
                <w:noProof/>
              </w:rPr>
            </w:rPrChange>
          </w:rPr>
          <w:delText>Slika 5.1 Prikaz originalnog teksta</w:delText>
        </w:r>
        <w:r w:rsidRPr="00D96694" w:rsidDel="00D03B92">
          <w:rPr>
            <w:rPrChange w:id="1609" w:author="Aleksa Corovic" w:date="2018-08-21T12:50:00Z">
              <w:rPr>
                <w:noProof/>
              </w:rPr>
            </w:rPrChange>
          </w:rPr>
          <w:tab/>
          <w:delText>23</w:delText>
        </w:r>
      </w:del>
    </w:p>
    <w:p w14:paraId="59A1D1F7" w14:textId="77777777" w:rsidR="007B0442" w:rsidRPr="00D96694" w:rsidDel="00D03B92" w:rsidRDefault="007B0442">
      <w:pPr>
        <w:pStyle w:val="TableofFigures"/>
        <w:tabs>
          <w:tab w:val="right" w:leader="dot" w:pos="9345"/>
        </w:tabs>
        <w:rPr>
          <w:del w:id="1610" w:author="Filip Dutina" w:date="2018-07-06T11:08:00Z"/>
          <w:rFonts w:asciiTheme="minorHAnsi" w:eastAsiaTheme="minorEastAsia" w:hAnsiTheme="minorHAnsi" w:cstheme="minorBidi"/>
          <w:sz w:val="22"/>
          <w:szCs w:val="22"/>
          <w:lang w:eastAsia="en-GB"/>
          <w:rPrChange w:id="1611" w:author="Aleksa Corovic" w:date="2018-08-21T12:50:00Z">
            <w:rPr>
              <w:del w:id="1612" w:author="Filip Dutina" w:date="2018-07-06T11:08:00Z"/>
              <w:rFonts w:asciiTheme="minorHAnsi" w:eastAsiaTheme="minorEastAsia" w:hAnsiTheme="minorHAnsi" w:cstheme="minorBidi"/>
              <w:noProof/>
              <w:sz w:val="22"/>
              <w:szCs w:val="22"/>
              <w:lang w:val="en-GB" w:eastAsia="en-GB"/>
            </w:rPr>
          </w:rPrChange>
        </w:rPr>
      </w:pPr>
      <w:del w:id="1613" w:author="Filip Dutina" w:date="2018-07-06T11:08:00Z">
        <w:r w:rsidRPr="00D96694" w:rsidDel="00D03B92">
          <w:rPr>
            <w:rPrChange w:id="1614" w:author="Aleksa Corovic" w:date="2018-08-21T12:50:00Z">
              <w:rPr>
                <w:noProof/>
              </w:rPr>
            </w:rPrChange>
          </w:rPr>
          <w:delText>Slika 5.2 Prikaz enkriptovanog teksta</w:delText>
        </w:r>
        <w:r w:rsidRPr="00D96694" w:rsidDel="00D03B92">
          <w:rPr>
            <w:rPrChange w:id="1615" w:author="Aleksa Corovic" w:date="2018-08-21T12:50:00Z">
              <w:rPr>
                <w:noProof/>
              </w:rPr>
            </w:rPrChange>
          </w:rPr>
          <w:tab/>
          <w:delText>24</w:delText>
        </w:r>
      </w:del>
    </w:p>
    <w:p w14:paraId="3000C421" w14:textId="77777777" w:rsidR="007B0442" w:rsidRPr="00D96694" w:rsidDel="00D03B92" w:rsidRDefault="007B0442">
      <w:pPr>
        <w:pStyle w:val="TableofFigures"/>
        <w:tabs>
          <w:tab w:val="right" w:leader="dot" w:pos="9345"/>
        </w:tabs>
        <w:rPr>
          <w:del w:id="1616" w:author="Filip Dutina" w:date="2018-07-06T11:08:00Z"/>
          <w:rFonts w:asciiTheme="minorHAnsi" w:eastAsiaTheme="minorEastAsia" w:hAnsiTheme="minorHAnsi" w:cstheme="minorBidi"/>
          <w:sz w:val="22"/>
          <w:szCs w:val="22"/>
          <w:lang w:eastAsia="en-GB"/>
          <w:rPrChange w:id="1617" w:author="Aleksa Corovic" w:date="2018-08-21T12:50:00Z">
            <w:rPr>
              <w:del w:id="1618" w:author="Filip Dutina" w:date="2018-07-06T11:08:00Z"/>
              <w:rFonts w:asciiTheme="minorHAnsi" w:eastAsiaTheme="minorEastAsia" w:hAnsiTheme="minorHAnsi" w:cstheme="minorBidi"/>
              <w:noProof/>
              <w:sz w:val="22"/>
              <w:szCs w:val="22"/>
              <w:lang w:val="en-GB" w:eastAsia="en-GB"/>
            </w:rPr>
          </w:rPrChange>
        </w:rPr>
      </w:pPr>
      <w:del w:id="1619" w:author="Filip Dutina" w:date="2018-07-06T11:08:00Z">
        <w:r w:rsidRPr="00D96694" w:rsidDel="00D03B92">
          <w:rPr>
            <w:rPrChange w:id="1620" w:author="Aleksa Corovic" w:date="2018-08-21T12:50:00Z">
              <w:rPr>
                <w:noProof/>
              </w:rPr>
            </w:rPrChange>
          </w:rPr>
          <w:delText>Slika 5.3 Razlika između enkriptovanog i originalnog teksta</w:delText>
        </w:r>
        <w:r w:rsidRPr="00D96694" w:rsidDel="00D03B92">
          <w:rPr>
            <w:rPrChange w:id="1621" w:author="Aleksa Corovic" w:date="2018-08-21T12:50:00Z">
              <w:rPr>
                <w:noProof/>
              </w:rPr>
            </w:rPrChange>
          </w:rPr>
          <w:tab/>
          <w:delText>25</w:delText>
        </w:r>
      </w:del>
    </w:p>
    <w:p w14:paraId="2870DFD6" w14:textId="77777777" w:rsidR="006A6C11" w:rsidRPr="00D96694" w:rsidRDefault="00C12DBD" w:rsidP="006A6C11">
      <w:pPr>
        <w:rPr>
          <w:rPrChange w:id="1622" w:author="Aleksa Corovic" w:date="2018-08-21T12:50:00Z">
            <w:rPr>
              <w:lang w:val="hr-HR"/>
            </w:rPr>
          </w:rPrChange>
        </w:rPr>
      </w:pPr>
      <w:r w:rsidRPr="00D96694">
        <w:rPr>
          <w:rPrChange w:id="1623" w:author="Aleksa Corovic" w:date="2018-08-21T12:50:00Z">
            <w:rPr>
              <w:lang w:val="hr-HR"/>
            </w:rPr>
          </w:rPrChange>
        </w:rPr>
        <w:fldChar w:fldCharType="end"/>
      </w:r>
    </w:p>
    <w:p w14:paraId="0D47D0EA" w14:textId="77777777" w:rsidR="006A6C11" w:rsidRPr="00D96694" w:rsidRDefault="006A6C11" w:rsidP="006A6C11">
      <w:pPr>
        <w:rPr>
          <w:rPrChange w:id="1624" w:author="Aleksa Corovic" w:date="2018-08-21T12:50:00Z">
            <w:rPr>
              <w:lang w:val="hr-HR"/>
            </w:rPr>
          </w:rPrChange>
        </w:rPr>
      </w:pPr>
    </w:p>
    <w:p w14:paraId="17264F04" w14:textId="77777777" w:rsidR="006A6C11" w:rsidRPr="00D96694" w:rsidRDefault="006A6C11" w:rsidP="006A6C11">
      <w:pPr>
        <w:rPr>
          <w:rPrChange w:id="1625" w:author="Aleksa Corovic" w:date="2018-08-21T12:50:00Z">
            <w:rPr>
              <w:lang w:val="hr-HR"/>
            </w:rPr>
          </w:rPrChange>
        </w:rPr>
      </w:pPr>
    </w:p>
    <w:p w14:paraId="33B21429" w14:textId="77777777" w:rsidR="006A6C11" w:rsidRPr="00D96694" w:rsidRDefault="006A6C11" w:rsidP="006A6C11">
      <w:pPr>
        <w:rPr>
          <w:rPrChange w:id="1626" w:author="Aleksa Corovic" w:date="2018-08-21T12:50:00Z">
            <w:rPr>
              <w:lang w:val="hr-HR"/>
            </w:rPr>
          </w:rPrChange>
        </w:rPr>
      </w:pPr>
    </w:p>
    <w:p w14:paraId="51BC3C37" w14:textId="77777777" w:rsidR="00A73B40" w:rsidRPr="00D96694" w:rsidRDefault="00A73B40" w:rsidP="006A6C11">
      <w:pPr>
        <w:rPr>
          <w:rPrChange w:id="1627"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628"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29"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630" w:author="Aleksa Corovic" w:date="2018-08-21T12:50:00Z">
            <w:rPr>
              <w:lang w:val="sl-SI"/>
            </w:rPr>
          </w:rPrChange>
        </w:rPr>
      </w:pPr>
    </w:p>
    <w:p w14:paraId="350227A2" w14:textId="77777777" w:rsidR="009301CE" w:rsidRPr="00D96694" w:rsidRDefault="00A73B40">
      <w:pPr>
        <w:pStyle w:val="TableofFigures"/>
        <w:tabs>
          <w:tab w:val="right" w:leader="dot" w:pos="9345"/>
        </w:tabs>
        <w:rPr>
          <w:rFonts w:asciiTheme="minorHAnsi" w:eastAsiaTheme="minorEastAsia" w:hAnsiTheme="minorHAnsi" w:cstheme="minorBidi"/>
          <w:sz w:val="22"/>
          <w:szCs w:val="22"/>
          <w:rPrChange w:id="1631" w:author="Aleksa Corovic" w:date="2018-08-21T12:50:00Z">
            <w:rPr>
              <w:rFonts w:asciiTheme="minorHAnsi" w:eastAsiaTheme="minorEastAsia" w:hAnsiTheme="minorHAnsi" w:cstheme="minorBidi"/>
              <w:noProof/>
              <w:sz w:val="22"/>
              <w:szCs w:val="22"/>
            </w:rPr>
          </w:rPrChange>
        </w:rPr>
      </w:pPr>
      <w:r w:rsidRPr="00D96694">
        <w:rPr>
          <w:rPrChange w:id="1632" w:author="Aleksa Corovic" w:date="2018-08-21T12:50:00Z">
            <w:rPr>
              <w:lang w:val="hr-HR"/>
            </w:rPr>
          </w:rPrChange>
        </w:rPr>
        <w:fldChar w:fldCharType="begin"/>
      </w:r>
      <w:r w:rsidRPr="00D96694">
        <w:rPr>
          <w:rPrChange w:id="1633" w:author="Aleksa Corovic" w:date="2018-08-21T12:50:00Z">
            <w:rPr>
              <w:lang w:val="hr-HR"/>
            </w:rPr>
          </w:rPrChange>
        </w:rPr>
        <w:instrText xml:space="preserve"> TOC \c "Tabela" </w:instrText>
      </w:r>
      <w:r w:rsidRPr="00D96694">
        <w:rPr>
          <w:rPrChange w:id="1634" w:author="Aleksa Corovic" w:date="2018-08-21T12:50:00Z">
            <w:rPr>
              <w:lang w:val="hr-HR"/>
            </w:rPr>
          </w:rPrChange>
        </w:rPr>
        <w:fldChar w:fldCharType="separate"/>
      </w:r>
      <w:r w:rsidR="009301CE" w:rsidRPr="00D96694">
        <w:rPr>
          <w:rPrChange w:id="1635" w:author="Aleksa Corovic" w:date="2018-08-21T12:50:00Z">
            <w:rPr>
              <w:noProof/>
            </w:rPr>
          </w:rPrChange>
        </w:rPr>
        <w:t>Tabela 4.1 Funkcije na klijentskoj strani</w:t>
      </w:r>
      <w:r w:rsidR="009301CE" w:rsidRPr="00D96694">
        <w:rPr>
          <w:rPrChange w:id="1636" w:author="Aleksa Corovic" w:date="2018-08-21T12:50:00Z">
            <w:rPr>
              <w:noProof/>
            </w:rPr>
          </w:rPrChange>
        </w:rPr>
        <w:tab/>
      </w:r>
      <w:r w:rsidR="009301CE" w:rsidRPr="00D96694">
        <w:rPr>
          <w:rPrChange w:id="1637" w:author="Aleksa Corovic" w:date="2018-08-21T12:50:00Z">
            <w:rPr>
              <w:noProof/>
            </w:rPr>
          </w:rPrChange>
        </w:rPr>
        <w:fldChar w:fldCharType="begin"/>
      </w:r>
      <w:r w:rsidR="009301CE" w:rsidRPr="00D96694">
        <w:rPr>
          <w:rPrChange w:id="1638" w:author="Aleksa Corovic" w:date="2018-08-21T12:50:00Z">
            <w:rPr>
              <w:noProof/>
            </w:rPr>
          </w:rPrChange>
        </w:rPr>
        <w:instrText xml:space="preserve"> PAGEREF _Toc517776094 \h </w:instrText>
      </w:r>
      <w:r w:rsidR="009301CE" w:rsidRPr="00D96694">
        <w:rPr>
          <w:rPrChange w:id="1639" w:author="Aleksa Corovic" w:date="2018-08-21T12:50:00Z">
            <w:rPr/>
          </w:rPrChange>
        </w:rPr>
      </w:r>
      <w:r w:rsidR="009301CE" w:rsidRPr="00D96694">
        <w:rPr>
          <w:rPrChange w:id="1640" w:author="Aleksa Corovic" w:date="2018-08-21T12:50:00Z">
            <w:rPr>
              <w:noProof/>
            </w:rPr>
          </w:rPrChange>
        </w:rPr>
        <w:fldChar w:fldCharType="separate"/>
      </w:r>
      <w:r w:rsidR="009301CE" w:rsidRPr="00D96694">
        <w:rPr>
          <w:rPrChange w:id="1641" w:author="Aleksa Corovic" w:date="2018-08-21T12:50:00Z">
            <w:rPr>
              <w:noProof/>
            </w:rPr>
          </w:rPrChange>
        </w:rPr>
        <w:t>17</w:t>
      </w:r>
      <w:r w:rsidR="009301CE" w:rsidRPr="00D96694">
        <w:rPr>
          <w:rPrChange w:id="1642" w:author="Aleksa Corovic" w:date="2018-08-21T12:50:00Z">
            <w:rPr>
              <w:noProof/>
            </w:rPr>
          </w:rPrChange>
        </w:rPr>
        <w:fldChar w:fldCharType="end"/>
      </w:r>
    </w:p>
    <w:p w14:paraId="2EB73D28" w14:textId="77777777" w:rsidR="009301CE" w:rsidRPr="00D96694" w:rsidRDefault="009301CE">
      <w:pPr>
        <w:pStyle w:val="TableofFigures"/>
        <w:tabs>
          <w:tab w:val="right" w:leader="dot" w:pos="9345"/>
        </w:tabs>
        <w:rPr>
          <w:rFonts w:asciiTheme="minorHAnsi" w:eastAsiaTheme="minorEastAsia" w:hAnsiTheme="minorHAnsi" w:cstheme="minorBidi"/>
          <w:sz w:val="22"/>
          <w:szCs w:val="22"/>
          <w:rPrChange w:id="1643" w:author="Aleksa Corovic" w:date="2018-08-21T12:50:00Z">
            <w:rPr>
              <w:rFonts w:asciiTheme="minorHAnsi" w:eastAsiaTheme="minorEastAsia" w:hAnsiTheme="minorHAnsi" w:cstheme="minorBidi"/>
              <w:noProof/>
              <w:sz w:val="22"/>
              <w:szCs w:val="22"/>
            </w:rPr>
          </w:rPrChange>
        </w:rPr>
      </w:pPr>
      <w:r w:rsidRPr="00D96694">
        <w:rPr>
          <w:rPrChange w:id="1644" w:author="Aleksa Corovic" w:date="2018-08-21T12:50:00Z">
            <w:rPr>
              <w:noProof/>
            </w:rPr>
          </w:rPrChange>
        </w:rPr>
        <w:t>Tabela 4.2 Funkcije na serverskoj strani</w:t>
      </w:r>
      <w:r w:rsidRPr="00D96694">
        <w:rPr>
          <w:rPrChange w:id="1645" w:author="Aleksa Corovic" w:date="2018-08-21T12:50:00Z">
            <w:rPr>
              <w:noProof/>
            </w:rPr>
          </w:rPrChange>
        </w:rPr>
        <w:tab/>
      </w:r>
      <w:r w:rsidRPr="00D96694">
        <w:rPr>
          <w:rPrChange w:id="1646" w:author="Aleksa Corovic" w:date="2018-08-21T12:50:00Z">
            <w:rPr>
              <w:noProof/>
            </w:rPr>
          </w:rPrChange>
        </w:rPr>
        <w:fldChar w:fldCharType="begin"/>
      </w:r>
      <w:r w:rsidRPr="00D96694">
        <w:rPr>
          <w:rPrChange w:id="1647" w:author="Aleksa Corovic" w:date="2018-08-21T12:50:00Z">
            <w:rPr>
              <w:noProof/>
            </w:rPr>
          </w:rPrChange>
        </w:rPr>
        <w:instrText xml:space="preserve"> PAGEREF _Toc517776095 \h </w:instrText>
      </w:r>
      <w:r w:rsidRPr="00D96694">
        <w:rPr>
          <w:rPrChange w:id="1648" w:author="Aleksa Corovic" w:date="2018-08-21T12:50:00Z">
            <w:rPr/>
          </w:rPrChange>
        </w:rPr>
      </w:r>
      <w:r w:rsidRPr="00D96694">
        <w:rPr>
          <w:rPrChange w:id="1649" w:author="Aleksa Corovic" w:date="2018-08-21T12:50:00Z">
            <w:rPr>
              <w:noProof/>
            </w:rPr>
          </w:rPrChange>
        </w:rPr>
        <w:fldChar w:fldCharType="separate"/>
      </w:r>
      <w:r w:rsidRPr="00D96694">
        <w:rPr>
          <w:rPrChange w:id="1650" w:author="Aleksa Corovic" w:date="2018-08-21T12:50:00Z">
            <w:rPr>
              <w:noProof/>
            </w:rPr>
          </w:rPrChange>
        </w:rPr>
        <w:t>20</w:t>
      </w:r>
      <w:r w:rsidRPr="00D96694">
        <w:rPr>
          <w:rPrChange w:id="1651" w:author="Aleksa Corovic" w:date="2018-08-21T12:50:00Z">
            <w:rPr>
              <w:noProof/>
            </w:rPr>
          </w:rPrChange>
        </w:rPr>
        <w:fldChar w:fldCharType="end"/>
      </w:r>
    </w:p>
    <w:p w14:paraId="46B1F010" w14:textId="77777777" w:rsidR="00A73B40" w:rsidRPr="00D96694" w:rsidRDefault="00A73B40" w:rsidP="00A73B40">
      <w:pPr>
        <w:rPr>
          <w:rPrChange w:id="1652" w:author="Aleksa Corovic" w:date="2018-08-21T12:50:00Z">
            <w:rPr>
              <w:lang w:val="hr-HR"/>
            </w:rPr>
          </w:rPrChange>
        </w:rPr>
      </w:pPr>
      <w:r w:rsidRPr="00D96694">
        <w:rPr>
          <w:rPrChange w:id="1653" w:author="Aleksa Corovic" w:date="2018-08-21T12:50:00Z">
            <w:rPr>
              <w:lang w:val="hr-HR"/>
            </w:rPr>
          </w:rPrChange>
        </w:rPr>
        <w:fldChar w:fldCharType="end"/>
      </w:r>
    </w:p>
    <w:p w14:paraId="3353690F" w14:textId="77777777" w:rsidR="00A73B40" w:rsidRPr="00D96694" w:rsidRDefault="00A73B40" w:rsidP="00A73B40">
      <w:pPr>
        <w:rPr>
          <w:rPrChange w:id="1654" w:author="Aleksa Corovic" w:date="2018-08-21T12:50:00Z">
            <w:rPr>
              <w:lang w:val="hr-HR"/>
            </w:rPr>
          </w:rPrChange>
        </w:rPr>
      </w:pPr>
    </w:p>
    <w:p w14:paraId="21F236B9" w14:textId="77777777" w:rsidR="006A6C11" w:rsidRPr="00D96694" w:rsidRDefault="006A6C11" w:rsidP="006A6C11">
      <w:pPr>
        <w:rPr>
          <w:rPrChange w:id="1655" w:author="Aleksa Corovic" w:date="2018-08-21T12:50:00Z">
            <w:rPr>
              <w:lang w:val="hr-HR"/>
            </w:rPr>
          </w:rPrChange>
        </w:rPr>
      </w:pPr>
    </w:p>
    <w:p w14:paraId="642A1B9D" w14:textId="77777777" w:rsidR="00A73B40" w:rsidRPr="00D96694" w:rsidRDefault="00A73B40" w:rsidP="006A6C11">
      <w:pPr>
        <w:rPr>
          <w:rPrChange w:id="1656" w:author="Aleksa Corovic" w:date="2018-08-21T12:50:00Z">
            <w:rPr>
              <w:lang w:val="hr-HR"/>
            </w:rPr>
          </w:rPrChange>
        </w:rPr>
      </w:pPr>
    </w:p>
    <w:p w14:paraId="3E725005" w14:textId="77777777" w:rsidR="00A73B40" w:rsidRPr="00D96694" w:rsidRDefault="00A73B40" w:rsidP="006A6C11">
      <w:pPr>
        <w:rPr>
          <w:rPrChange w:id="1657"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658"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59"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660" w:author="Aleksa Corovic" w:date="2018-08-21T12:50:00Z">
            <w:rPr>
              <w:lang w:val="sl-SI"/>
            </w:rPr>
          </w:rPrChange>
        </w:rPr>
      </w:pPr>
    </w:p>
    <w:p w14:paraId="405191F6" w14:textId="77777777" w:rsidR="003D77B6" w:rsidRPr="00D96694" w:rsidRDefault="003D77B6">
      <w:pPr>
        <w:rPr>
          <w:b/>
          <w:rPrChange w:id="1661"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662" w:author="Aleksa Corovic" w:date="2018-08-21T12:50:00Z">
            <w:rPr>
              <w:lang w:val="hr-HR"/>
            </w:rPr>
          </w:rPrChange>
        </w:rPr>
      </w:pPr>
      <w:r w:rsidRPr="00D96694">
        <w:rPr>
          <w:b/>
          <w:rPrChange w:id="1663" w:author="Aleksa Corovic" w:date="2018-08-21T12:50:00Z">
            <w:rPr>
              <w:b/>
              <w:lang w:val="hr-HR"/>
            </w:rPr>
          </w:rPrChange>
        </w:rPr>
        <w:t>TCP</w:t>
      </w:r>
      <w:r w:rsidR="003D77B6" w:rsidRPr="00D96694">
        <w:rPr>
          <w:rPrChange w:id="1664" w:author="Aleksa Corovic" w:date="2018-08-21T12:50:00Z">
            <w:rPr>
              <w:lang w:val="hr-HR"/>
            </w:rPr>
          </w:rPrChange>
        </w:rPr>
        <w:tab/>
      </w:r>
      <w:r w:rsidR="003D77B6" w:rsidRPr="00D96694">
        <w:rPr>
          <w:rPrChange w:id="1665" w:author="Aleksa Corovic" w:date="2018-08-21T12:50:00Z">
            <w:rPr>
              <w:lang w:val="hr-HR"/>
            </w:rPr>
          </w:rPrChange>
        </w:rPr>
        <w:tab/>
      </w:r>
      <w:r w:rsidRPr="00D96694">
        <w:rPr>
          <w:rPrChange w:id="1666" w:author="Aleksa Corovic" w:date="2018-08-21T12:50:00Z">
            <w:rPr>
              <w:lang w:val="hr-HR"/>
            </w:rPr>
          </w:rPrChange>
        </w:rPr>
        <w:t xml:space="preserve">- </w:t>
      </w:r>
      <w:r w:rsidRPr="00D96694">
        <w:rPr>
          <w:i/>
          <w:rPrChange w:id="1667" w:author="Aleksa Corovic" w:date="2018-08-21T12:50:00Z">
            <w:rPr>
              <w:i/>
              <w:lang w:val="hr-HR"/>
            </w:rPr>
          </w:rPrChange>
        </w:rPr>
        <w:t>Transmission Control Protocol</w:t>
      </w:r>
      <w:r w:rsidRPr="00D96694">
        <w:rPr>
          <w:rPrChange w:id="1668" w:author="Aleksa Corovic" w:date="2018-08-21T12:50:00Z">
            <w:rPr>
              <w:lang w:val="hr-HR"/>
            </w:rPr>
          </w:rPrChange>
        </w:rPr>
        <w:t>, mrežni protokol</w:t>
      </w:r>
    </w:p>
    <w:p w14:paraId="45D8E63E" w14:textId="77777777" w:rsidR="00600197" w:rsidRPr="00D96694" w:rsidRDefault="00600197">
      <w:pPr>
        <w:rPr>
          <w:rPrChange w:id="1669" w:author="Aleksa Corovic" w:date="2018-08-21T12:50:00Z">
            <w:rPr>
              <w:lang w:val="hr-HR"/>
            </w:rPr>
          </w:rPrChange>
        </w:rPr>
      </w:pPr>
      <w:r w:rsidRPr="00D96694">
        <w:rPr>
          <w:b/>
          <w:rPrChange w:id="1670" w:author="Aleksa Corovic" w:date="2018-08-21T12:50:00Z">
            <w:rPr>
              <w:b/>
              <w:lang w:val="hr-HR"/>
            </w:rPr>
          </w:rPrChange>
        </w:rPr>
        <w:t>I</w:t>
      </w:r>
      <w:r w:rsidR="00DA7401" w:rsidRPr="00D96694">
        <w:rPr>
          <w:b/>
          <w:rPrChange w:id="1671" w:author="Aleksa Corovic" w:date="2018-08-21T12:50:00Z">
            <w:rPr>
              <w:b/>
              <w:lang w:val="hr-HR"/>
            </w:rPr>
          </w:rPrChange>
        </w:rPr>
        <w:t>P</w:t>
      </w:r>
      <w:r w:rsidRPr="00D96694">
        <w:rPr>
          <w:b/>
          <w:rPrChange w:id="1672" w:author="Aleksa Corovic" w:date="2018-08-21T12:50:00Z">
            <w:rPr>
              <w:b/>
              <w:lang w:val="hr-HR"/>
            </w:rPr>
          </w:rPrChange>
        </w:rPr>
        <w:t>v6</w:t>
      </w:r>
      <w:r w:rsidR="003D77B6" w:rsidRPr="00D96694">
        <w:rPr>
          <w:b/>
          <w:rPrChange w:id="1673" w:author="Aleksa Corovic" w:date="2018-08-21T12:50:00Z">
            <w:rPr>
              <w:b/>
              <w:lang w:val="hr-HR"/>
            </w:rPr>
          </w:rPrChange>
        </w:rPr>
        <w:tab/>
      </w:r>
      <w:r w:rsidR="003D77B6" w:rsidRPr="00D96694">
        <w:rPr>
          <w:b/>
          <w:rPrChange w:id="1674" w:author="Aleksa Corovic" w:date="2018-08-21T12:50:00Z">
            <w:rPr>
              <w:b/>
              <w:lang w:val="hr-HR"/>
            </w:rPr>
          </w:rPrChange>
        </w:rPr>
        <w:tab/>
      </w:r>
      <w:r w:rsidRPr="00D96694">
        <w:rPr>
          <w:b/>
          <w:rPrChange w:id="1675" w:author="Aleksa Corovic" w:date="2018-08-21T12:50:00Z">
            <w:rPr>
              <w:b/>
              <w:lang w:val="hr-HR"/>
            </w:rPr>
          </w:rPrChange>
        </w:rPr>
        <w:t xml:space="preserve">- </w:t>
      </w:r>
      <w:r w:rsidRPr="00D96694">
        <w:rPr>
          <w:i/>
          <w:rPrChange w:id="1676" w:author="Aleksa Corovic" w:date="2018-08-21T12:50:00Z">
            <w:rPr>
              <w:i/>
              <w:lang w:val="hr-HR"/>
            </w:rPr>
          </w:rPrChange>
        </w:rPr>
        <w:t>Internet Protocol Version 6,</w:t>
      </w:r>
      <w:r w:rsidR="00CB2DF5" w:rsidRPr="00D96694">
        <w:rPr>
          <w:i/>
          <w:rPrChange w:id="1677" w:author="Aleksa Corovic" w:date="2018-08-21T12:50:00Z">
            <w:rPr>
              <w:i/>
              <w:lang w:val="hr-HR"/>
            </w:rPr>
          </w:rPrChange>
        </w:rPr>
        <w:t xml:space="preserve"> </w:t>
      </w:r>
      <w:r w:rsidR="00CB2DF5" w:rsidRPr="00D96694">
        <w:rPr>
          <w:rPrChange w:id="1678" w:author="Aleksa Corovic" w:date="2018-08-21T12:50:00Z">
            <w:rPr>
              <w:lang w:val="hr-HR"/>
            </w:rPr>
          </w:rPrChange>
        </w:rPr>
        <w:t>šesta revizija Internet Protokola</w:t>
      </w:r>
    </w:p>
    <w:p w14:paraId="2D05B762" w14:textId="41CFAA62" w:rsidR="006F00DA" w:rsidRPr="00D96694" w:rsidRDefault="006F00DA">
      <w:pPr>
        <w:rPr>
          <w:rPrChange w:id="1679" w:author="Aleksa Corovic" w:date="2018-08-21T12:50:00Z">
            <w:rPr>
              <w:lang w:val="hr-HR"/>
            </w:rPr>
          </w:rPrChange>
        </w:rPr>
      </w:pPr>
      <w:r w:rsidRPr="00D96694">
        <w:rPr>
          <w:b/>
          <w:rPrChange w:id="1680" w:author="Aleksa Corovic" w:date="2018-08-21T12:50:00Z">
            <w:rPr>
              <w:b/>
              <w:lang w:val="hr-HR"/>
            </w:rPr>
          </w:rPrChange>
        </w:rPr>
        <w:t>RSA</w:t>
      </w:r>
      <w:r w:rsidR="003D77B6" w:rsidRPr="00D96694">
        <w:rPr>
          <w:b/>
          <w:rPrChange w:id="1681" w:author="Aleksa Corovic" w:date="2018-08-21T12:50:00Z">
            <w:rPr>
              <w:b/>
              <w:lang w:val="hr-HR"/>
            </w:rPr>
          </w:rPrChange>
        </w:rPr>
        <w:tab/>
      </w:r>
      <w:r w:rsidR="003D77B6" w:rsidRPr="00D96694">
        <w:rPr>
          <w:b/>
          <w:rPrChange w:id="1682" w:author="Aleksa Corovic" w:date="2018-08-21T12:50:00Z">
            <w:rPr>
              <w:b/>
              <w:lang w:val="hr-HR"/>
            </w:rPr>
          </w:rPrChange>
        </w:rPr>
        <w:tab/>
      </w:r>
      <w:r w:rsidRPr="00D96694">
        <w:rPr>
          <w:b/>
          <w:rPrChange w:id="1683" w:author="Aleksa Corovic" w:date="2018-08-21T12:50:00Z">
            <w:rPr>
              <w:b/>
              <w:lang w:val="hr-HR"/>
            </w:rPr>
          </w:rPrChange>
        </w:rPr>
        <w:t>-</w:t>
      </w:r>
      <w:r w:rsidR="000F4308" w:rsidRPr="00D96694">
        <w:rPr>
          <w:b/>
          <w:rPrChange w:id="1684" w:author="Aleksa Corovic" w:date="2018-08-21T12:50:00Z">
            <w:rPr>
              <w:b/>
              <w:lang w:val="hr-HR"/>
            </w:rPr>
          </w:rPrChange>
        </w:rPr>
        <w:t xml:space="preserve"> </w:t>
      </w:r>
      <w:r w:rsidRPr="00D96694">
        <w:rPr>
          <w:i/>
          <w:rPrChange w:id="1685" w:author="Aleksa Corovic" w:date="2018-08-21T12:50:00Z">
            <w:rPr>
              <w:i/>
              <w:lang w:val="hr-HR"/>
            </w:rPr>
          </w:rPrChange>
        </w:rPr>
        <w:t>Rivest</w:t>
      </w:r>
      <w:del w:id="1686" w:author="Filip Dutina" w:date="2018-08-15T11:21:00Z">
        <w:r w:rsidRPr="00D96694" w:rsidDel="004126FA">
          <w:rPr>
            <w:i/>
            <w:rPrChange w:id="1687" w:author="Aleksa Corovic" w:date="2018-08-21T12:50:00Z">
              <w:rPr>
                <w:i/>
                <w:lang w:val="hr-HR"/>
              </w:rPr>
            </w:rPrChange>
          </w:rPr>
          <w:delText xml:space="preserve"> </w:delText>
        </w:r>
      </w:del>
      <w:ins w:id="1688" w:author="Filip Dutina" w:date="2018-08-15T11:20:00Z">
        <w:r w:rsidR="00A97320" w:rsidRPr="00D96694">
          <w:rPr>
            <w:i/>
            <w:rPrChange w:id="1689" w:author="Aleksa Corovic" w:date="2018-08-21T12:50:00Z">
              <w:rPr>
                <w:i/>
                <w:lang w:val="hr-HR"/>
              </w:rPr>
            </w:rPrChange>
          </w:rPr>
          <w:t>-</w:t>
        </w:r>
      </w:ins>
      <w:del w:id="1690" w:author="Filip Dutina" w:date="2018-08-15T11:20:00Z">
        <w:r w:rsidRPr="00D96694" w:rsidDel="00A97320">
          <w:rPr>
            <w:i/>
            <w:rPrChange w:id="1691" w:author="Aleksa Corovic" w:date="2018-08-21T12:50:00Z">
              <w:rPr>
                <w:i/>
                <w:lang w:val="hr-HR"/>
              </w:rPr>
            </w:rPrChange>
          </w:rPr>
          <w:delText>–</w:delText>
        </w:r>
      </w:del>
      <w:del w:id="1692" w:author="Filip Dutina" w:date="2018-08-15T11:21:00Z">
        <w:r w:rsidRPr="00D96694" w:rsidDel="004126FA">
          <w:rPr>
            <w:i/>
            <w:rPrChange w:id="1693" w:author="Aleksa Corovic" w:date="2018-08-21T12:50:00Z">
              <w:rPr>
                <w:i/>
                <w:lang w:val="hr-HR"/>
              </w:rPr>
            </w:rPrChange>
          </w:rPr>
          <w:delText xml:space="preserve"> </w:delText>
        </w:r>
      </w:del>
      <w:r w:rsidRPr="00D96694">
        <w:rPr>
          <w:i/>
          <w:rPrChange w:id="1694" w:author="Aleksa Corovic" w:date="2018-08-21T12:50:00Z">
            <w:rPr>
              <w:i/>
              <w:lang w:val="hr-HR"/>
            </w:rPr>
          </w:rPrChange>
        </w:rPr>
        <w:t>Shamir</w:t>
      </w:r>
      <w:del w:id="1695" w:author="Filip Dutina" w:date="2018-08-15T11:21:00Z">
        <w:r w:rsidRPr="00D96694" w:rsidDel="004126FA">
          <w:rPr>
            <w:i/>
            <w:rPrChange w:id="1696" w:author="Aleksa Corovic" w:date="2018-08-21T12:50:00Z">
              <w:rPr>
                <w:i/>
                <w:lang w:val="hr-HR"/>
              </w:rPr>
            </w:rPrChange>
          </w:rPr>
          <w:delText xml:space="preserve"> </w:delText>
        </w:r>
      </w:del>
      <w:ins w:id="1697" w:author="Filip Dutina" w:date="2018-08-15T11:20:00Z">
        <w:r w:rsidR="00A97320" w:rsidRPr="00D96694">
          <w:rPr>
            <w:i/>
            <w:rPrChange w:id="1698" w:author="Aleksa Corovic" w:date="2018-08-21T12:50:00Z">
              <w:rPr>
                <w:i/>
                <w:lang w:val="hr-HR"/>
              </w:rPr>
            </w:rPrChange>
          </w:rPr>
          <w:t>-</w:t>
        </w:r>
      </w:ins>
      <w:del w:id="1699" w:author="Filip Dutina" w:date="2018-08-15T11:20:00Z">
        <w:r w:rsidRPr="00D96694" w:rsidDel="00A97320">
          <w:rPr>
            <w:i/>
            <w:rPrChange w:id="1700" w:author="Aleksa Corovic" w:date="2018-08-21T12:50:00Z">
              <w:rPr>
                <w:i/>
                <w:lang w:val="hr-HR"/>
              </w:rPr>
            </w:rPrChange>
          </w:rPr>
          <w:delText>–</w:delText>
        </w:r>
      </w:del>
      <w:del w:id="1701" w:author="Filip Dutina" w:date="2018-08-15T11:21:00Z">
        <w:r w:rsidRPr="00D96694" w:rsidDel="004126FA">
          <w:rPr>
            <w:i/>
            <w:rPrChange w:id="1702" w:author="Aleksa Corovic" w:date="2018-08-21T12:50:00Z">
              <w:rPr>
                <w:i/>
                <w:lang w:val="hr-HR"/>
              </w:rPr>
            </w:rPrChange>
          </w:rPr>
          <w:delText xml:space="preserve"> </w:delText>
        </w:r>
      </w:del>
      <w:r w:rsidRPr="00D96694">
        <w:rPr>
          <w:i/>
          <w:rPrChange w:id="1703" w:author="Aleksa Corovic" w:date="2018-08-21T12:50:00Z">
            <w:rPr>
              <w:i/>
              <w:lang w:val="hr-HR"/>
            </w:rPr>
          </w:rPrChange>
        </w:rPr>
        <w:t>Adleman algorithm</w:t>
      </w:r>
      <w:r w:rsidRPr="00D96694">
        <w:rPr>
          <w:rPrChange w:id="1704"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705" w:author="Aleksa Corovic" w:date="2018-08-21T12:50:00Z">
            <w:rPr>
              <w:b/>
              <w:lang w:val="hr-HR"/>
            </w:rPr>
          </w:rPrChange>
        </w:rPr>
        <w:t>MIT</w:t>
      </w:r>
      <w:r w:rsidR="000F4308" w:rsidRPr="00D96694">
        <w:rPr>
          <w:b/>
          <w:rPrChange w:id="1706" w:author="Aleksa Corovic" w:date="2018-08-21T12:50:00Z">
            <w:rPr>
              <w:b/>
              <w:lang w:val="hr-HR"/>
            </w:rPr>
          </w:rPrChange>
        </w:rPr>
        <w:tab/>
      </w:r>
      <w:r w:rsidR="000F4308" w:rsidRPr="00D96694">
        <w:rPr>
          <w:b/>
          <w:rPrChange w:id="1707"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8"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09"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710"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11"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712" w:author="Filip Dutina" w:date="2018-07-12T11:21:00Z">
        <w:r w:rsidR="00AD7512" w:rsidRPr="00D96694">
          <w:rPr>
            <w:bCs/>
            <w:color w:val="222222"/>
            <w:shd w:val="clear" w:color="auto" w:fill="FFFFFF"/>
          </w:rPr>
          <w:t>a</w:t>
        </w:r>
      </w:ins>
      <w:del w:id="1713"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714" w:author="Filip Dutina" w:date="2018-07-12T11:21:00Z">
        <w:r w:rsidR="00AD7512" w:rsidRPr="00D96694">
          <w:rPr>
            <w:bCs/>
            <w:color w:val="222222"/>
            <w:shd w:val="clear" w:color="auto" w:fill="FFFFFF"/>
          </w:rPr>
          <w:t>a</w:t>
        </w:r>
      </w:ins>
      <w:del w:id="1715"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716" w:author="Filip Dutina" w:date="2018-07-12T11:21:00Z">
        <w:r w:rsidR="00AD7512" w:rsidRPr="00D96694">
          <w:rPr>
            <w:bCs/>
            <w:color w:val="222222"/>
            <w:shd w:val="clear" w:color="auto" w:fill="FFFFFF"/>
          </w:rPr>
          <w:t>sprega</w:t>
        </w:r>
      </w:ins>
      <w:del w:id="1717"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718" w:author="Filip Dutina" w:date="2018-07-17T12:44:00Z"/>
          <w:bCs/>
          <w:color w:val="222222"/>
          <w:shd w:val="clear" w:color="auto" w:fill="FFFFFF"/>
        </w:rPr>
      </w:pPr>
      <w:ins w:id="1719" w:author="Filip Dutina" w:date="2018-07-17T10:26:00Z">
        <w:r w:rsidRPr="00D96694">
          <w:rPr>
            <w:b/>
            <w:bCs/>
            <w:color w:val="222222"/>
            <w:shd w:val="clear" w:color="auto" w:fill="FFFFFF"/>
            <w:rPrChange w:id="1720"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21" w:author="Aleksa Corovic" w:date="2018-08-21T12:50:00Z">
              <w:rPr>
                <w:bCs/>
                <w:color w:val="222222"/>
                <w:shd w:val="clear" w:color="auto" w:fill="FFFFFF"/>
              </w:rPr>
            </w:rPrChange>
          </w:rPr>
          <w:t xml:space="preserve">- </w:t>
        </w:r>
        <w:r w:rsidRPr="00D96694">
          <w:rPr>
            <w:bCs/>
            <w:i/>
            <w:color w:val="222222"/>
            <w:shd w:val="clear" w:color="auto" w:fill="FFFFFF"/>
            <w:rPrChange w:id="1722"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723" w:author="Filip Dutina" w:date="2018-07-17T10:29:00Z">
        <w:r w:rsidRPr="00D96694">
          <w:rPr>
            <w:bCs/>
            <w:color w:val="222222"/>
            <w:shd w:val="clear" w:color="auto" w:fill="FFFFFF"/>
          </w:rPr>
          <w:t xml:space="preserve">sistem za </w:t>
        </w:r>
      </w:ins>
      <w:ins w:id="1724" w:author="Filip Dutina" w:date="2018-08-14T13:17:00Z">
        <w:r w:rsidR="00B941E8" w:rsidRPr="00D96694">
          <w:rPr>
            <w:bCs/>
            <w:color w:val="222222"/>
            <w:shd w:val="clear" w:color="auto" w:fill="FFFFFF"/>
          </w:rPr>
          <w:t>asistenciju</w:t>
        </w:r>
      </w:ins>
      <w:ins w:id="1725"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726" w:author="Filip Dutina" w:date="2018-08-14T13:28:00Z"/>
          <w:bCs/>
          <w:color w:val="222222"/>
          <w:shd w:val="clear" w:color="auto" w:fill="FFFFFF"/>
          <w:rPrChange w:id="1727" w:author="Aleksa Corovic" w:date="2018-08-21T12:50:00Z">
            <w:rPr>
              <w:del w:id="1728" w:author="Filip Dutina" w:date="2018-08-14T13:28:00Z"/>
              <w:lang w:val="hr-HR"/>
            </w:rPr>
          </w:rPrChange>
        </w:rPr>
      </w:pPr>
      <w:ins w:id="1729" w:author="Filip Dutina" w:date="2018-07-17T12:44:00Z">
        <w:r w:rsidRPr="00D96694">
          <w:rPr>
            <w:b/>
            <w:bCs/>
            <w:color w:val="222222"/>
            <w:shd w:val="clear" w:color="auto" w:fill="FFFFFF"/>
            <w:rPrChange w:id="1730"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731" w:author="Aleksa Corovic" w:date="2018-08-21T12:50:00Z">
            <w:rPr>
              <w:lang w:val="hr-HR"/>
            </w:rPr>
          </w:rPrChange>
        </w:rPr>
      </w:pPr>
    </w:p>
    <w:p w14:paraId="060CC3E3" w14:textId="77777777" w:rsidR="00094BF2" w:rsidRPr="00D96694" w:rsidRDefault="00094BF2" w:rsidP="00094BF2">
      <w:pPr>
        <w:rPr>
          <w:rPrChange w:id="1732" w:author="Aleksa Corovic" w:date="2018-08-21T12:50:00Z">
            <w:rPr>
              <w:lang w:val="hr-HR"/>
            </w:rPr>
          </w:rPrChange>
        </w:rPr>
      </w:pPr>
    </w:p>
    <w:p w14:paraId="32C38D5E" w14:textId="77777777" w:rsidR="00517A6A" w:rsidRPr="00D96694" w:rsidRDefault="00517A6A">
      <w:pPr>
        <w:ind w:firstLine="0"/>
        <w:rPr>
          <w:rPrChange w:id="1733"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734"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735" w:name="_Ref471876195"/>
      <w:bookmarkStart w:id="1736" w:name="_Toc522019388"/>
      <w:r w:rsidRPr="00D96694">
        <w:lastRenderedPageBreak/>
        <w:t>Uvod</w:t>
      </w:r>
      <w:bookmarkEnd w:id="1735"/>
      <w:bookmarkEnd w:id="1736"/>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737"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738" w:author="Aleksa Corovic" w:date="2018-08-21T12:51:00Z">
        <w:r w:rsidRPr="00D96694" w:rsidDel="00D96694">
          <w:delText>stanovništa</w:delText>
        </w:r>
      </w:del>
      <w:ins w:id="1739" w:author="Aleksa Corovic" w:date="2018-08-21T12:51:00Z">
        <w:r w:rsidR="00D96694" w:rsidRPr="00D96694">
          <w:t>stanovišta</w:t>
        </w:r>
      </w:ins>
      <w:r w:rsidRPr="00D96694">
        <w:t xml:space="preserve"> bezbednosti od neželjenog pristupa, sigurnost automobilskih mreža nije na nivou kao</w:t>
      </w:r>
      <w:ins w:id="1740"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741" w:author="Filip Dutina" w:date="2018-08-14T14:30:00Z">
        <w:r w:rsidRPr="00D96694" w:rsidDel="00FE4570">
          <w:delText xml:space="preserve">mnogo </w:delText>
        </w:r>
      </w:del>
      <w:ins w:id="1742"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743"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744" w:author="Filip Dutina" w:date="2018-07-12T11:24:00Z">
        <w:r w:rsidR="007776AC" w:rsidRPr="00D96694" w:rsidDel="0090337A">
          <w:delText xml:space="preserve">interfejsa </w:delText>
        </w:r>
      </w:del>
      <w:ins w:id="1745"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746" w:author="Filip Dutina" w:date="2018-07-12T11:24:00Z">
        <w:r w:rsidR="00AC0988" w:rsidRPr="00D96694" w:rsidDel="0090337A">
          <w:delText>interfejsa</w:delText>
        </w:r>
      </w:del>
      <w:ins w:id="1747"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748" w:name="_Ref518072622"/>
      <w:bookmarkStart w:id="1749" w:name="_Toc522019389"/>
      <w:r w:rsidRPr="00D96694">
        <w:lastRenderedPageBreak/>
        <w:t>Teorijske osnove</w:t>
      </w:r>
      <w:bookmarkEnd w:id="1748"/>
      <w:bookmarkEnd w:id="1749"/>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750" w:name="_Toc522019390"/>
      <w:r w:rsidRPr="00D96694">
        <w:rPr>
          <w:i/>
          <w:rPrChange w:id="1751" w:author="Aleksa Corovic" w:date="2018-08-21T12:50:00Z">
            <w:rPr/>
          </w:rPrChange>
        </w:rPr>
        <w:t>BroadR-Reach</w:t>
      </w:r>
      <w:r w:rsidRPr="00D96694">
        <w:t xml:space="preserve"> </w:t>
      </w:r>
      <w:commentRangeStart w:id="1752"/>
      <w:del w:id="1753" w:author="Filip Dutina" w:date="2018-07-12T11:24:00Z">
        <w:r w:rsidRPr="00D96694" w:rsidDel="0090337A">
          <w:delText>interfejs</w:delText>
        </w:r>
        <w:commentRangeEnd w:id="1752"/>
        <w:r w:rsidR="00F453E6" w:rsidRPr="00D96694" w:rsidDel="0090337A">
          <w:rPr>
            <w:rStyle w:val="CommentReference"/>
            <w:rFonts w:ascii="Times New Roman" w:hAnsi="Times New Roman"/>
            <w:b w:val="0"/>
          </w:rPr>
          <w:commentReference w:id="1752"/>
        </w:r>
      </w:del>
      <w:ins w:id="1754" w:author="Filip Dutina" w:date="2018-07-12T11:24:00Z">
        <w:r w:rsidR="0090337A" w:rsidRPr="00D96694">
          <w:t>sprega</w:t>
        </w:r>
      </w:ins>
      <w:bookmarkEnd w:id="1750"/>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GB" w:eastAsia="en-GB"/>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112F3FA8" w:rsidR="00501EAD" w:rsidRPr="00D96694" w:rsidRDefault="00501EAD" w:rsidP="00501EAD">
      <w:pPr>
        <w:pStyle w:val="Caption"/>
        <w:ind w:firstLine="567"/>
      </w:pPr>
      <w:bookmarkStart w:id="1755" w:name="_Toc522019422"/>
      <w:r w:rsidRPr="00D96694">
        <w:t xml:space="preserve">Slika </w:t>
      </w:r>
      <w:ins w:id="1756"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57" w:author="Aleksa Corovic" w:date="2018-08-21T12:50:00Z">
            <w:rPr>
              <w:noProof/>
            </w:rPr>
          </w:rPrChange>
        </w:rPr>
        <w:t>2</w:t>
      </w:r>
      <w:ins w:id="175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59" w:author="Filip Dutina" w:date="2018-08-14T14:04:00Z">
        <w:r w:rsidR="0063232B" w:rsidRPr="00D96694">
          <w:rPr>
            <w:rPrChange w:id="1760" w:author="Aleksa Corovic" w:date="2018-08-21T12:50:00Z">
              <w:rPr>
                <w:noProof/>
              </w:rPr>
            </w:rPrChange>
          </w:rPr>
          <w:t>1</w:t>
        </w:r>
        <w:r w:rsidR="0063232B" w:rsidRPr="00DF0BBD">
          <w:fldChar w:fldCharType="end"/>
        </w:r>
      </w:ins>
      <w:del w:id="1761"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62"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63" w:author="Aleksa Corovic" w:date="2018-08-21T12:50:00Z">
              <w:rPr>
                <w:noProof/>
              </w:rPr>
            </w:rPrChange>
          </w:rPr>
          <w:delText>1</w:delText>
        </w:r>
        <w:r w:rsidR="0067303B" w:rsidRPr="00DF0BBD" w:rsidDel="00D03B92">
          <w:fldChar w:fldCharType="end"/>
        </w:r>
      </w:del>
      <w:r w:rsidRPr="00D96694">
        <w:t xml:space="preserve"> </w:t>
      </w:r>
      <w:r w:rsidRPr="00D96694">
        <w:rPr>
          <w:i/>
          <w:rPrChange w:id="1764" w:author="Aleksa Corovic" w:date="2018-08-21T12:50:00Z">
            <w:rPr>
              <w:i/>
              <w:noProof/>
            </w:rPr>
          </w:rPrChange>
        </w:rPr>
        <w:t>BroadR-Reach</w:t>
      </w:r>
      <w:r w:rsidRPr="00D96694">
        <w:rPr>
          <w:rPrChange w:id="1765" w:author="Aleksa Corovic" w:date="2018-08-21T12:50:00Z">
            <w:rPr>
              <w:noProof/>
            </w:rPr>
          </w:rPrChange>
        </w:rPr>
        <w:t xml:space="preserve"> </w:t>
      </w:r>
      <w:del w:id="1766" w:author="Filip Dutina" w:date="2018-07-12T11:24:00Z">
        <w:r w:rsidRPr="00D96694" w:rsidDel="0090337A">
          <w:rPr>
            <w:rPrChange w:id="1767" w:author="Aleksa Corovic" w:date="2018-08-21T12:50:00Z">
              <w:rPr>
                <w:noProof/>
              </w:rPr>
            </w:rPrChange>
          </w:rPr>
          <w:delText>interfejs</w:delText>
        </w:r>
        <w:r w:rsidR="00027991" w:rsidRPr="00D96694" w:rsidDel="0090337A">
          <w:rPr>
            <w:rPrChange w:id="1768" w:author="Aleksa Corovic" w:date="2018-08-21T12:50:00Z">
              <w:rPr>
                <w:noProof/>
              </w:rPr>
            </w:rPrChange>
          </w:rPr>
          <w:delText xml:space="preserve"> </w:delText>
        </w:r>
      </w:del>
      <w:ins w:id="1769" w:author="Filip Dutina" w:date="2018-07-12T11:24:00Z">
        <w:r w:rsidR="0090337A" w:rsidRPr="00D96694">
          <w:rPr>
            <w:rPrChange w:id="1770" w:author="Aleksa Corovic" w:date="2018-08-21T12:50:00Z">
              <w:rPr>
                <w:noProof/>
              </w:rPr>
            </w:rPrChange>
          </w:rPr>
          <w:t xml:space="preserve">sprega </w:t>
        </w:r>
      </w:ins>
      <w:r w:rsidR="00027991" w:rsidRPr="00D96694">
        <w:rPr>
          <w:rPrChange w:id="1771" w:author="Aleksa Corovic" w:date="2018-08-21T12:50:00Z">
            <w:rPr>
              <w:noProof/>
            </w:rPr>
          </w:rPrChange>
        </w:rPr>
        <w:t>[1]</w:t>
      </w:r>
      <w:bookmarkEnd w:id="1755"/>
    </w:p>
    <w:p w14:paraId="685046C3" w14:textId="77777777" w:rsidR="009E1A0C" w:rsidRPr="00D96694" w:rsidRDefault="009E1A0C" w:rsidP="009E1A0C"/>
    <w:p w14:paraId="6AB79A9A" w14:textId="1AF106FB" w:rsidR="009E1A0C" w:rsidRPr="00D96694" w:rsidRDefault="009E1A0C" w:rsidP="009E1A0C">
      <w:pPr>
        <w:rPr>
          <w:rPrChange w:id="1772"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773" w:author="Aleksa Corovic" w:date="2018-08-21T12:50:00Z">
            <w:rPr>
              <w:lang w:val="en-GB"/>
            </w:rPr>
          </w:rPrChange>
        </w:rPr>
        <w:t xml:space="preserve"> </w:t>
      </w:r>
      <w:r w:rsidRPr="00D96694">
        <w:rPr>
          <w:i/>
          <w:rPrChange w:id="1774" w:author="Aleksa Corovic" w:date="2018-08-21T12:50:00Z">
            <w:rPr>
              <w:i/>
              <w:lang w:val="en-GB"/>
            </w:rPr>
          </w:rPrChange>
        </w:rPr>
        <w:t>BroadR-Reach</w:t>
      </w:r>
      <w:r w:rsidRPr="00D96694">
        <w:rPr>
          <w:rPrChange w:id="1775" w:author="Aleksa Corovic" w:date="2018-08-21T12:50:00Z">
            <w:rPr>
              <w:lang w:val="en-GB"/>
            </w:rPr>
          </w:rPrChange>
        </w:rPr>
        <w:t xml:space="preserve"> </w:t>
      </w:r>
      <w:r w:rsidR="00501EAD" w:rsidRPr="00D96694">
        <w:rPr>
          <w:rPrChange w:id="1776" w:author="Aleksa Corovic" w:date="2018-08-21T12:50:00Z">
            <w:rPr>
              <w:lang w:val="en-GB"/>
            </w:rPr>
          </w:rPrChange>
        </w:rPr>
        <w:t>pruža mogućnost istovremenog pristupa informacijama preko neo</w:t>
      </w:r>
      <w:ins w:id="1777" w:author="Filip Dutina" w:date="2018-07-12T11:34:00Z">
        <w:r w:rsidR="000B10B1" w:rsidRPr="00D96694">
          <w:rPr>
            <w:rPrChange w:id="1778" w:author="Aleksa Corovic" w:date="2018-08-21T12:50:00Z">
              <w:rPr>
                <w:lang w:val="en-GB"/>
              </w:rPr>
            </w:rPrChange>
          </w:rPr>
          <w:t>klopljenih</w:t>
        </w:r>
      </w:ins>
      <w:del w:id="1779" w:author="Filip Dutina" w:date="2018-07-12T11:34:00Z">
        <w:r w:rsidR="00501EAD" w:rsidRPr="00D96694" w:rsidDel="000B10B1">
          <w:rPr>
            <w:rPrChange w:id="1780" w:author="Aleksa Corovic" w:date="2018-08-21T12:50:00Z">
              <w:rPr>
                <w:lang w:val="en-GB"/>
              </w:rPr>
            </w:rPrChange>
          </w:rPr>
          <w:delText>bloženih</w:delText>
        </w:r>
      </w:del>
      <w:r w:rsidR="00501EAD" w:rsidRPr="00D96694">
        <w:rPr>
          <w:rPrChange w:id="1781" w:author="Aleksa Corovic" w:date="2018-08-21T12:50:00Z">
            <w:rPr>
              <w:lang w:val="en-GB"/>
            </w:rPr>
          </w:rPrChange>
        </w:rPr>
        <w:t xml:space="preserve"> upredenih parica.</w:t>
      </w:r>
    </w:p>
    <w:p w14:paraId="20B2F823" w14:textId="77777777" w:rsidR="00501EAD" w:rsidRPr="00D96694" w:rsidRDefault="00501EAD" w:rsidP="009E1A0C">
      <w:pPr>
        <w:rPr>
          <w:rPrChange w:id="1782"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GB" w:eastAsia="en-GB"/>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1091E155" w:rsidR="00501EAD" w:rsidRPr="00D96694" w:rsidRDefault="00501EAD" w:rsidP="00501EAD">
      <w:pPr>
        <w:pStyle w:val="Caption"/>
        <w:rPr>
          <w:rPrChange w:id="1783" w:author="Aleksa Corovic" w:date="2018-08-21T12:50:00Z">
            <w:rPr>
              <w:noProof/>
            </w:rPr>
          </w:rPrChange>
        </w:rPr>
      </w:pPr>
      <w:bookmarkStart w:id="1784" w:name="_Toc522019423"/>
      <w:r w:rsidRPr="00D96694">
        <w:t xml:space="preserve">Slika </w:t>
      </w:r>
      <w:ins w:id="178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86" w:author="Aleksa Corovic" w:date="2018-08-21T12:50:00Z">
            <w:rPr>
              <w:noProof/>
            </w:rPr>
          </w:rPrChange>
        </w:rPr>
        <w:t>2</w:t>
      </w:r>
      <w:ins w:id="178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88" w:author="Filip Dutina" w:date="2018-08-14T14:04:00Z">
        <w:r w:rsidR="0063232B" w:rsidRPr="00D96694">
          <w:rPr>
            <w:rPrChange w:id="1789" w:author="Aleksa Corovic" w:date="2018-08-21T12:50:00Z">
              <w:rPr>
                <w:noProof/>
              </w:rPr>
            </w:rPrChange>
          </w:rPr>
          <w:t>2</w:t>
        </w:r>
        <w:r w:rsidR="0063232B" w:rsidRPr="00DF0BBD">
          <w:fldChar w:fldCharType="end"/>
        </w:r>
      </w:ins>
      <w:del w:id="179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9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92" w:author="Aleksa Corovic" w:date="2018-08-21T12:50:00Z">
              <w:rPr>
                <w:noProof/>
              </w:rPr>
            </w:rPrChange>
          </w:rPr>
          <w:delText>2</w:delText>
        </w:r>
        <w:r w:rsidR="0067303B" w:rsidRPr="00DF0BBD" w:rsidDel="00D03B92">
          <w:fldChar w:fldCharType="end"/>
        </w:r>
      </w:del>
      <w:r w:rsidRPr="00D96694">
        <w:t xml:space="preserve"> </w:t>
      </w:r>
      <w:r w:rsidRPr="00D96694">
        <w:rPr>
          <w:rPrChange w:id="1793" w:author="Aleksa Corovic" w:date="2018-08-21T12:50:00Z">
            <w:rPr>
              <w:noProof/>
            </w:rPr>
          </w:rPrChange>
        </w:rPr>
        <w:t>Neo</w:t>
      </w:r>
      <w:ins w:id="1794" w:author="Filip Dutina" w:date="2018-07-12T11:35:00Z">
        <w:r w:rsidR="000B10B1" w:rsidRPr="00D96694">
          <w:rPr>
            <w:rPrChange w:id="1795" w:author="Aleksa Corovic" w:date="2018-08-21T12:50:00Z">
              <w:rPr>
                <w:noProof/>
              </w:rPr>
            </w:rPrChange>
          </w:rPr>
          <w:t>klopljene</w:t>
        </w:r>
      </w:ins>
      <w:del w:id="1796" w:author="Filip Dutina" w:date="2018-07-12T11:35:00Z">
        <w:r w:rsidRPr="00D96694" w:rsidDel="000B10B1">
          <w:rPr>
            <w:rPrChange w:id="1797" w:author="Aleksa Corovic" w:date="2018-08-21T12:50:00Z">
              <w:rPr>
                <w:noProof/>
              </w:rPr>
            </w:rPrChange>
          </w:rPr>
          <w:delText>bložene</w:delText>
        </w:r>
      </w:del>
      <w:r w:rsidRPr="00D96694">
        <w:rPr>
          <w:rPrChange w:id="1798" w:author="Aleksa Corovic" w:date="2018-08-21T12:50:00Z">
            <w:rPr>
              <w:noProof/>
            </w:rPr>
          </w:rPrChange>
        </w:rPr>
        <w:t xml:space="preserve"> uprede parice</w:t>
      </w:r>
      <w:r w:rsidR="00027991" w:rsidRPr="00D96694">
        <w:rPr>
          <w:rPrChange w:id="1799" w:author="Aleksa Corovic" w:date="2018-08-21T12:50:00Z">
            <w:rPr>
              <w:noProof/>
            </w:rPr>
          </w:rPrChange>
        </w:rPr>
        <w:t xml:space="preserve"> [2]</w:t>
      </w:r>
      <w:bookmarkEnd w:id="1784"/>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800" w:author="Filip Dutina" w:date="2018-07-12T11:57:00Z">
        <w:r w:rsidRPr="00D96694" w:rsidDel="00156AA9">
          <w:delText xml:space="preserve">umnogome </w:delText>
        </w:r>
      </w:del>
      <w:ins w:id="1801"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802"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803" w:author="Filip Dutina" w:date="2018-08-14T10:58:00Z">
        <w:r w:rsidRPr="00D96694" w:rsidDel="00F86AB4">
          <w:delText xml:space="preserve"> mrežu</w:delText>
        </w:r>
      </w:del>
      <w:r w:rsidRPr="00D96694">
        <w:t xml:space="preserve"> koja je bazirana na </w:t>
      </w:r>
      <w:r w:rsidRPr="00D96694">
        <w:rPr>
          <w:i/>
          <w:rPrChange w:id="1804"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805" w:author="Filip Dutina" w:date="2018-07-12T11:37:00Z">
        <w:r w:rsidRPr="00D96694" w:rsidDel="000B10B1">
          <w:delText xml:space="preserve">inkorporiraju </w:delText>
        </w:r>
      </w:del>
      <w:ins w:id="1806"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807" w:author="Aleksa Corovic" w:date="2018-08-21T12:50:00Z">
            <w:rPr/>
          </w:rPrChange>
        </w:rPr>
        <w:t>Eternet</w:t>
      </w:r>
      <w:r w:rsidRPr="00D96694">
        <w:t xml:space="preserve"> </w:t>
      </w:r>
      <w:commentRangeStart w:id="1808"/>
      <w:del w:id="1809" w:author="Filip Dutina" w:date="2018-07-12T11:17:00Z">
        <w:r w:rsidRPr="00D96694" w:rsidDel="00EF2F13">
          <w:delText>konekciju</w:delText>
        </w:r>
      </w:del>
      <w:ins w:id="1810" w:author="Filip Dutina" w:date="2018-07-12T11:17:00Z">
        <w:r w:rsidR="00EF2F13" w:rsidRPr="00D96694">
          <w:t>vezu</w:t>
        </w:r>
      </w:ins>
      <w:commentRangeEnd w:id="1808"/>
      <w:ins w:id="1811" w:author="Filip Dutina" w:date="2018-07-12T11:20:00Z">
        <w:r w:rsidR="00425260" w:rsidRPr="00D96694">
          <w:rPr>
            <w:rStyle w:val="CommentReference"/>
          </w:rPr>
          <w:commentReference w:id="1808"/>
        </w:r>
      </w:ins>
      <w:r w:rsidRPr="00D96694">
        <w:t>.</w:t>
      </w:r>
      <w:ins w:id="1812" w:author="Filip Dutina" w:date="2018-07-12T13:56:00Z">
        <w:r w:rsidR="00E317AB" w:rsidRPr="00D96694">
          <w:t xml:space="preserve"> Takođe, </w:t>
        </w:r>
      </w:ins>
      <w:ins w:id="1813" w:author="Filip Dutina" w:date="2018-07-12T13:42:00Z">
        <w:r w:rsidR="00E317AB" w:rsidRPr="00D96694">
          <w:rPr>
            <w:i/>
            <w:rPrChange w:id="1814"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815"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816" w:author="Filip Dutina" w:date="2018-07-12T13:42:00Z">
        <w:r w:rsidR="00E317AB" w:rsidRPr="00D96694">
          <w:t>(</w:t>
        </w:r>
      </w:ins>
      <w:ins w:id="1817" w:author="Filip Dutina" w:date="2018-07-12T13:43:00Z">
        <w:r w:rsidR="00E317AB" w:rsidRPr="00D96694">
          <w:t xml:space="preserve">engl. </w:t>
        </w:r>
        <w:r w:rsidR="00E317AB" w:rsidRPr="00D96694">
          <w:rPr>
            <w:i/>
            <w:rPrChange w:id="1818" w:author="Aleksa Corovic" w:date="2018-08-21T12:50:00Z">
              <w:rPr/>
            </w:rPrChange>
          </w:rPr>
          <w:t>full-duplex</w:t>
        </w:r>
      </w:ins>
      <w:ins w:id="1819" w:author="Filip Dutina" w:date="2018-07-12T13:42:00Z">
        <w:r w:rsidR="00E317AB" w:rsidRPr="00D96694">
          <w:t>)</w:t>
        </w:r>
      </w:ins>
      <w:del w:id="1820" w:author="Filip Dutina" w:date="2018-07-12T13:42:00Z">
        <w:r w:rsidR="007C4303" w:rsidRPr="00D96694" w:rsidDel="00E317AB">
          <w:delText xml:space="preserve"> </w:delText>
        </w:r>
      </w:del>
      <w:ins w:id="1821" w:author="Filip Dutina" w:date="2018-07-12T13:56:00Z">
        <w:r w:rsidR="00E317AB" w:rsidRPr="00D96694">
          <w:t>.</w:t>
        </w:r>
      </w:ins>
      <w:ins w:id="1822" w:author="Filip Dutina" w:date="2018-07-12T14:37:00Z">
        <w:r w:rsidR="004C1FBD" w:rsidRPr="00D96694">
          <w:t xml:space="preserve"> Propusni opseg </w:t>
        </w:r>
        <w:r w:rsidR="004C1FBD" w:rsidRPr="00D96694">
          <w:rPr>
            <w:i/>
            <w:rPrChange w:id="1823"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824" w:author="Aleksa Corovic" w:date="2018-08-21T12:50:00Z">
              <w:rPr/>
            </w:rPrChange>
          </w:rPr>
          <w:t>MHz</w:t>
        </w:r>
      </w:ins>
      <w:ins w:id="1825" w:author="Filip Dutina" w:date="2018-07-17T10:40:00Z">
        <w:r w:rsidR="00E11318" w:rsidRPr="00D96694">
          <w:t>, što je veliki napredak</w:t>
        </w:r>
        <w:r w:rsidR="00CF3776" w:rsidRPr="00D96694">
          <w:t xml:space="preserve"> u odnosu na prethodno korišć</w:t>
        </w:r>
        <w:r w:rsidR="00E11318" w:rsidRPr="00D96694">
          <w:t>ene tehnologije</w:t>
        </w:r>
      </w:ins>
      <w:ins w:id="1826" w:author="Filip Dutina" w:date="2018-07-12T14:37:00Z">
        <w:r w:rsidR="00F1451B" w:rsidRPr="00D96694">
          <w:t>.</w:t>
        </w:r>
      </w:ins>
      <w:ins w:id="1827" w:author="Filip Dutina" w:date="2018-08-14T14:06:00Z">
        <w:r w:rsidR="0063232B" w:rsidRPr="00D96694">
          <w:t xml:space="preserve"> </w:t>
        </w:r>
      </w:ins>
      <w:ins w:id="1828" w:author="Filip Dutina" w:date="2018-07-17T11:40:00Z">
        <w:r w:rsidR="00B64714" w:rsidRPr="00D96694">
          <w:t>[3]</w:t>
        </w:r>
      </w:ins>
      <w:del w:id="1829"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830" w:author="Filip Dutina" w:date="2018-07-17T10:34:00Z"/>
        </w:rPr>
      </w:pPr>
      <w:ins w:id="1831" w:author="Filip Dutina" w:date="2018-07-17T10:19:00Z">
        <w:r w:rsidRPr="00D96694">
          <w:t xml:space="preserve">Jedan on </w:t>
        </w:r>
      </w:ins>
      <w:ins w:id="1832" w:author="Filip Dutina" w:date="2018-07-17T10:21:00Z">
        <w:r w:rsidRPr="00D96694">
          <w:t>najvažnijih alata koji se</w:t>
        </w:r>
      </w:ins>
      <w:ins w:id="1833" w:author="Filip Dutina" w:date="2018-07-17T10:24:00Z">
        <w:r w:rsidR="008C23CA" w:rsidRPr="00D96694">
          <w:t xml:space="preserve"> ovde korist</w:t>
        </w:r>
      </w:ins>
      <w:ins w:id="1834" w:author="Filip Dutina" w:date="2018-08-14T14:32:00Z">
        <w:r w:rsidR="00FB17CB" w:rsidRPr="00D96694">
          <w:t>i</w:t>
        </w:r>
      </w:ins>
      <w:ins w:id="1835" w:author="Filip Dutina" w:date="2018-07-17T10:24:00Z">
        <w:r w:rsidR="008C23CA" w:rsidRPr="00D96694">
          <w:t xml:space="preserve"> je </w:t>
        </w:r>
        <w:r w:rsidR="008C23CA" w:rsidRPr="00D96694">
          <w:rPr>
            <w:i/>
            <w:rPrChange w:id="1836" w:author="Aleksa Corovic" w:date="2018-08-21T12:50:00Z">
              <w:rPr/>
            </w:rPrChange>
          </w:rPr>
          <w:t>ADAS</w:t>
        </w:r>
        <w:r w:rsidR="008C23CA" w:rsidRPr="00D96694">
          <w:t xml:space="preserve">, </w:t>
        </w:r>
      </w:ins>
      <w:ins w:id="1837" w:author="Filip Dutina" w:date="2018-08-15T11:34:00Z">
        <w:r w:rsidR="00AA5E57" w:rsidRPr="00D96694">
          <w:t>i on</w:t>
        </w:r>
      </w:ins>
      <w:ins w:id="1838" w:author="Filip Dutina" w:date="2018-07-17T10:24:00Z">
        <w:r w:rsidR="008C23CA" w:rsidRPr="00D96694">
          <w:t xml:space="preserve"> može biti pasivan i aktivan.</w:t>
        </w:r>
      </w:ins>
      <w:ins w:id="1839" w:author="Filip Dutina" w:date="2018-07-17T10:30:00Z">
        <w:r w:rsidR="008C23CA" w:rsidRPr="00D96694">
          <w:t xml:space="preserve"> Pasivan </w:t>
        </w:r>
        <w:r w:rsidR="008C23CA" w:rsidRPr="00D96694">
          <w:rPr>
            <w:i/>
            <w:rPrChange w:id="1840" w:author="Aleksa Corovic" w:date="2018-08-21T12:50:00Z">
              <w:rPr/>
            </w:rPrChange>
          </w:rPr>
          <w:t>ADAS</w:t>
        </w:r>
        <w:r w:rsidR="008C23CA" w:rsidRPr="00D96694">
          <w:t xml:space="preserve"> pruža vozačima samo upozorenja ukoliko, na primer, izađu van svoje trake.</w:t>
        </w:r>
      </w:ins>
      <w:ins w:id="1841" w:author="Filip Dutina" w:date="2018-07-17T10:31:00Z">
        <w:r w:rsidR="008C23CA" w:rsidRPr="00D96694">
          <w:t xml:space="preserve"> Sa druge strane, aktivan </w:t>
        </w:r>
        <w:r w:rsidR="008C23CA" w:rsidRPr="00D96694">
          <w:rPr>
            <w:i/>
            <w:rPrChange w:id="1842" w:author="Aleksa Corovic" w:date="2018-08-21T12:50:00Z">
              <w:rPr/>
            </w:rPrChange>
          </w:rPr>
          <w:t>ADAS</w:t>
        </w:r>
        <w:r w:rsidR="008C23CA" w:rsidRPr="00D96694">
          <w:t xml:space="preserve"> ne samo da upozorava vozača, već i preuzima kontrolu nad vozilom</w:t>
        </w:r>
      </w:ins>
      <w:ins w:id="1843" w:author="Filip Dutina" w:date="2018-07-17T10:32:00Z">
        <w:r w:rsidR="007E1446" w:rsidRPr="00D96694">
          <w:t xml:space="preserve"> u slučaju potencijalne nezgode (vraćanje vozila u svoju traku, automatsko kočenje itd.)</w:t>
        </w:r>
      </w:ins>
      <w:ins w:id="1844" w:author="Filip Dutina" w:date="2018-07-17T10:33:00Z">
        <w:r w:rsidR="007E1446" w:rsidRPr="00D96694">
          <w:t>.</w:t>
        </w:r>
        <w:r w:rsidR="00D20DA8" w:rsidRPr="00D96694">
          <w:t xml:space="preserve"> Aktivni </w:t>
        </w:r>
        <w:r w:rsidR="00D20DA8" w:rsidRPr="00D96694">
          <w:rPr>
            <w:i/>
            <w:rPrChange w:id="1845" w:author="Aleksa Corovic" w:date="2018-08-21T12:50:00Z">
              <w:rPr/>
            </w:rPrChange>
          </w:rPr>
          <w:t>ADAS</w:t>
        </w:r>
        <w:r w:rsidR="00417586" w:rsidRPr="00D96694">
          <w:t xml:space="preserve"> takođe</w:t>
        </w:r>
      </w:ins>
      <w:ins w:id="1846" w:author="Filip Dutina" w:date="2018-08-15T11:35:00Z">
        <w:r w:rsidR="00417586" w:rsidRPr="00D96694">
          <w:t xml:space="preserve"> može</w:t>
        </w:r>
      </w:ins>
      <w:ins w:id="1847" w:author="Filip Dutina" w:date="2018-07-17T10:33:00Z">
        <w:r w:rsidR="00417586" w:rsidRPr="00D96694">
          <w:t xml:space="preserve"> </w:t>
        </w:r>
        <w:r w:rsidR="00D20DA8" w:rsidRPr="00D96694">
          <w:t xml:space="preserve">samostalno da </w:t>
        </w:r>
        <w:del w:id="1848" w:author="Aleksa Corovic" w:date="2018-08-21T12:52:00Z">
          <w:r w:rsidR="00D20DA8" w:rsidRPr="00D96694" w:rsidDel="00D96694">
            <w:delText>uparkira</w:delText>
          </w:r>
        </w:del>
      </w:ins>
      <w:ins w:id="1849" w:author="Aleksa Corovic" w:date="2018-08-21T12:52:00Z">
        <w:r w:rsidR="00D96694" w:rsidRPr="00D96694">
          <w:t>parkira</w:t>
        </w:r>
      </w:ins>
      <w:ins w:id="1850" w:author="Filip Dutina" w:date="2018-07-17T10:33:00Z">
        <w:r w:rsidR="00D20DA8" w:rsidRPr="00D96694">
          <w:t xml:space="preserve"> vozilo.</w:t>
        </w:r>
      </w:ins>
    </w:p>
    <w:p w14:paraId="3D2F540B" w14:textId="002D668D" w:rsidR="00E11318" w:rsidRPr="00D96694" w:rsidRDefault="00E11318" w:rsidP="00E317AB">
      <w:pPr>
        <w:rPr>
          <w:ins w:id="1851" w:author="Filip Dutina" w:date="2018-08-14T13:06:00Z"/>
        </w:rPr>
      </w:pPr>
      <w:ins w:id="1852" w:author="Filip Dutina" w:date="2018-07-17T10:34:00Z">
        <w:r w:rsidRPr="00D96694">
          <w:t xml:space="preserve">Sa brzinom od 100Mbit/s, </w:t>
        </w:r>
        <w:r w:rsidRPr="00D96694">
          <w:rPr>
            <w:i/>
            <w:rPrChange w:id="1853" w:author="Aleksa Corovic" w:date="2018-08-21T12:50:00Z">
              <w:rPr/>
            </w:rPrChange>
          </w:rPr>
          <w:t>BroadR-Reach</w:t>
        </w:r>
        <w:r w:rsidRPr="00D96694">
          <w:t xml:space="preserve"> tehnologija </w:t>
        </w:r>
      </w:ins>
      <w:ins w:id="1854" w:author="Filip Dutina" w:date="2018-07-17T10:35:00Z">
        <w:r w:rsidRPr="00D96694">
          <w:t xml:space="preserve">je najpogodnija za pasivne </w:t>
        </w:r>
        <w:r w:rsidRPr="00D96694">
          <w:rPr>
            <w:i/>
            <w:rPrChange w:id="1855" w:author="Aleksa Corovic" w:date="2018-08-21T12:50:00Z">
              <w:rPr/>
            </w:rPrChange>
          </w:rPr>
          <w:t>ADAS</w:t>
        </w:r>
        <w:r w:rsidRPr="00D96694">
          <w:t xml:space="preserve"> primene, jer aktivni </w:t>
        </w:r>
        <w:r w:rsidRPr="00D96694">
          <w:rPr>
            <w:i/>
            <w:rPrChange w:id="1856"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857" w:author="Filip Dutina" w:date="2018-07-17T11:40:00Z">
        <w:r w:rsidR="00B64714" w:rsidRPr="00D96694">
          <w:t>4</w:t>
        </w:r>
      </w:ins>
      <w:ins w:id="1858" w:author="Filip Dutina" w:date="2018-07-17T10:35:00Z">
        <w:r w:rsidR="00B64714" w:rsidRPr="00D96694">
          <w:t>]</w:t>
        </w:r>
      </w:ins>
    </w:p>
    <w:p w14:paraId="5FDA4466" w14:textId="77777777" w:rsidR="00A8736F" w:rsidRPr="00D96694" w:rsidRDefault="00A8736F" w:rsidP="00E317AB">
      <w:pPr>
        <w:rPr>
          <w:ins w:id="1859" w:author="Filip Dutina" w:date="2018-08-14T13:06:00Z"/>
        </w:rPr>
      </w:pPr>
    </w:p>
    <w:p w14:paraId="537EF1A4" w14:textId="054D3400" w:rsidR="00A8736F" w:rsidRPr="00DF0BBD" w:rsidRDefault="00A8736F">
      <w:pPr>
        <w:pStyle w:val="Heading3"/>
        <w:rPr>
          <w:ins w:id="1860" w:author="Filip Dutina" w:date="2018-08-14T13:08:00Z"/>
        </w:rPr>
        <w:pPrChange w:id="1861" w:author="Filip Dutina" w:date="2018-08-14T13:06:00Z">
          <w:pPr/>
        </w:pPrChange>
      </w:pPr>
      <w:bookmarkStart w:id="1862" w:name="_Toc522019391"/>
      <w:ins w:id="1863" w:author="Filip Dutina" w:date="2018-08-14T13:06:00Z">
        <w:r w:rsidRPr="00DF0BBD">
          <w:lastRenderedPageBreak/>
          <w:t xml:space="preserve">Arhitektura fizičkog sloja </w:t>
        </w:r>
        <w:r w:rsidRPr="00D96694">
          <w:rPr>
            <w:i/>
            <w:rPrChange w:id="1864" w:author="Aleksa Corovic" w:date="2018-08-21T12:50:00Z">
              <w:rPr/>
            </w:rPrChange>
          </w:rPr>
          <w:t>BroadR-Reach</w:t>
        </w:r>
        <w:r w:rsidRPr="00DF0BBD">
          <w:t>-</w:t>
        </w:r>
        <w:commentRangeStart w:id="1865"/>
        <w:r w:rsidRPr="00DF0BBD">
          <w:t>a</w:t>
        </w:r>
      </w:ins>
      <w:commentRangeEnd w:id="1865"/>
      <w:ins w:id="1866" w:author="Filip Dutina" w:date="2018-08-14T13:09:00Z">
        <w:r w:rsidRPr="00D96694">
          <w:rPr>
            <w:rStyle w:val="CommentReference"/>
            <w:rFonts w:ascii="Times New Roman" w:hAnsi="Times New Roman" w:cs="Times New Roman"/>
            <w:b w:val="0"/>
            <w:bCs w:val="0"/>
          </w:rPr>
          <w:commentReference w:id="1865"/>
        </w:r>
      </w:ins>
      <w:bookmarkEnd w:id="1862"/>
      <w:ins w:id="1867" w:author="Filip Dutina" w:date="2018-08-14T13:08:00Z">
        <w:r w:rsidRPr="00DF0BBD">
          <w:t xml:space="preserve"> </w:t>
        </w:r>
      </w:ins>
    </w:p>
    <w:p w14:paraId="60505802" w14:textId="77777777" w:rsidR="00A8736F" w:rsidRPr="00D96694" w:rsidRDefault="00A8736F">
      <w:pPr>
        <w:rPr>
          <w:ins w:id="1868" w:author="Filip Dutina" w:date="2018-08-14T13:08:00Z"/>
        </w:rPr>
      </w:pPr>
    </w:p>
    <w:p w14:paraId="7DD08D5B" w14:textId="74FB84BE" w:rsidR="00A8736F" w:rsidRPr="00D96694" w:rsidRDefault="00A8736F">
      <w:pPr>
        <w:rPr>
          <w:ins w:id="1869" w:author="Filip Dutina" w:date="2018-08-14T13:26:00Z"/>
          <w:rPrChange w:id="1870" w:author="Aleksa Corovic" w:date="2018-08-21T12:50:00Z">
            <w:rPr>
              <w:ins w:id="1871" w:author="Filip Dutina" w:date="2018-08-14T13:26:00Z"/>
              <w:lang w:val="en-GB"/>
            </w:rPr>
          </w:rPrChange>
        </w:rPr>
      </w:pPr>
      <w:ins w:id="1872" w:author="Filip Dutina" w:date="2018-08-14T13:08:00Z">
        <w:r w:rsidRPr="00D96694">
          <w:t>Novije</w:t>
        </w:r>
      </w:ins>
      <w:ins w:id="1873" w:author="Filip Dutina" w:date="2018-08-14T13:10:00Z">
        <w:r w:rsidRPr="00D96694">
          <w:t xml:space="preserve"> tehnologije </w:t>
        </w:r>
        <w:r w:rsidRPr="00D96694">
          <w:rPr>
            <w:i/>
            <w:rPrChange w:id="1874" w:author="Aleksa Corovic" w:date="2018-08-21T12:50:00Z">
              <w:rPr/>
            </w:rPrChange>
          </w:rPr>
          <w:t>Eternet</w:t>
        </w:r>
      </w:ins>
      <w:ins w:id="1875" w:author="Filip Dutina" w:date="2018-08-14T13:11:00Z">
        <w:r w:rsidRPr="00D96694">
          <w:t xml:space="preserve"> fizičkog sloja delom</w:t>
        </w:r>
      </w:ins>
      <w:ins w:id="1876" w:author="Filip Dutina" w:date="2018-08-14T13:15:00Z">
        <w:r w:rsidR="00B941E8" w:rsidRPr="00D96694">
          <w:t xml:space="preserve"> su</w:t>
        </w:r>
      </w:ins>
      <w:ins w:id="1877" w:author="Filip Dutina" w:date="2018-08-14T13:11:00Z">
        <w:r w:rsidRPr="00D96694">
          <w:t xml:space="preserve"> dizajnirane</w:t>
        </w:r>
      </w:ins>
      <w:ins w:id="1878" w:author="Filip Dutina" w:date="2018-08-14T13:16:00Z">
        <w:r w:rsidRPr="00D96694">
          <w:t xml:space="preserve"> </w:t>
        </w:r>
        <w:r w:rsidR="00B941E8" w:rsidRPr="00D96694">
          <w:rPr>
            <w:rPrChange w:id="1879" w:author="Aleksa Corovic" w:date="2018-08-21T12:50:00Z">
              <w:rPr>
                <w:lang w:val="en-GB"/>
              </w:rPr>
            </w:rPrChange>
          </w:rPr>
          <w:t>pozajmljivanjem koncepata iz</w:t>
        </w:r>
      </w:ins>
      <w:ins w:id="1880" w:author="Filip Dutina" w:date="2018-08-14T13:17:00Z">
        <w:r w:rsidR="00B941E8" w:rsidRPr="00D96694">
          <w:rPr>
            <w:rPrChange w:id="1881" w:author="Aleksa Corovic" w:date="2018-08-21T12:50:00Z">
              <w:rPr>
                <w:lang w:val="en-GB"/>
              </w:rPr>
            </w:rPrChange>
          </w:rPr>
          <w:t xml:space="preserve"> </w:t>
        </w:r>
      </w:ins>
      <w:ins w:id="1882" w:author="Filip Dutina" w:date="2018-08-14T13:19:00Z">
        <w:r w:rsidR="00B941E8" w:rsidRPr="00D96694">
          <w:rPr>
            <w:rPrChange w:id="1883" w:author="Aleksa Corovic" w:date="2018-08-21T12:50:00Z">
              <w:rPr>
                <w:lang w:val="en-GB"/>
              </w:rPr>
            </w:rPrChange>
          </w:rPr>
          <w:t>prethodnih</w:t>
        </w:r>
      </w:ins>
      <w:ins w:id="1884" w:author="Filip Dutina" w:date="2018-08-14T13:17:00Z">
        <w:r w:rsidR="003D43C7" w:rsidRPr="00D96694">
          <w:rPr>
            <w:rPrChange w:id="1885" w:author="Aleksa Corovic" w:date="2018-08-21T12:50:00Z">
              <w:rPr>
                <w:lang w:val="en-GB"/>
              </w:rPr>
            </w:rPrChange>
          </w:rPr>
          <w:t xml:space="preserve"> verzija, dok</w:t>
        </w:r>
        <w:r w:rsidR="00B941E8" w:rsidRPr="00D96694">
          <w:rPr>
            <w:rPrChange w:id="1886" w:author="Aleksa Corovic" w:date="2018-08-21T12:50:00Z">
              <w:rPr>
                <w:lang w:val="en-GB"/>
              </w:rPr>
            </w:rPrChange>
          </w:rPr>
          <w:t xml:space="preserve"> u nekim slučajevima</w:t>
        </w:r>
      </w:ins>
      <w:ins w:id="1887" w:author="Filip Dutina" w:date="2018-08-14T13:16:00Z">
        <w:r w:rsidRPr="00D96694">
          <w:rPr>
            <w:rPrChange w:id="1888" w:author="Aleksa Corovic" w:date="2018-08-21T12:50:00Z">
              <w:rPr>
                <w:lang w:val="en-GB"/>
              </w:rPr>
            </w:rPrChange>
          </w:rPr>
          <w:t xml:space="preserve"> </w:t>
        </w:r>
      </w:ins>
      <w:ins w:id="1889" w:author="Filip Dutina" w:date="2018-08-14T13:19:00Z">
        <w:r w:rsidR="00B941E8" w:rsidRPr="00D96694">
          <w:rPr>
            <w:rPrChange w:id="1890" w:author="Aleksa Corovic" w:date="2018-08-21T12:50:00Z">
              <w:rPr>
                <w:lang w:val="en-GB"/>
              </w:rPr>
            </w:rPrChange>
          </w:rPr>
          <w:t>to pozajmljivanje uključuje</w:t>
        </w:r>
      </w:ins>
      <w:ins w:id="1891" w:author="Filip Dutina" w:date="2018-08-14T13:20:00Z">
        <w:r w:rsidR="00B941E8" w:rsidRPr="00D96694">
          <w:rPr>
            <w:rPrChange w:id="1892" w:author="Aleksa Corovic" w:date="2018-08-21T12:50:00Z">
              <w:rPr>
                <w:lang w:val="en-GB"/>
              </w:rPr>
            </w:rPrChange>
          </w:rPr>
          <w:t xml:space="preserve"> mrežne</w:t>
        </w:r>
      </w:ins>
      <w:ins w:id="1893" w:author="Filip Dutina" w:date="2018-08-14T13:19:00Z">
        <w:r w:rsidR="00B941E8" w:rsidRPr="00D96694">
          <w:rPr>
            <w:rPrChange w:id="1894" w:author="Aleksa Corovic" w:date="2018-08-21T12:50:00Z">
              <w:rPr>
                <w:lang w:val="en-GB"/>
              </w:rPr>
            </w:rPrChange>
          </w:rPr>
          <w:t xml:space="preserve"> elemente</w:t>
        </w:r>
      </w:ins>
      <w:ins w:id="1895" w:author="Filip Dutina" w:date="2018-08-14T13:20:00Z">
        <w:r w:rsidR="00B941E8" w:rsidRPr="00D96694">
          <w:rPr>
            <w:rPrChange w:id="1896" w:author="Aleksa Corovic" w:date="2018-08-21T12:50:00Z">
              <w:rPr>
                <w:lang w:val="en-GB"/>
              </w:rPr>
            </w:rPrChange>
          </w:rPr>
          <w:t xml:space="preserve"> koji čak ni ne pripadaju </w:t>
        </w:r>
        <w:r w:rsidR="00B941E8" w:rsidRPr="00D96694">
          <w:rPr>
            <w:i/>
            <w:rPrChange w:id="1897" w:author="Aleksa Corovic" w:date="2018-08-21T12:50:00Z">
              <w:rPr>
                <w:lang w:val="en-GB"/>
              </w:rPr>
            </w:rPrChange>
          </w:rPr>
          <w:t>Eternet</w:t>
        </w:r>
        <w:r w:rsidR="00B941E8" w:rsidRPr="00D96694">
          <w:rPr>
            <w:rPrChange w:id="1898" w:author="Aleksa Corovic" w:date="2018-08-21T12:50:00Z">
              <w:rPr>
                <w:lang w:val="en-GB"/>
              </w:rPr>
            </w:rPrChange>
          </w:rPr>
          <w:t xml:space="preserve"> tehnologiji.</w:t>
        </w:r>
        <w:r w:rsidR="003D43C7" w:rsidRPr="00D96694">
          <w:rPr>
            <w:rPrChange w:id="1899" w:author="Aleksa Corovic" w:date="2018-08-21T12:50:00Z">
              <w:rPr>
                <w:lang w:val="en-GB"/>
              </w:rPr>
            </w:rPrChange>
          </w:rPr>
          <w:t xml:space="preserve"> Korišćenjem rešenja koja već postoje i za koja se zna da pravilno funkcionišu, inženjeri mogu da se fokusiraju na</w:t>
        </w:r>
      </w:ins>
      <w:ins w:id="1900" w:author="Filip Dutina" w:date="2018-08-14T13:23:00Z">
        <w:r w:rsidR="003D43C7" w:rsidRPr="00D96694">
          <w:rPr>
            <w:rPrChange w:id="1901" w:author="Aleksa Corovic" w:date="2018-08-21T12:50:00Z">
              <w:rPr>
                <w:lang w:val="en-GB"/>
              </w:rPr>
            </w:rPrChange>
          </w:rPr>
          <w:t xml:space="preserve"> </w:t>
        </w:r>
      </w:ins>
      <w:ins w:id="1902" w:author="Filip Dutina" w:date="2018-08-14T13:24:00Z">
        <w:r w:rsidR="003D43C7" w:rsidRPr="00D96694">
          <w:rPr>
            <w:rPrChange w:id="1903" w:author="Aleksa Corovic" w:date="2018-08-21T12:50:00Z">
              <w:rPr>
                <w:lang w:val="en-GB"/>
              </w:rPr>
            </w:rPrChange>
          </w:rPr>
          <w:t>oblasti</w:t>
        </w:r>
      </w:ins>
      <w:ins w:id="1904" w:author="Filip Dutina" w:date="2018-08-14T13:23:00Z">
        <w:r w:rsidR="003D43C7" w:rsidRPr="00D96694">
          <w:rPr>
            <w:rPrChange w:id="1905" w:author="Aleksa Corovic" w:date="2018-08-21T12:50:00Z">
              <w:rPr>
                <w:lang w:val="en-GB"/>
              </w:rPr>
            </w:rPrChange>
          </w:rPr>
          <w:t xml:space="preserve"> koje su nove, </w:t>
        </w:r>
      </w:ins>
      <w:ins w:id="1906" w:author="Filip Dutina" w:date="2018-08-14T13:24:00Z">
        <w:r w:rsidR="003D43C7" w:rsidRPr="00D96694">
          <w:rPr>
            <w:rPrChange w:id="1907" w:author="Aleksa Corovic" w:date="2018-08-21T12:50:00Z">
              <w:rPr>
                <w:lang w:val="en-GB"/>
              </w:rPr>
            </w:rPrChange>
          </w:rPr>
          <w:t>ili na one koje zahtevaju promene ili poboljšanja.</w:t>
        </w:r>
        <w:r w:rsidR="00CD3759" w:rsidRPr="00D96694">
          <w:rPr>
            <w:rPrChange w:id="1908" w:author="Aleksa Corovic" w:date="2018-08-21T12:50:00Z">
              <w:rPr>
                <w:lang w:val="en-GB"/>
              </w:rPr>
            </w:rPrChange>
          </w:rPr>
          <w:t xml:space="preserve"> Ovo znači da se do novih rešenja može doći br</w:t>
        </w:r>
      </w:ins>
      <w:ins w:id="1909" w:author="Filip Dutina" w:date="2018-08-14T13:25:00Z">
        <w:r w:rsidR="00CD3759" w:rsidRPr="00D96694">
          <w:rPr>
            <w:rPrChange w:id="1910" w:author="Aleksa Corovic" w:date="2018-08-21T12:50:00Z">
              <w:rPr>
                <w:lang w:val="en-GB"/>
              </w:rPr>
            </w:rPrChange>
          </w:rPr>
          <w:t xml:space="preserve">že, efikasnije i </w:t>
        </w:r>
      </w:ins>
      <w:ins w:id="1911" w:author="Filip Dutina" w:date="2018-08-14T13:26:00Z">
        <w:r w:rsidR="00CD3759" w:rsidRPr="00D96694">
          <w:rPr>
            <w:rPrChange w:id="1912" w:author="Aleksa Corovic" w:date="2018-08-21T12:50:00Z">
              <w:rPr>
                <w:lang w:val="en-GB"/>
              </w:rPr>
            </w:rPrChange>
          </w:rPr>
          <w:t>po nižoj ceni.</w:t>
        </w:r>
      </w:ins>
    </w:p>
    <w:p w14:paraId="528F4D94" w14:textId="7CC180E1" w:rsidR="004D06BB" w:rsidRPr="00D96694" w:rsidRDefault="004D06BB">
      <w:pPr>
        <w:rPr>
          <w:ins w:id="1913" w:author="Filip Dutina" w:date="2018-08-14T13:49:00Z"/>
          <w:rPrChange w:id="1914" w:author="Aleksa Corovic" w:date="2018-08-21T12:50:00Z">
            <w:rPr>
              <w:ins w:id="1915" w:author="Filip Dutina" w:date="2018-08-14T13:49:00Z"/>
              <w:lang w:val="en-GB"/>
            </w:rPr>
          </w:rPrChange>
        </w:rPr>
      </w:pPr>
      <w:ins w:id="1916" w:author="Filip Dutina" w:date="2018-08-14T13:26:00Z">
        <w:r w:rsidRPr="00D96694">
          <w:rPr>
            <w:rPrChange w:id="1917" w:author="Aleksa Corovic" w:date="2018-08-21T12:50:00Z">
              <w:rPr>
                <w:lang w:val="en-GB"/>
              </w:rPr>
            </w:rPrChange>
          </w:rPr>
          <w:t>Ovaj pristup je</w:t>
        </w:r>
        <w:r w:rsidR="00223E7D" w:rsidRPr="00D96694">
          <w:rPr>
            <w:rPrChange w:id="1918" w:author="Aleksa Corovic" w:date="2018-08-21T12:50:00Z">
              <w:rPr>
                <w:lang w:val="en-GB"/>
              </w:rPr>
            </w:rPrChange>
          </w:rPr>
          <w:t xml:space="preserve"> korišć</w:t>
        </w:r>
        <w:r w:rsidR="0081048F" w:rsidRPr="00D96694">
          <w:rPr>
            <w:rPrChange w:id="1919" w:author="Aleksa Corovic" w:date="2018-08-21T12:50:00Z">
              <w:rPr>
                <w:lang w:val="en-GB"/>
              </w:rPr>
            </w:rPrChange>
          </w:rPr>
          <w:t xml:space="preserve">en pri razvijanju </w:t>
        </w:r>
        <w:r w:rsidR="0081048F" w:rsidRPr="00D96694">
          <w:rPr>
            <w:i/>
            <w:rPrChange w:id="1920" w:author="Aleksa Corovic" w:date="2018-08-21T12:50:00Z">
              <w:rPr>
                <w:lang w:val="en-GB"/>
              </w:rPr>
            </w:rPrChange>
          </w:rPr>
          <w:t>BroadR-Reach</w:t>
        </w:r>
        <w:r w:rsidR="0081048F" w:rsidRPr="00D96694">
          <w:rPr>
            <w:rPrChange w:id="1921" w:author="Aleksa Corovic" w:date="2018-08-21T12:50:00Z">
              <w:rPr>
                <w:lang w:val="en-GB"/>
              </w:rPr>
            </w:rPrChange>
          </w:rPr>
          <w:t xml:space="preserve">-a, </w:t>
        </w:r>
      </w:ins>
      <w:ins w:id="1922" w:author="Filip Dutina" w:date="2018-08-14T13:30:00Z">
        <w:r w:rsidR="0029227E" w:rsidRPr="00D96694">
          <w:rPr>
            <w:rPrChange w:id="1923" w:author="Aleksa Corovic" w:date="2018-08-21T12:50:00Z">
              <w:rPr>
                <w:lang w:val="en-GB"/>
              </w:rPr>
            </w:rPrChange>
          </w:rPr>
          <w:t>koji je u velikoj meri</w:t>
        </w:r>
      </w:ins>
      <w:ins w:id="1924" w:author="Filip Dutina" w:date="2018-08-14T13:31:00Z">
        <w:r w:rsidR="0029227E" w:rsidRPr="00D96694">
          <w:rPr>
            <w:rPrChange w:id="1925" w:author="Aleksa Corovic" w:date="2018-08-21T12:50:00Z">
              <w:rPr>
                <w:lang w:val="en-GB"/>
              </w:rPr>
            </w:rPrChange>
          </w:rPr>
          <w:t xml:space="preserve"> baziran na upredenim paricama gigabit </w:t>
        </w:r>
        <w:r w:rsidR="0029227E" w:rsidRPr="00D96694">
          <w:rPr>
            <w:i/>
            <w:rPrChange w:id="1926" w:author="Aleksa Corovic" w:date="2018-08-21T12:50:00Z">
              <w:rPr>
                <w:lang w:val="en-GB"/>
              </w:rPr>
            </w:rPrChange>
          </w:rPr>
          <w:t>Eternet</w:t>
        </w:r>
      </w:ins>
      <w:ins w:id="1927" w:author="Filip Dutina" w:date="2018-08-14T13:34:00Z">
        <w:r w:rsidR="0029227E" w:rsidRPr="00D96694">
          <w:rPr>
            <w:rPrChange w:id="1928" w:author="Aleksa Corovic" w:date="2018-08-21T12:50:00Z">
              <w:rPr>
                <w:lang w:val="en-GB"/>
              </w:rPr>
            </w:rPrChange>
          </w:rPr>
          <w:t xml:space="preserve"> (prenos od 1 Gbit/s)</w:t>
        </w:r>
      </w:ins>
      <w:ins w:id="1929" w:author="Filip Dutina" w:date="2018-08-14T13:31:00Z">
        <w:r w:rsidR="0029227E" w:rsidRPr="00D96694">
          <w:rPr>
            <w:rPrChange w:id="1930" w:author="Aleksa Corovic" w:date="2018-08-21T12:50:00Z">
              <w:rPr>
                <w:lang w:val="en-GB"/>
              </w:rPr>
            </w:rPrChange>
          </w:rPr>
          <w:t xml:space="preserve"> fizičkog sloja.</w:t>
        </w:r>
      </w:ins>
      <w:ins w:id="1931" w:author="Filip Dutina" w:date="2018-08-14T13:32:00Z">
        <w:r w:rsidR="0029227E" w:rsidRPr="00D96694">
          <w:rPr>
            <w:rPrChange w:id="1932" w:author="Aleksa Corovic" w:date="2018-08-21T12:50:00Z">
              <w:rPr>
                <w:lang w:val="en-GB"/>
              </w:rPr>
            </w:rPrChange>
          </w:rPr>
          <w:t xml:space="preserve"> Ne samo da su mnoge tehničke karakteristike u </w:t>
        </w:r>
        <w:r w:rsidR="0029227E" w:rsidRPr="00D96694">
          <w:rPr>
            <w:i/>
            <w:rPrChange w:id="1933" w:author="Aleksa Corovic" w:date="2018-08-21T12:50:00Z">
              <w:rPr>
                <w:lang w:val="en-GB"/>
              </w:rPr>
            </w:rPrChange>
          </w:rPr>
          <w:t>BroadR-Reach</w:t>
        </w:r>
        <w:r w:rsidR="0029227E" w:rsidRPr="00D96694">
          <w:rPr>
            <w:rPrChange w:id="1934" w:author="Aleksa Corovic" w:date="2018-08-21T12:50:00Z">
              <w:rPr>
                <w:lang w:val="en-GB"/>
              </w:rPr>
            </w:rPrChange>
          </w:rPr>
          <w:t>-u pozajmljene</w:t>
        </w:r>
      </w:ins>
      <w:ins w:id="1935" w:author="Filip Dutina" w:date="2018-08-14T13:35:00Z">
        <w:r w:rsidR="0029227E" w:rsidRPr="00D96694">
          <w:rPr>
            <w:rPrChange w:id="1936" w:author="Aleksa Corovic" w:date="2018-08-21T12:50:00Z">
              <w:rPr>
                <w:lang w:val="en-GB"/>
              </w:rPr>
            </w:rPrChange>
          </w:rPr>
          <w:t xml:space="preserve"> od gigabit </w:t>
        </w:r>
        <w:r w:rsidR="0029227E" w:rsidRPr="00D96694">
          <w:rPr>
            <w:i/>
            <w:rPrChange w:id="1937" w:author="Aleksa Corovic" w:date="2018-08-21T12:50:00Z">
              <w:rPr>
                <w:lang w:val="en-GB"/>
              </w:rPr>
            </w:rPrChange>
          </w:rPr>
          <w:t>Eterneta</w:t>
        </w:r>
        <w:r w:rsidR="0029227E" w:rsidRPr="00D96694">
          <w:rPr>
            <w:rPrChange w:id="1938" w:author="Aleksa Corovic" w:date="2018-08-21T12:50:00Z">
              <w:rPr>
                <w:lang w:val="en-GB"/>
              </w:rPr>
            </w:rPrChange>
          </w:rPr>
          <w:t xml:space="preserve">, već se u dokumentaciji </w:t>
        </w:r>
        <w:del w:id="1939" w:author="Aleksa Corovic" w:date="2018-08-21T12:52:00Z">
          <w:r w:rsidR="0029227E" w:rsidRPr="00D96694" w:rsidDel="00D96694">
            <w:rPr>
              <w:rPrChange w:id="1940" w:author="Aleksa Corovic" w:date="2018-08-21T12:50:00Z">
                <w:rPr>
                  <w:lang w:val="en-GB"/>
                </w:rPr>
              </w:rPrChange>
            </w:rPr>
            <w:delText>standarta</w:delText>
          </w:r>
        </w:del>
      </w:ins>
      <w:ins w:id="1941" w:author="Aleksa Corovic" w:date="2018-08-21T12:52:00Z">
        <w:r w:rsidR="00D96694" w:rsidRPr="00D96694">
          <w:t>standarda</w:t>
        </w:r>
      </w:ins>
      <w:ins w:id="1942" w:author="Filip Dutina" w:date="2018-08-14T13:35:00Z">
        <w:r w:rsidR="0029227E" w:rsidRPr="00D96694">
          <w:rPr>
            <w:rPrChange w:id="1943" w:author="Aleksa Corovic" w:date="2018-08-21T12:50:00Z">
              <w:rPr>
                <w:lang w:val="en-GB"/>
              </w:rPr>
            </w:rPrChange>
          </w:rPr>
          <w:t xml:space="preserve"> </w:t>
        </w:r>
        <w:r w:rsidR="0029227E" w:rsidRPr="00D96694">
          <w:rPr>
            <w:i/>
            <w:rPrChange w:id="1944" w:author="Aleksa Corovic" w:date="2018-08-21T12:50:00Z">
              <w:rPr>
                <w:lang w:val="en-GB"/>
              </w:rPr>
            </w:rPrChange>
          </w:rPr>
          <w:t>BroadR-Reach</w:t>
        </w:r>
        <w:r w:rsidR="0029227E" w:rsidRPr="00D96694">
          <w:rPr>
            <w:rPrChange w:id="1945" w:author="Aleksa Corovic" w:date="2018-08-21T12:50:00Z">
              <w:rPr>
                <w:lang w:val="en-GB"/>
              </w:rPr>
            </w:rPrChange>
          </w:rPr>
          <w:t xml:space="preserve"> ne navodi kao</w:t>
        </w:r>
      </w:ins>
      <w:ins w:id="1946" w:author="Filip Dutina" w:date="2018-08-14T13:36:00Z">
        <w:r w:rsidR="0029227E" w:rsidRPr="00D96694">
          <w:rPr>
            <w:rPrChange w:id="1947" w:author="Aleksa Corovic" w:date="2018-08-21T12:50:00Z">
              <w:rPr>
                <w:lang w:val="en-GB"/>
              </w:rPr>
            </w:rPrChange>
          </w:rPr>
          <w:t xml:space="preserve"> nova tehnologija, </w:t>
        </w:r>
      </w:ins>
      <w:ins w:id="1948" w:author="Filip Dutina" w:date="2018-08-14T13:42:00Z">
        <w:r w:rsidR="00FB17CB" w:rsidRPr="00D96694">
          <w:rPr>
            <w:rPrChange w:id="1949" w:author="Aleksa Corovic" w:date="2018-08-21T12:50:00Z">
              <w:rPr>
                <w:lang w:val="en-GB"/>
              </w:rPr>
            </w:rPrChange>
          </w:rPr>
          <w:t>već gde se i na koji način</w:t>
        </w:r>
        <w:r w:rsidR="00BF56FE" w:rsidRPr="00D96694">
          <w:rPr>
            <w:rPrChange w:id="1950" w:author="Aleksa Corovic" w:date="2018-08-21T12:50:00Z">
              <w:rPr>
                <w:lang w:val="en-GB"/>
              </w:rPr>
            </w:rPrChange>
          </w:rPr>
          <w:t xml:space="preserve"> razlikuje od gigabit </w:t>
        </w:r>
        <w:r w:rsidR="00BF56FE" w:rsidRPr="00D96694">
          <w:rPr>
            <w:i/>
            <w:rPrChange w:id="1951" w:author="Aleksa Corovic" w:date="2018-08-21T12:50:00Z">
              <w:rPr>
                <w:lang w:val="en-GB"/>
              </w:rPr>
            </w:rPrChange>
          </w:rPr>
          <w:t>Eterneta</w:t>
        </w:r>
        <w:r w:rsidR="00BF56FE" w:rsidRPr="00D96694">
          <w:rPr>
            <w:rPrChange w:id="1952" w:author="Aleksa Corovic" w:date="2018-08-21T12:50:00Z">
              <w:rPr>
                <w:lang w:val="en-GB"/>
              </w:rPr>
            </w:rPrChange>
          </w:rPr>
          <w:t>.</w:t>
        </w:r>
      </w:ins>
      <w:ins w:id="1953" w:author="Filip Dutina" w:date="2018-08-14T13:44:00Z">
        <w:r w:rsidR="00B82F25" w:rsidRPr="00D96694">
          <w:rPr>
            <w:rPrChange w:id="1954" w:author="Aleksa Corovic" w:date="2018-08-21T12:50:00Z">
              <w:rPr>
                <w:lang w:val="en-GB"/>
              </w:rPr>
            </w:rPrChange>
          </w:rPr>
          <w:t xml:space="preserve"> Ovo samo pokazuje koliko su </w:t>
        </w:r>
        <w:r w:rsidR="00B82F25" w:rsidRPr="00D96694">
          <w:rPr>
            <w:i/>
            <w:rPrChange w:id="1955" w:author="Aleksa Corovic" w:date="2018-08-21T12:50:00Z">
              <w:rPr>
                <w:lang w:val="en-GB"/>
              </w:rPr>
            </w:rPrChange>
          </w:rPr>
          <w:t>BroadR-Reach</w:t>
        </w:r>
        <w:r w:rsidR="00B82F25" w:rsidRPr="00D96694">
          <w:rPr>
            <w:rPrChange w:id="1956" w:author="Aleksa Corovic" w:date="2018-08-21T12:50:00Z">
              <w:rPr>
                <w:lang w:val="en-GB"/>
              </w:rPr>
            </w:rPrChange>
          </w:rPr>
          <w:t xml:space="preserve"> i gigabit </w:t>
        </w:r>
        <w:r w:rsidR="00B82F25" w:rsidRPr="00D96694">
          <w:rPr>
            <w:i/>
            <w:rPrChange w:id="1957" w:author="Aleksa Corovic" w:date="2018-08-21T12:50:00Z">
              <w:rPr>
                <w:lang w:val="en-GB"/>
              </w:rPr>
            </w:rPrChange>
          </w:rPr>
          <w:t>Eternet</w:t>
        </w:r>
        <w:r w:rsidR="00B82F25" w:rsidRPr="00D96694">
          <w:rPr>
            <w:rPrChange w:id="1958" w:author="Aleksa Corovic" w:date="2018-08-21T12:50:00Z">
              <w:rPr>
                <w:lang w:val="en-GB"/>
              </w:rPr>
            </w:rPrChange>
          </w:rPr>
          <w:t xml:space="preserve"> slični.</w:t>
        </w:r>
      </w:ins>
    </w:p>
    <w:p w14:paraId="26833027" w14:textId="27354B64" w:rsidR="00223E7D" w:rsidRPr="00D96694" w:rsidRDefault="00223E7D">
      <w:pPr>
        <w:rPr>
          <w:ins w:id="1959" w:author="Filip Dutina" w:date="2018-08-14T14:03:00Z"/>
        </w:rPr>
      </w:pPr>
      <w:ins w:id="1960" w:author="Filip Dutina" w:date="2018-08-14T13:49:00Z">
        <w:r w:rsidRPr="00D96694">
          <w:rPr>
            <w:rPrChange w:id="1961" w:author="Aleksa Corovic" w:date="2018-08-21T12:50:00Z">
              <w:rPr>
                <w:lang w:val="en-GB"/>
              </w:rPr>
            </w:rPrChange>
          </w:rPr>
          <w:t xml:space="preserve">Kao što je već ranije navedeno, </w:t>
        </w:r>
        <w:r w:rsidRPr="00D96694">
          <w:rPr>
            <w:i/>
            <w:rPrChange w:id="1962" w:author="Aleksa Corovic" w:date="2018-08-21T12:50:00Z">
              <w:rPr>
                <w:lang w:val="en-GB"/>
              </w:rPr>
            </w:rPrChange>
          </w:rPr>
          <w:t>BroadR-Reach</w:t>
        </w:r>
        <w:r w:rsidRPr="00D96694">
          <w:rPr>
            <w:rPrChange w:id="1963" w:author="Aleksa Corovic" w:date="2018-08-21T12:50:00Z">
              <w:rPr>
                <w:lang w:val="en-GB"/>
              </w:rPr>
            </w:rPrChange>
          </w:rPr>
          <w:t xml:space="preserve"> i gigabit </w:t>
        </w:r>
        <w:r w:rsidRPr="00D96694">
          <w:rPr>
            <w:i/>
            <w:rPrChange w:id="1964" w:author="Aleksa Corovic" w:date="2018-08-21T12:50:00Z">
              <w:rPr>
                <w:lang w:val="en-GB"/>
              </w:rPr>
            </w:rPrChange>
          </w:rPr>
          <w:t>Eternet</w:t>
        </w:r>
        <w:r w:rsidRPr="00D96694">
          <w:rPr>
            <w:rPrChange w:id="1965" w:author="Aleksa Corovic" w:date="2018-08-21T12:50:00Z">
              <w:rPr>
                <w:lang w:val="en-GB"/>
              </w:rPr>
            </w:rPrChange>
          </w:rPr>
          <w:t xml:space="preserve"> praktično koriste isti fizički sloj</w:t>
        </w:r>
      </w:ins>
      <w:ins w:id="1966" w:author="Filip Dutina" w:date="2018-08-14T13:51:00Z">
        <w:r w:rsidRPr="00D96694">
          <w:rPr>
            <w:rPrChange w:id="1967" w:author="Aleksa Corovic" w:date="2018-08-21T12:50:00Z">
              <w:rPr>
                <w:lang w:val="en-GB"/>
              </w:rPr>
            </w:rPrChange>
          </w:rPr>
          <w:t>, međutim sa jednom bitnom razlikom</w:t>
        </w:r>
      </w:ins>
      <w:ins w:id="1968" w:author="Filip Dutina" w:date="2018-08-14T13:53:00Z">
        <w:r w:rsidRPr="00D96694">
          <w:rPr>
            <w:rPrChange w:id="1969" w:author="Aleksa Corovic" w:date="2018-08-21T12:50:00Z">
              <w:rPr>
                <w:lang w:val="en-GB"/>
              </w:rPr>
            </w:rPrChange>
          </w:rPr>
          <w:t>, a to je da sa</w:t>
        </w:r>
      </w:ins>
      <w:ins w:id="1970" w:author="Filip Dutina" w:date="2018-08-14T13:54:00Z">
        <w:r w:rsidRPr="00D96694">
          <w:rPr>
            <w:rPrChange w:id="1971" w:author="Aleksa Corovic" w:date="2018-08-21T12:50:00Z">
              <w:rPr>
                <w:lang w:val="en-GB"/>
              </w:rPr>
            </w:rPrChange>
          </w:rPr>
          <w:t xml:space="preserve"> nivo</w:t>
        </w:r>
      </w:ins>
      <w:ins w:id="1972" w:author="Filip Dutina" w:date="2018-08-14T13:59:00Z">
        <w:r w:rsidRPr="00D96694">
          <w:rPr>
            <w:rPrChange w:id="1973" w:author="Aleksa Corovic" w:date="2018-08-21T12:50:00Z">
              <w:rPr>
                <w:lang w:val="en-GB"/>
              </w:rPr>
            </w:rPrChange>
          </w:rPr>
          <w:t>o</w:t>
        </w:r>
      </w:ins>
      <w:ins w:id="1974" w:author="Filip Dutina" w:date="2018-08-14T13:54:00Z">
        <w:r w:rsidRPr="00D96694">
          <w:rPr>
            <w:rPrChange w:id="1975" w:author="Aleksa Corovic" w:date="2018-08-21T12:50:00Z">
              <w:rPr>
                <w:lang w:val="en-GB"/>
              </w:rPr>
            </w:rPrChange>
          </w:rPr>
          <w:t>m</w:t>
        </w:r>
      </w:ins>
      <w:ins w:id="1976" w:author="Filip Dutina" w:date="2018-08-14T13:59:00Z">
        <w:r w:rsidRPr="00D96694">
          <w:rPr>
            <w:rPrChange w:id="1977" w:author="Aleksa Corovic" w:date="2018-08-21T12:50:00Z">
              <w:rPr>
                <w:lang w:val="en-GB"/>
              </w:rPr>
            </w:rPrChange>
          </w:rPr>
          <w:t xml:space="preserve"> veze</w:t>
        </w:r>
        <w:r w:rsidR="006B0B8E" w:rsidRPr="00D96694">
          <w:rPr>
            <w:rPrChange w:id="1978" w:author="Aleksa Corovic" w:date="2018-08-21T12:50:00Z">
              <w:rPr>
                <w:lang w:val="en-GB"/>
              </w:rPr>
            </w:rPrChange>
          </w:rPr>
          <w:t xml:space="preserve"> komuniciraju preko druga</w:t>
        </w:r>
        <w:r w:rsidR="006B0B8E" w:rsidRPr="00D96694">
          <w:t>čije sprege, a to je zbog razlike u brzinama (</w:t>
        </w:r>
      </w:ins>
      <w:ins w:id="1979" w:author="Filip Dutina" w:date="2018-08-14T14:00:00Z">
        <w:r w:rsidR="006B0B8E" w:rsidRPr="00D96694">
          <w:t xml:space="preserve">gigabit </w:t>
        </w:r>
        <w:r w:rsidR="006B0B8E" w:rsidRPr="00D96694">
          <w:rPr>
            <w:i/>
            <w:rPrChange w:id="1980" w:author="Aleksa Corovic" w:date="2018-08-21T12:50:00Z">
              <w:rPr/>
            </w:rPrChange>
          </w:rPr>
          <w:t>Eternet</w:t>
        </w:r>
        <w:r w:rsidR="006B0B8E" w:rsidRPr="00D96694">
          <w:t xml:space="preserve"> radi na 1000 Mbit/s, a </w:t>
        </w:r>
        <w:r w:rsidR="006B0B8E" w:rsidRPr="00D96694">
          <w:rPr>
            <w:i/>
            <w:rPrChange w:id="1981" w:author="Aleksa Corovic" w:date="2018-08-21T12:50:00Z">
              <w:rPr/>
            </w:rPrChange>
          </w:rPr>
          <w:t>BroadR-Reach</w:t>
        </w:r>
        <w:r w:rsidR="006B0B8E" w:rsidRPr="00D96694">
          <w:t xml:space="preserve"> radi na 100 Mbit/s</w:t>
        </w:r>
      </w:ins>
      <w:ins w:id="1982" w:author="Filip Dutina" w:date="2018-08-14T13:59:00Z">
        <w:r w:rsidR="006B0B8E" w:rsidRPr="00D96694">
          <w:t>)</w:t>
        </w:r>
      </w:ins>
      <w:ins w:id="1983" w:author="Filip Dutina" w:date="2018-08-14T14:01:00Z">
        <w:r w:rsidR="006B0B8E" w:rsidRPr="00D96694">
          <w:t>.</w:t>
        </w:r>
      </w:ins>
      <w:ins w:id="1984" w:author="Filip Dutina" w:date="2018-08-14T14:06:00Z">
        <w:r w:rsidR="0063232B" w:rsidRPr="00D96694">
          <w:t xml:space="preserve"> </w:t>
        </w:r>
        <w:r w:rsidR="0063232B" w:rsidRPr="00D96694">
          <w:rPr>
            <w:rPrChange w:id="1985" w:author="Aleksa Corovic" w:date="2018-08-21T12:50:00Z">
              <w:rPr>
                <w:lang w:val="en-GB"/>
              </w:rPr>
            </w:rPrChange>
          </w:rPr>
          <w:t>[5]</w:t>
        </w:r>
      </w:ins>
    </w:p>
    <w:p w14:paraId="61CB22B9" w14:textId="77777777" w:rsidR="0063232B" w:rsidRPr="00D96694" w:rsidRDefault="0063232B">
      <w:pPr>
        <w:rPr>
          <w:ins w:id="1986" w:author="Filip Dutina" w:date="2018-08-14T14:03:00Z"/>
        </w:rPr>
      </w:pPr>
    </w:p>
    <w:p w14:paraId="181CF4F5" w14:textId="77777777" w:rsidR="0063232B" w:rsidRPr="00D96694" w:rsidRDefault="0063232B">
      <w:pPr>
        <w:keepNext/>
        <w:jc w:val="center"/>
        <w:rPr>
          <w:ins w:id="1987" w:author="Filip Dutina" w:date="2018-08-14T14:04:00Z"/>
        </w:rPr>
        <w:pPrChange w:id="1988" w:author="Filip Dutina" w:date="2018-08-14T14:04:00Z">
          <w:pPr>
            <w:jc w:val="center"/>
          </w:pPr>
        </w:pPrChange>
      </w:pPr>
      <w:ins w:id="1989" w:author="Filip Dutina" w:date="2018-08-14T14:03:00Z">
        <w:r w:rsidRPr="00DF0BBD">
          <w:rPr>
            <w:noProof/>
            <w:lang w:val="en-GB" w:eastAsia="en-GB"/>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275F7B84" w:rsidR="0063232B" w:rsidRPr="00D96694" w:rsidRDefault="0063232B">
      <w:pPr>
        <w:pStyle w:val="Caption"/>
        <w:rPr>
          <w:rPrChange w:id="1990" w:author="Aleksa Corovic" w:date="2018-08-21T12:50:00Z">
            <w:rPr>
              <w:lang w:val="en-GB"/>
            </w:rPr>
          </w:rPrChange>
        </w:rPr>
        <w:pPrChange w:id="1991" w:author="Filip Dutina" w:date="2018-08-14T14:04:00Z">
          <w:pPr/>
        </w:pPrChange>
      </w:pPr>
      <w:bookmarkStart w:id="1992" w:name="_Toc522019424"/>
      <w:ins w:id="1993"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Pr="00D96694">
        <w:rPr>
          <w:rPrChange w:id="1994" w:author="Aleksa Corovic" w:date="2018-08-21T12:50:00Z">
            <w:rPr>
              <w:bCs/>
              <w:noProof/>
            </w:rPr>
          </w:rPrChange>
        </w:rPr>
        <w:t>2</w:t>
      </w:r>
      <w:ins w:id="1995"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1996" w:author="Filip Dutina" w:date="2018-08-14T14:04:00Z">
        <w:r w:rsidRPr="00D96694">
          <w:rPr>
            <w:rPrChange w:id="1997" w:author="Aleksa Corovic" w:date="2018-08-21T12:50:00Z">
              <w:rPr>
                <w:bCs/>
                <w:noProof/>
              </w:rPr>
            </w:rPrChange>
          </w:rPr>
          <w:t>3</w:t>
        </w:r>
        <w:r w:rsidRPr="00DF0BBD">
          <w:fldChar w:fldCharType="end"/>
        </w:r>
        <w:r w:rsidRPr="00D96694">
          <w:rPr>
            <w:rPrChange w:id="1998" w:author="Aleksa Corovic" w:date="2018-08-21T12:50:00Z">
              <w:rPr>
                <w:bCs/>
                <w:noProof/>
              </w:rPr>
            </w:rPrChange>
          </w:rPr>
          <w:t xml:space="preserve"> Arhitektura fizičkog sloja </w:t>
        </w:r>
        <w:r w:rsidRPr="00D96694">
          <w:rPr>
            <w:i/>
            <w:rPrChange w:id="1999" w:author="Aleksa Corovic" w:date="2018-08-21T12:50:00Z">
              <w:rPr>
                <w:noProof/>
              </w:rPr>
            </w:rPrChange>
          </w:rPr>
          <w:t>BroadR-Reach</w:t>
        </w:r>
        <w:r w:rsidRPr="00D96694">
          <w:rPr>
            <w:rPrChange w:id="2000" w:author="Aleksa Corovic" w:date="2018-08-21T12:50:00Z">
              <w:rPr>
                <w:bCs/>
                <w:noProof/>
              </w:rPr>
            </w:rPrChange>
          </w:rPr>
          <w:t>-a</w:t>
        </w:r>
      </w:ins>
      <w:ins w:id="2001" w:author="Filip Dutina" w:date="2018-08-14T14:06:00Z">
        <w:r w:rsidRPr="00D96694">
          <w:rPr>
            <w:rPrChange w:id="2002" w:author="Aleksa Corovic" w:date="2018-08-21T12:50:00Z">
              <w:rPr>
                <w:bCs/>
                <w:noProof/>
              </w:rPr>
            </w:rPrChange>
          </w:rPr>
          <w:t xml:space="preserve"> [6]</w:t>
        </w:r>
      </w:ins>
      <w:bookmarkEnd w:id="1992"/>
    </w:p>
    <w:p w14:paraId="52298EF7" w14:textId="77777777" w:rsidR="006A4CEE" w:rsidRPr="00D96694" w:rsidRDefault="006A4CEE" w:rsidP="0001478E"/>
    <w:p w14:paraId="1F5E681C" w14:textId="77777777" w:rsidR="006422C9" w:rsidRPr="00D96694" w:rsidRDefault="006422C9" w:rsidP="006422C9">
      <w:pPr>
        <w:pStyle w:val="Heading2"/>
      </w:pPr>
      <w:bookmarkStart w:id="2003" w:name="_Toc522019392"/>
      <w:r w:rsidRPr="00D96694">
        <w:t>TCP protokol</w:t>
      </w:r>
      <w:bookmarkEnd w:id="2003"/>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2004" w:author="Filip Dutina" w:date="2018-07-12T11:18:00Z">
        <w:r w:rsidRPr="00D96694" w:rsidDel="00EF2F13">
          <w:delText xml:space="preserve">konekcije </w:delText>
        </w:r>
      </w:del>
      <w:ins w:id="2005"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2006" w:author="Filip Dutina" w:date="2018-08-14T14:34:00Z">
        <w:r w:rsidR="00943108" w:rsidRPr="00D96694">
          <w:rPr>
            <w:i/>
          </w:rPr>
          <w:t>h</w:t>
        </w:r>
      </w:ins>
      <w:del w:id="2007" w:author="Filip Dutina" w:date="2018-08-14T14:34:00Z">
        <w:r w:rsidRPr="00D96694" w:rsidDel="00943108">
          <w:rPr>
            <w:i/>
          </w:rPr>
          <w:delText>H</w:delText>
        </w:r>
      </w:del>
      <w:r w:rsidRPr="00D96694">
        <w:rPr>
          <w:i/>
        </w:rPr>
        <w:t>andshaking</w:t>
      </w:r>
      <w:r w:rsidRPr="00D96694">
        <w:t>).</w:t>
      </w:r>
      <w:del w:id="2008"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GB" w:eastAsia="en-GB"/>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5BD054D9" w:rsidR="00EE6F6B" w:rsidRPr="00D96694" w:rsidRDefault="006628D5" w:rsidP="00EE6F6B">
      <w:pPr>
        <w:pStyle w:val="Caption"/>
        <w:rPr>
          <w:rPrChange w:id="2009" w:author="Aleksa Corovic" w:date="2018-08-21T12:50:00Z">
            <w:rPr>
              <w:noProof/>
            </w:rPr>
          </w:rPrChange>
        </w:rPr>
      </w:pPr>
      <w:bookmarkStart w:id="2010" w:name="_Toc522019425"/>
      <w:r w:rsidRPr="00D96694">
        <w:t xml:space="preserve">Slika </w:t>
      </w:r>
      <w:ins w:id="201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12" w:author="Aleksa Corovic" w:date="2018-08-21T12:50:00Z">
            <w:rPr>
              <w:noProof/>
            </w:rPr>
          </w:rPrChange>
        </w:rPr>
        <w:t>2</w:t>
      </w:r>
      <w:ins w:id="201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14" w:author="Filip Dutina" w:date="2018-08-14T14:04:00Z">
        <w:r w:rsidR="0063232B" w:rsidRPr="00D96694">
          <w:rPr>
            <w:rPrChange w:id="2015" w:author="Aleksa Corovic" w:date="2018-08-21T12:50:00Z">
              <w:rPr>
                <w:noProof/>
              </w:rPr>
            </w:rPrChange>
          </w:rPr>
          <w:t>4</w:t>
        </w:r>
        <w:r w:rsidR="0063232B" w:rsidRPr="00DF0BBD">
          <w:fldChar w:fldCharType="end"/>
        </w:r>
      </w:ins>
      <w:del w:id="201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17"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18" w:author="Aleksa Corovic" w:date="2018-08-21T12:50:00Z">
              <w:rPr>
                <w:noProof/>
              </w:rPr>
            </w:rPrChange>
          </w:rPr>
          <w:delText>3</w:delText>
        </w:r>
        <w:r w:rsidR="0067303B" w:rsidRPr="00DF0BBD" w:rsidDel="00D03B92">
          <w:fldChar w:fldCharType="end"/>
        </w:r>
      </w:del>
      <w:r w:rsidRPr="00D96694">
        <w:t xml:space="preserve"> </w:t>
      </w:r>
      <w:r w:rsidRPr="00D96694">
        <w:rPr>
          <w:rPrChange w:id="2019" w:author="Aleksa Corovic" w:date="2018-08-21T12:50:00Z">
            <w:rPr>
              <w:noProof/>
            </w:rPr>
          </w:rPrChange>
        </w:rPr>
        <w:t>Segmentacija</w:t>
      </w:r>
      <w:r w:rsidR="000075BE" w:rsidRPr="00D96694">
        <w:rPr>
          <w:rPrChange w:id="2020" w:author="Aleksa Corovic" w:date="2018-08-21T12:50:00Z">
            <w:rPr>
              <w:noProof/>
            </w:rPr>
          </w:rPrChange>
        </w:rPr>
        <w:t xml:space="preserve"> [</w:t>
      </w:r>
      <w:del w:id="2021" w:author="Filip Dutina" w:date="2018-08-14T14:06:00Z">
        <w:r w:rsidR="000075BE" w:rsidRPr="00D96694" w:rsidDel="0063232B">
          <w:rPr>
            <w:rPrChange w:id="2022" w:author="Aleksa Corovic" w:date="2018-08-21T12:50:00Z">
              <w:rPr>
                <w:noProof/>
              </w:rPr>
            </w:rPrChange>
          </w:rPr>
          <w:delText>4</w:delText>
        </w:r>
      </w:del>
      <w:ins w:id="2023" w:author="Filip Dutina" w:date="2018-08-14T14:06:00Z">
        <w:r w:rsidR="0063232B" w:rsidRPr="00D96694">
          <w:rPr>
            <w:rPrChange w:id="2024" w:author="Aleksa Corovic" w:date="2018-08-21T12:50:00Z">
              <w:rPr>
                <w:noProof/>
              </w:rPr>
            </w:rPrChange>
          </w:rPr>
          <w:t>7</w:t>
        </w:r>
      </w:ins>
      <w:r w:rsidR="00F6358E" w:rsidRPr="00D96694">
        <w:rPr>
          <w:rPrChange w:id="2025" w:author="Aleksa Corovic" w:date="2018-08-21T12:50:00Z">
            <w:rPr>
              <w:noProof/>
            </w:rPr>
          </w:rPrChange>
        </w:rPr>
        <w:t>]</w:t>
      </w:r>
      <w:bookmarkEnd w:id="2010"/>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2026"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2027"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2028"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2029" w:author="Filip Dutina" w:date="2018-07-12T13:43:00Z">
        <w:r w:rsidRPr="00D96694" w:rsidDel="00E317AB">
          <w:delText>“</w:delText>
        </w:r>
      </w:del>
      <w:r w:rsidRPr="00D96694">
        <w:rPr>
          <w:i/>
        </w:rPr>
        <w:t>out of band</w:t>
      </w:r>
      <w:del w:id="2030" w:author="Filip Dutina" w:date="2018-07-12T13:43:00Z">
        <w:r w:rsidRPr="00D96694" w:rsidDel="00E317AB">
          <w:delText>”</w:delText>
        </w:r>
      </w:del>
      <w:r w:rsidRPr="00D96694">
        <w:t>), koje služe za slanje urgentnih podataka i za forsiranje isporuke korišćenjem</w:t>
      </w:r>
      <w:ins w:id="2031" w:author="Filip Dutina" w:date="2018-07-17T11:00:00Z">
        <w:r w:rsidR="00CF3776" w:rsidRPr="00D96694">
          <w:t xml:space="preserve"> gurajućih</w:t>
        </w:r>
      </w:ins>
      <w:r w:rsidRPr="00D96694">
        <w:t xml:space="preserve"> (engl. </w:t>
      </w:r>
      <w:del w:id="2032" w:author="Filip Dutina" w:date="2018-07-12T13:43:00Z">
        <w:r w:rsidRPr="00D96694" w:rsidDel="00E317AB">
          <w:delText>“</w:delText>
        </w:r>
      </w:del>
      <w:r w:rsidRPr="00D96694">
        <w:rPr>
          <w:i/>
        </w:rPr>
        <w:t>push</w:t>
      </w:r>
      <w:del w:id="2033"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GB" w:eastAsia="en-GB"/>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512DE4AA" w:rsidR="001A566B" w:rsidRPr="00D96694" w:rsidRDefault="001A566B" w:rsidP="001A566B">
      <w:pPr>
        <w:pStyle w:val="Caption"/>
        <w:rPr>
          <w:rPrChange w:id="2034" w:author="Aleksa Corovic" w:date="2018-08-21T12:50:00Z">
            <w:rPr>
              <w:noProof/>
            </w:rPr>
          </w:rPrChange>
        </w:rPr>
      </w:pPr>
      <w:bookmarkStart w:id="2035" w:name="_Toc522019426"/>
      <w:r w:rsidRPr="00D96694">
        <w:t xml:space="preserve">Slika </w:t>
      </w:r>
      <w:ins w:id="2036"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37" w:author="Aleksa Corovic" w:date="2018-08-21T12:50:00Z">
            <w:rPr>
              <w:noProof/>
            </w:rPr>
          </w:rPrChange>
        </w:rPr>
        <w:t>2</w:t>
      </w:r>
      <w:ins w:id="203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39" w:author="Filip Dutina" w:date="2018-08-14T14:04:00Z">
        <w:r w:rsidR="0063232B" w:rsidRPr="00D96694">
          <w:rPr>
            <w:rPrChange w:id="2040" w:author="Aleksa Corovic" w:date="2018-08-21T12:50:00Z">
              <w:rPr>
                <w:noProof/>
              </w:rPr>
            </w:rPrChange>
          </w:rPr>
          <w:t>5</w:t>
        </w:r>
        <w:r w:rsidR="0063232B" w:rsidRPr="00DF0BBD">
          <w:fldChar w:fldCharType="end"/>
        </w:r>
      </w:ins>
      <w:del w:id="2041"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42"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3" w:author="Aleksa Corovic" w:date="2018-08-21T12:50:00Z">
              <w:rPr>
                <w:noProof/>
              </w:rPr>
            </w:rPrChange>
          </w:rPr>
          <w:delText>4</w:delText>
        </w:r>
        <w:r w:rsidR="0067303B" w:rsidRPr="00DF0BBD" w:rsidDel="00D03B92">
          <w:fldChar w:fldCharType="end"/>
        </w:r>
      </w:del>
      <w:r w:rsidRPr="00D96694">
        <w:t xml:space="preserve"> </w:t>
      </w:r>
      <w:r w:rsidRPr="00D96694">
        <w:rPr>
          <w:rPrChange w:id="2044" w:author="Aleksa Corovic" w:date="2018-08-21T12:50:00Z">
            <w:rPr>
              <w:noProof/>
            </w:rPr>
          </w:rPrChange>
        </w:rPr>
        <w:t xml:space="preserve">Izgled </w:t>
      </w:r>
      <w:r w:rsidRPr="00D96694">
        <w:rPr>
          <w:i/>
          <w:rPrChange w:id="2045" w:author="Aleksa Corovic" w:date="2018-08-21T12:50:00Z">
            <w:rPr>
              <w:i/>
              <w:noProof/>
            </w:rPr>
          </w:rPrChange>
        </w:rPr>
        <w:t>TCP</w:t>
      </w:r>
      <w:r w:rsidRPr="00D96694">
        <w:rPr>
          <w:rPrChange w:id="2046" w:author="Aleksa Corovic" w:date="2018-08-21T12:50:00Z">
            <w:rPr>
              <w:noProof/>
            </w:rPr>
          </w:rPrChange>
        </w:rPr>
        <w:t xml:space="preserve"> segmenta</w:t>
      </w:r>
      <w:r w:rsidR="000075BE" w:rsidRPr="00D96694">
        <w:rPr>
          <w:rPrChange w:id="2047" w:author="Aleksa Corovic" w:date="2018-08-21T12:50:00Z">
            <w:rPr>
              <w:noProof/>
            </w:rPr>
          </w:rPrChange>
        </w:rPr>
        <w:t xml:space="preserve"> [</w:t>
      </w:r>
      <w:del w:id="2048" w:author="Filip Dutina" w:date="2018-08-14T14:07:00Z">
        <w:r w:rsidR="000075BE" w:rsidRPr="00D96694" w:rsidDel="0063232B">
          <w:rPr>
            <w:rPrChange w:id="2049" w:author="Aleksa Corovic" w:date="2018-08-21T12:50:00Z">
              <w:rPr>
                <w:noProof/>
              </w:rPr>
            </w:rPrChange>
          </w:rPr>
          <w:delText>5</w:delText>
        </w:r>
      </w:del>
      <w:ins w:id="2050" w:author="Filip Dutina" w:date="2018-08-14T14:07:00Z">
        <w:r w:rsidR="0063232B" w:rsidRPr="00D96694">
          <w:rPr>
            <w:rPrChange w:id="2051" w:author="Aleksa Corovic" w:date="2018-08-21T12:50:00Z">
              <w:rPr>
                <w:noProof/>
              </w:rPr>
            </w:rPrChange>
          </w:rPr>
          <w:t>8</w:t>
        </w:r>
      </w:ins>
      <w:r w:rsidR="00F6358E" w:rsidRPr="00D96694">
        <w:rPr>
          <w:rPrChange w:id="2052" w:author="Aleksa Corovic" w:date="2018-08-21T12:50:00Z">
            <w:rPr>
              <w:noProof/>
            </w:rPr>
          </w:rPrChange>
        </w:rPr>
        <w:t>]</w:t>
      </w:r>
      <w:bookmarkEnd w:id="2035"/>
    </w:p>
    <w:p w14:paraId="5CF50C51" w14:textId="77777777" w:rsidR="00EE6F6B" w:rsidRPr="00D96694" w:rsidRDefault="00EE6F6B" w:rsidP="00EE6F6B"/>
    <w:p w14:paraId="3FE6682D" w14:textId="563E3912" w:rsidR="001A566B" w:rsidRPr="00D96694" w:rsidRDefault="00DD0CD1" w:rsidP="00F52E89">
      <w:r w:rsidRPr="00D96694">
        <w:t>Na slici 2.</w:t>
      </w:r>
      <w:ins w:id="2053" w:author="Filip Dutina" w:date="2018-08-15T11:40:00Z">
        <w:r w:rsidR="00966CBC" w:rsidRPr="00D96694">
          <w:t>5</w:t>
        </w:r>
      </w:ins>
      <w:del w:id="2054"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2055" w:author="Filip Dutina" w:date="2018-07-12T11:18:00Z">
        <w:r w:rsidRPr="00D96694" w:rsidDel="00425260">
          <w:delText>konekcija</w:delText>
        </w:r>
      </w:del>
      <w:ins w:id="2056"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2057" w:author="Filip Dutina" w:date="2018-08-15T11:42:00Z">
        <w:r w:rsidR="00966CBC" w:rsidRPr="00D96694">
          <w:t xml:space="preserve">engl. </w:t>
        </w:r>
      </w:ins>
      <w:r w:rsidRPr="00D96694">
        <w:rPr>
          <w:i/>
        </w:rPr>
        <w:t>acknowledgment</w:t>
      </w:r>
      <w:del w:id="2058"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2059" w:author="Filip Dutina" w:date="2018-07-12T11:19:00Z">
        <w:r w:rsidRPr="00D96694" w:rsidDel="00425260">
          <w:delText>konekcije</w:delText>
        </w:r>
      </w:del>
      <w:ins w:id="2060"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2061"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2062" w:name="_Toc522019393"/>
      <w:r w:rsidRPr="00D96694">
        <w:t>Uspostavljanje</w:t>
      </w:r>
      <w:r w:rsidRPr="00D96694">
        <w:rPr>
          <w:rPrChange w:id="2063" w:author="Aleksa Corovic" w:date="2018-08-21T12:50:00Z">
            <w:rPr>
              <w:lang w:val="sr-Cyrl-RS"/>
            </w:rPr>
          </w:rPrChange>
        </w:rPr>
        <w:t xml:space="preserve"> veze</w:t>
      </w:r>
      <w:bookmarkEnd w:id="2062"/>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2064" w:author="Filip Dutina" w:date="2018-07-04T12:29:00Z">
        <w:r w:rsidR="00922E71" w:rsidRPr="00D96694">
          <w:t>ni</w:t>
        </w:r>
      </w:ins>
      <w:del w:id="2065"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2066" w:author="Filip Dutina" w:date="2018-07-12T11:19:00Z">
        <w:r w:rsidRPr="00D96694" w:rsidDel="00425260">
          <w:delText xml:space="preserve">konekcija </w:delText>
        </w:r>
      </w:del>
      <w:ins w:id="2067"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GB" w:eastAsia="en-GB"/>
        </w:rPr>
        <w:lastRenderedPageBreak/>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666FF53A" w:rsidR="007B1116" w:rsidRPr="00D96694" w:rsidRDefault="007B1116" w:rsidP="007B1116">
      <w:pPr>
        <w:pStyle w:val="Caption"/>
        <w:rPr>
          <w:rPrChange w:id="2068" w:author="Aleksa Corovic" w:date="2018-08-21T12:50:00Z">
            <w:rPr>
              <w:noProof/>
            </w:rPr>
          </w:rPrChange>
        </w:rPr>
      </w:pPr>
      <w:bookmarkStart w:id="2069" w:name="_Toc522019427"/>
      <w:r w:rsidRPr="00D96694">
        <w:t xml:space="preserve">Slika </w:t>
      </w:r>
      <w:ins w:id="207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71" w:author="Aleksa Corovic" w:date="2018-08-21T12:50:00Z">
            <w:rPr>
              <w:noProof/>
            </w:rPr>
          </w:rPrChange>
        </w:rPr>
        <w:t>2</w:t>
      </w:r>
      <w:ins w:id="207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73" w:author="Filip Dutina" w:date="2018-08-14T14:04:00Z">
        <w:r w:rsidR="0063232B" w:rsidRPr="00D96694">
          <w:rPr>
            <w:rPrChange w:id="2074" w:author="Aleksa Corovic" w:date="2018-08-21T12:50:00Z">
              <w:rPr>
                <w:noProof/>
              </w:rPr>
            </w:rPrChange>
          </w:rPr>
          <w:t>6</w:t>
        </w:r>
        <w:r w:rsidR="0063232B" w:rsidRPr="00DF0BBD">
          <w:fldChar w:fldCharType="end"/>
        </w:r>
      </w:ins>
      <w:del w:id="207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76"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77" w:author="Aleksa Corovic" w:date="2018-08-21T12:50:00Z">
              <w:rPr>
                <w:noProof/>
              </w:rPr>
            </w:rPrChange>
          </w:rPr>
          <w:delText>5</w:delText>
        </w:r>
        <w:r w:rsidR="0067303B" w:rsidRPr="00DF0BBD" w:rsidDel="00D03B92">
          <w:fldChar w:fldCharType="end"/>
        </w:r>
      </w:del>
      <w:r w:rsidRPr="00D96694">
        <w:t xml:space="preserve"> </w:t>
      </w:r>
      <w:r w:rsidRPr="00D96694">
        <w:rPr>
          <w:i/>
          <w:rPrChange w:id="2078" w:author="Aleksa Corovic" w:date="2018-08-21T12:50:00Z">
            <w:rPr>
              <w:i/>
              <w:noProof/>
            </w:rPr>
          </w:rPrChange>
        </w:rPr>
        <w:t>TCP</w:t>
      </w:r>
      <w:r w:rsidRPr="00D96694">
        <w:rPr>
          <w:rPrChange w:id="2079" w:author="Aleksa Corovic" w:date="2018-08-21T12:50:00Z">
            <w:rPr>
              <w:noProof/>
            </w:rPr>
          </w:rPrChange>
        </w:rPr>
        <w:t xml:space="preserve"> uspostava veze</w:t>
      </w:r>
      <w:r w:rsidR="000075BE" w:rsidRPr="00D96694">
        <w:rPr>
          <w:rPrChange w:id="2080" w:author="Aleksa Corovic" w:date="2018-08-21T12:50:00Z">
            <w:rPr>
              <w:noProof/>
            </w:rPr>
          </w:rPrChange>
        </w:rPr>
        <w:t xml:space="preserve"> [</w:t>
      </w:r>
      <w:del w:id="2081" w:author="Filip Dutina" w:date="2018-08-14T14:07:00Z">
        <w:r w:rsidR="000075BE" w:rsidRPr="00D96694" w:rsidDel="0063232B">
          <w:rPr>
            <w:rPrChange w:id="2082" w:author="Aleksa Corovic" w:date="2018-08-21T12:50:00Z">
              <w:rPr>
                <w:noProof/>
              </w:rPr>
            </w:rPrChange>
          </w:rPr>
          <w:delText>6</w:delText>
        </w:r>
      </w:del>
      <w:ins w:id="2083" w:author="Filip Dutina" w:date="2018-08-14T14:07:00Z">
        <w:r w:rsidR="0063232B" w:rsidRPr="00D96694">
          <w:rPr>
            <w:rPrChange w:id="2084" w:author="Aleksa Corovic" w:date="2018-08-21T12:50:00Z">
              <w:rPr>
                <w:noProof/>
              </w:rPr>
            </w:rPrChange>
          </w:rPr>
          <w:t>9</w:t>
        </w:r>
      </w:ins>
      <w:r w:rsidR="00F6358E" w:rsidRPr="00D96694">
        <w:rPr>
          <w:rPrChange w:id="2085" w:author="Aleksa Corovic" w:date="2018-08-21T12:50:00Z">
            <w:rPr>
              <w:noProof/>
            </w:rPr>
          </w:rPrChange>
        </w:rPr>
        <w:t>]</w:t>
      </w:r>
      <w:bookmarkEnd w:id="2069"/>
    </w:p>
    <w:p w14:paraId="085FB618" w14:textId="77777777" w:rsidR="007B1116" w:rsidRPr="00D96694" w:rsidRDefault="007B1116" w:rsidP="007B1116"/>
    <w:p w14:paraId="5AD9744F" w14:textId="77777777" w:rsidR="007B1116" w:rsidRPr="00D96694" w:rsidRDefault="007B1116" w:rsidP="007B1116">
      <w:pPr>
        <w:pStyle w:val="Heading3"/>
      </w:pPr>
      <w:bookmarkStart w:id="2086" w:name="_Toc522019394"/>
      <w:r w:rsidRPr="00D96694">
        <w:t>Prekid veze</w:t>
      </w:r>
      <w:bookmarkEnd w:id="2086"/>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87" w:author="Filip Dutina" w:date="2018-07-12T11:19:00Z">
        <w:r w:rsidRPr="00D96694" w:rsidDel="00425260">
          <w:delText>konekcije</w:delText>
        </w:r>
      </w:del>
      <w:ins w:id="2088"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89" w:author="Filip Dutina" w:date="2018-07-12T11:19:00Z">
        <w:r w:rsidRPr="00D96694" w:rsidDel="00425260">
          <w:delText>konekcije</w:delText>
        </w:r>
      </w:del>
      <w:ins w:id="2090"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91" w:author="Filip Dutina" w:date="2018-07-12T11:19:00Z">
        <w:r w:rsidRPr="00D96694" w:rsidDel="00425260">
          <w:delText>konekcije</w:delText>
        </w:r>
      </w:del>
      <w:ins w:id="2092"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93" w:author="Aleksa Corovic" w:date="2018-08-21T12:50:00Z">
            <w:rPr>
              <w:lang w:val="en-GB"/>
            </w:rPr>
          </w:rPrChange>
        </w:rPr>
      </w:pPr>
      <w:r w:rsidRPr="00D96694">
        <w:t xml:space="preserve">4. Klijent odgovara na zahtev za prekid server-klijent </w:t>
      </w:r>
      <w:del w:id="2094" w:author="Filip Dutina" w:date="2018-07-12T11:19:00Z">
        <w:r w:rsidRPr="00D96694" w:rsidDel="00425260">
          <w:delText>konekcije</w:delText>
        </w:r>
      </w:del>
      <w:ins w:id="2095" w:author="Filip Dutina" w:date="2018-07-12T11:19:00Z">
        <w:r w:rsidR="00425260" w:rsidRPr="00D96694">
          <w:t>veze</w:t>
        </w:r>
      </w:ins>
      <w:r w:rsidR="001C5533" w:rsidRPr="00D96694">
        <w:t>.</w:t>
      </w:r>
      <w:r w:rsidRPr="00D96694">
        <w:t xml:space="preserve"> </w:t>
      </w:r>
      <w:r w:rsidR="000075BE" w:rsidRPr="00D96694">
        <w:rPr>
          <w:rPrChange w:id="2096" w:author="Aleksa Corovic" w:date="2018-08-21T12:50:00Z">
            <w:rPr>
              <w:lang w:val="en-GB"/>
            </w:rPr>
          </w:rPrChange>
        </w:rPr>
        <w:t>[</w:t>
      </w:r>
      <w:ins w:id="2097" w:author="Filip Dutina" w:date="2018-08-14T14:18:00Z">
        <w:r w:rsidR="0037741D" w:rsidRPr="00D96694">
          <w:rPr>
            <w:rPrChange w:id="2098" w:author="Aleksa Corovic" w:date="2018-08-21T12:50:00Z">
              <w:rPr>
                <w:lang w:val="en-GB"/>
              </w:rPr>
            </w:rPrChange>
          </w:rPr>
          <w:t>10</w:t>
        </w:r>
      </w:ins>
      <w:del w:id="2099" w:author="Filip Dutina" w:date="2018-08-14T14:18:00Z">
        <w:r w:rsidR="000075BE" w:rsidRPr="00D96694" w:rsidDel="0037741D">
          <w:rPr>
            <w:rPrChange w:id="2100" w:author="Aleksa Corovic" w:date="2018-08-21T12:50:00Z">
              <w:rPr>
                <w:lang w:val="en-GB"/>
              </w:rPr>
            </w:rPrChange>
          </w:rPr>
          <w:delText>7</w:delText>
        </w:r>
      </w:del>
      <w:r w:rsidR="001C5533" w:rsidRPr="00D96694">
        <w:rPr>
          <w:rPrChange w:id="2101"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GB" w:eastAsia="en-GB"/>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7E2CCC41" w:rsidR="002F755A" w:rsidRPr="00D96694" w:rsidRDefault="002F755A" w:rsidP="002F755A">
      <w:pPr>
        <w:pStyle w:val="Caption"/>
        <w:rPr>
          <w:rPrChange w:id="2102" w:author="Aleksa Corovic" w:date="2018-08-21T12:50:00Z">
            <w:rPr>
              <w:noProof/>
            </w:rPr>
          </w:rPrChange>
        </w:rPr>
      </w:pPr>
      <w:bookmarkStart w:id="2103" w:name="_Toc522019428"/>
      <w:r w:rsidRPr="00D96694">
        <w:t xml:space="preserve">Slika </w:t>
      </w:r>
      <w:ins w:id="210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05" w:author="Aleksa Corovic" w:date="2018-08-21T12:50:00Z">
            <w:rPr>
              <w:noProof/>
            </w:rPr>
          </w:rPrChange>
        </w:rPr>
        <w:t>2</w:t>
      </w:r>
      <w:ins w:id="210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07" w:author="Filip Dutina" w:date="2018-08-14T14:04:00Z">
        <w:r w:rsidR="0063232B" w:rsidRPr="00D96694">
          <w:rPr>
            <w:rPrChange w:id="2108" w:author="Aleksa Corovic" w:date="2018-08-21T12:50:00Z">
              <w:rPr>
                <w:noProof/>
              </w:rPr>
            </w:rPrChange>
          </w:rPr>
          <w:t>7</w:t>
        </w:r>
        <w:r w:rsidR="0063232B" w:rsidRPr="00DF0BBD">
          <w:fldChar w:fldCharType="end"/>
        </w:r>
      </w:ins>
      <w:del w:id="210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10"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11" w:author="Aleksa Corovic" w:date="2018-08-21T12:50:00Z">
              <w:rPr>
                <w:noProof/>
              </w:rPr>
            </w:rPrChange>
          </w:rPr>
          <w:delText>6</w:delText>
        </w:r>
        <w:r w:rsidR="0067303B" w:rsidRPr="00DF0BBD" w:rsidDel="00D03B92">
          <w:fldChar w:fldCharType="end"/>
        </w:r>
      </w:del>
      <w:r w:rsidRPr="00D96694">
        <w:t xml:space="preserve"> </w:t>
      </w:r>
      <w:r w:rsidRPr="00D96694">
        <w:rPr>
          <w:i/>
          <w:rPrChange w:id="2112" w:author="Aleksa Corovic" w:date="2018-08-21T12:50:00Z">
            <w:rPr>
              <w:i/>
              <w:noProof/>
            </w:rPr>
          </w:rPrChange>
        </w:rPr>
        <w:t>TCP</w:t>
      </w:r>
      <w:r w:rsidRPr="00D96694">
        <w:rPr>
          <w:rPrChange w:id="2113" w:author="Aleksa Corovic" w:date="2018-08-21T12:50:00Z">
            <w:rPr>
              <w:noProof/>
            </w:rPr>
          </w:rPrChange>
        </w:rPr>
        <w:t xml:space="preserve"> prekid veze</w:t>
      </w:r>
      <w:r w:rsidR="000075BE" w:rsidRPr="00D96694">
        <w:rPr>
          <w:rPrChange w:id="2114" w:author="Aleksa Corovic" w:date="2018-08-21T12:50:00Z">
            <w:rPr>
              <w:noProof/>
            </w:rPr>
          </w:rPrChange>
        </w:rPr>
        <w:t xml:space="preserve"> [</w:t>
      </w:r>
      <w:del w:id="2115" w:author="Filip Dutina" w:date="2018-08-14T14:07:00Z">
        <w:r w:rsidR="000075BE" w:rsidRPr="00D96694" w:rsidDel="0063232B">
          <w:rPr>
            <w:rPrChange w:id="2116" w:author="Aleksa Corovic" w:date="2018-08-21T12:50:00Z">
              <w:rPr>
                <w:noProof/>
              </w:rPr>
            </w:rPrChange>
          </w:rPr>
          <w:delText>8</w:delText>
        </w:r>
      </w:del>
      <w:ins w:id="2117" w:author="Filip Dutina" w:date="2018-08-14T14:07:00Z">
        <w:r w:rsidR="0063232B" w:rsidRPr="00D96694">
          <w:rPr>
            <w:rPrChange w:id="2118" w:author="Aleksa Corovic" w:date="2018-08-21T12:50:00Z">
              <w:rPr>
                <w:noProof/>
              </w:rPr>
            </w:rPrChange>
          </w:rPr>
          <w:t>1</w:t>
        </w:r>
      </w:ins>
      <w:ins w:id="2119" w:author="Filip Dutina" w:date="2018-08-14T14:18:00Z">
        <w:r w:rsidR="0037741D" w:rsidRPr="00D96694">
          <w:rPr>
            <w:rPrChange w:id="2120" w:author="Aleksa Corovic" w:date="2018-08-21T12:50:00Z">
              <w:rPr>
                <w:noProof/>
              </w:rPr>
            </w:rPrChange>
          </w:rPr>
          <w:t>1</w:t>
        </w:r>
      </w:ins>
      <w:r w:rsidR="00F6358E" w:rsidRPr="00D96694">
        <w:rPr>
          <w:rPrChange w:id="2121" w:author="Aleksa Corovic" w:date="2018-08-21T12:50:00Z">
            <w:rPr>
              <w:noProof/>
            </w:rPr>
          </w:rPrChange>
        </w:rPr>
        <w:t>]</w:t>
      </w:r>
      <w:bookmarkEnd w:id="2103"/>
    </w:p>
    <w:p w14:paraId="43DACD0C" w14:textId="77777777" w:rsidR="00690A6A" w:rsidRPr="00D96694" w:rsidRDefault="00690A6A" w:rsidP="00690A6A"/>
    <w:p w14:paraId="3BF92917" w14:textId="77777777" w:rsidR="00690A6A" w:rsidRPr="00D96694" w:rsidRDefault="00690A6A" w:rsidP="00690A6A">
      <w:pPr>
        <w:pStyle w:val="Heading2"/>
      </w:pPr>
      <w:bookmarkStart w:id="2122" w:name="_Toc522019395"/>
      <w:r w:rsidRPr="00D96694">
        <w:lastRenderedPageBreak/>
        <w:t>IPv6 protokol</w:t>
      </w:r>
      <w:bookmarkEnd w:id="2122"/>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123"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124"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125" w:name="_Toc522019396"/>
      <w:r w:rsidRPr="00D96694">
        <w:t>IPv6 adresa</w:t>
      </w:r>
      <w:bookmarkEnd w:id="2125"/>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126" w:author="Aleksa Corovic" w:date="2018-08-21T12:50:00Z">
            <w:rPr>
              <w:color w:val="222222"/>
            </w:rPr>
          </w:rPrChange>
        </w:rPr>
      </w:pPr>
      <w:r w:rsidRPr="00D96694">
        <w:rPr>
          <w:bCs/>
          <w:i/>
          <w:color w:val="222222"/>
          <w:lang w:val="sr-Latn-RS"/>
          <w:rPrChange w:id="2127" w:author="Aleksa Corovic" w:date="2018-08-21T12:50:00Z">
            <w:rPr>
              <w:bCs/>
              <w:i/>
              <w:color w:val="222222"/>
            </w:rPr>
          </w:rPrChange>
        </w:rPr>
        <w:t>IPv6</w:t>
      </w:r>
      <w:r w:rsidRPr="00D96694">
        <w:rPr>
          <w:color w:val="222222"/>
          <w:lang w:val="sr-Latn-RS"/>
          <w:rPrChange w:id="2128" w:author="Aleksa Corovic" w:date="2018-08-21T12:50:00Z">
            <w:rPr>
              <w:color w:val="222222"/>
            </w:rPr>
          </w:rPrChange>
        </w:rPr>
        <w:t> je novi (ali ne još široko koriš</w:t>
      </w:r>
      <w:ins w:id="2129" w:author="Filip Dutina" w:date="2018-08-15T11:47:00Z">
        <w:r w:rsidR="008911D1" w:rsidRPr="00D96694">
          <w:rPr>
            <w:color w:val="222222"/>
            <w:lang w:val="sr-Latn-RS"/>
            <w:rPrChange w:id="2130" w:author="Aleksa Corovic" w:date="2018-08-21T12:50:00Z">
              <w:rPr>
                <w:color w:val="222222"/>
              </w:rPr>
            </w:rPrChange>
          </w:rPr>
          <w:t>t</w:t>
        </w:r>
      </w:ins>
      <w:del w:id="2131" w:author="Filip Dutina" w:date="2018-08-15T11:47:00Z">
        <w:r w:rsidRPr="00D96694" w:rsidDel="008911D1">
          <w:rPr>
            <w:color w:val="222222"/>
            <w:lang w:val="sr-Latn-RS"/>
            <w:rPrChange w:id="2132" w:author="Aleksa Corovic" w:date="2018-08-21T12:50:00Z">
              <w:rPr>
                <w:color w:val="222222"/>
              </w:rPr>
            </w:rPrChange>
          </w:rPr>
          <w:delText>ć</w:delText>
        </w:r>
      </w:del>
      <w:r w:rsidRPr="00D96694">
        <w:rPr>
          <w:color w:val="222222"/>
          <w:lang w:val="sr-Latn-RS"/>
          <w:rPrChange w:id="2133"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134" w:author="Aleksa Corovic" w:date="2018-08-21T12:50:00Z">
            <w:rPr>
              <w:color w:val="222222"/>
              <w:vertAlign w:val="superscript"/>
            </w:rPr>
          </w:rPrChange>
        </w:rPr>
        <w:t>128</w:t>
      </w:r>
      <w:r w:rsidRPr="00D96694">
        <w:rPr>
          <w:color w:val="222222"/>
          <w:lang w:val="sr-Latn-RS"/>
          <w:rPrChange w:id="2135" w:author="Aleksa Corovic" w:date="2018-08-21T12:50:00Z">
            <w:rPr>
              <w:color w:val="222222"/>
            </w:rPr>
          </w:rPrChange>
        </w:rPr>
        <w:t>, ili 3.403×10</w:t>
      </w:r>
      <w:r w:rsidRPr="00D96694">
        <w:rPr>
          <w:color w:val="222222"/>
          <w:vertAlign w:val="superscript"/>
          <w:lang w:val="sr-Latn-RS"/>
          <w:rPrChange w:id="2136" w:author="Aleksa Corovic" w:date="2018-08-21T12:50:00Z">
            <w:rPr>
              <w:color w:val="222222"/>
              <w:vertAlign w:val="superscript"/>
            </w:rPr>
          </w:rPrChange>
        </w:rPr>
        <w:t>38</w:t>
      </w:r>
      <w:r w:rsidRPr="00D96694">
        <w:rPr>
          <w:color w:val="222222"/>
          <w:lang w:val="sr-Latn-RS"/>
          <w:rPrChange w:id="2137" w:author="Aleksa Corovic" w:date="2018-08-21T12:50:00Z">
            <w:rPr>
              <w:color w:val="222222"/>
            </w:rPr>
          </w:rPrChange>
        </w:rPr>
        <w:t xml:space="preserve"> unikatnih adresa domaćinskih </w:t>
      </w:r>
      <w:del w:id="2138" w:author="Filip Dutina" w:date="2018-07-12T11:13:00Z">
        <w:r w:rsidRPr="00D96694" w:rsidDel="00512210">
          <w:rPr>
            <w:color w:val="222222"/>
            <w:lang w:val="sr-Latn-RS"/>
            <w:rPrChange w:id="2139" w:author="Aleksa Corovic" w:date="2018-08-21T12:50:00Z">
              <w:rPr>
                <w:color w:val="222222"/>
              </w:rPr>
            </w:rPrChange>
          </w:rPr>
          <w:delText>interfejsa</w:delText>
        </w:r>
      </w:del>
      <w:ins w:id="2140" w:author="Filip Dutina" w:date="2018-07-12T11:13:00Z">
        <w:r w:rsidR="00512210" w:rsidRPr="00D96694">
          <w:rPr>
            <w:color w:val="222222"/>
            <w:lang w:val="sr-Latn-RS"/>
            <w:rPrChange w:id="2141" w:author="Aleksa Corovic" w:date="2018-08-21T12:50:00Z">
              <w:rPr>
                <w:color w:val="222222"/>
              </w:rPr>
            </w:rPrChange>
          </w:rPr>
          <w:t>sprega</w:t>
        </w:r>
      </w:ins>
      <w:r w:rsidRPr="00D96694">
        <w:rPr>
          <w:color w:val="222222"/>
          <w:lang w:val="sr-Latn-RS"/>
          <w:rPrChange w:id="2142" w:author="Aleksa Corovic" w:date="2018-08-21T12:50:00Z">
            <w:rPr>
              <w:color w:val="222222"/>
            </w:rPr>
          </w:rPrChange>
        </w:rPr>
        <w:t>. Kada bi zemlja bila</w:t>
      </w:r>
      <w:ins w:id="2143" w:author="Filip Dutina" w:date="2018-08-15T11:51:00Z">
        <w:r w:rsidR="008911D1" w:rsidRPr="00D96694">
          <w:rPr>
            <w:color w:val="222222"/>
            <w:lang w:val="sr-Latn-RS"/>
            <w:rPrChange w:id="2144" w:author="Aleksa Corovic" w:date="2018-08-21T12:50:00Z">
              <w:rPr>
                <w:color w:val="222222"/>
              </w:rPr>
            </w:rPrChange>
          </w:rPr>
          <w:t xml:space="preserve"> kompletno</w:t>
        </w:r>
      </w:ins>
      <w:r w:rsidRPr="00D96694">
        <w:rPr>
          <w:color w:val="222222"/>
          <w:lang w:val="sr-Latn-RS"/>
          <w:rPrChange w:id="2145" w:author="Aleksa Corovic" w:date="2018-08-21T12:50:00Z">
            <w:rPr>
              <w:color w:val="222222"/>
            </w:rPr>
          </w:rPrChange>
        </w:rPr>
        <w:t xml:space="preserve"> sačinjena </w:t>
      </w:r>
      <w:del w:id="2146" w:author="Filip Dutina" w:date="2018-08-15T11:51:00Z">
        <w:r w:rsidRPr="00D96694" w:rsidDel="008911D1">
          <w:rPr>
            <w:color w:val="222222"/>
            <w:lang w:val="sr-Latn-RS"/>
            <w:rPrChange w:id="2147" w:author="Aleksa Corovic" w:date="2018-08-21T12:50:00Z">
              <w:rPr>
                <w:color w:val="222222"/>
              </w:rPr>
            </w:rPrChange>
          </w:rPr>
          <w:delText xml:space="preserve">kompletno </w:delText>
        </w:r>
      </w:del>
      <w:r w:rsidRPr="00D96694">
        <w:rPr>
          <w:color w:val="222222"/>
          <w:lang w:val="sr-Latn-RS"/>
          <w:rPrChange w:id="2148" w:author="Aleksa Corovic" w:date="2018-08-21T12:50:00Z">
            <w:rPr>
              <w:color w:val="222222"/>
            </w:rPr>
          </w:rPrChange>
        </w:rPr>
        <w:t xml:space="preserve">od </w:t>
      </w:r>
      <w:ins w:id="2149" w:author="Filip Dutina" w:date="2018-08-15T11:52:00Z">
        <w:r w:rsidR="008911D1" w:rsidRPr="00D96694">
          <w:rPr>
            <w:color w:val="222222"/>
            <w:lang w:val="sr-Latn-RS"/>
            <w:rPrChange w:id="2150" w:author="Aleksa Corovic" w:date="2018-08-21T12:50:00Z">
              <w:rPr>
                <w:color w:val="222222"/>
              </w:rPr>
            </w:rPrChange>
          </w:rPr>
          <w:t>blokova veličine</w:t>
        </w:r>
      </w:ins>
      <w:del w:id="2151" w:author="Filip Dutina" w:date="2018-08-15T11:52:00Z">
        <w:r w:rsidRPr="00D96694" w:rsidDel="008911D1">
          <w:rPr>
            <w:color w:val="222222"/>
            <w:lang w:val="sr-Latn-RS"/>
            <w:rPrChange w:id="2152" w:author="Aleksa Corovic" w:date="2018-08-21T12:50:00Z">
              <w:rPr>
                <w:color w:val="222222"/>
              </w:rPr>
            </w:rPrChange>
          </w:rPr>
          <w:delText>zrna peska od</w:delText>
        </w:r>
      </w:del>
      <w:r w:rsidRPr="00D96694">
        <w:rPr>
          <w:color w:val="222222"/>
          <w:lang w:val="sr-Latn-RS"/>
          <w:rPrChange w:id="2153" w:author="Aleksa Corovic" w:date="2018-08-21T12:50:00Z">
            <w:rPr>
              <w:color w:val="222222"/>
            </w:rPr>
          </w:rPrChange>
        </w:rPr>
        <w:t xml:space="preserve"> 1cm³, onda bi mogla da se dodeli jedinstvena adresa svakom </w:t>
      </w:r>
      <w:del w:id="2154" w:author="Filip Dutina" w:date="2018-08-15T11:52:00Z">
        <w:r w:rsidRPr="00D96694" w:rsidDel="00EF2D45">
          <w:rPr>
            <w:color w:val="222222"/>
            <w:lang w:val="sr-Latn-RS"/>
            <w:rPrChange w:id="2155" w:author="Aleksa Corovic" w:date="2018-08-21T12:50:00Z">
              <w:rPr>
                <w:color w:val="222222"/>
              </w:rPr>
            </w:rPrChange>
          </w:rPr>
          <w:delText xml:space="preserve">zrnu </w:delText>
        </w:r>
      </w:del>
      <w:ins w:id="2156" w:author="Filip Dutina" w:date="2018-08-15T11:52:00Z">
        <w:r w:rsidR="00EF2D45" w:rsidRPr="00D96694">
          <w:rPr>
            <w:color w:val="222222"/>
            <w:lang w:val="sr-Latn-RS"/>
            <w:rPrChange w:id="2157" w:author="Aleksa Corovic" w:date="2018-08-21T12:50:00Z">
              <w:rPr>
                <w:color w:val="222222"/>
              </w:rPr>
            </w:rPrChange>
          </w:rPr>
          <w:t xml:space="preserve">bloku </w:t>
        </w:r>
      </w:ins>
      <w:r w:rsidRPr="00D96694">
        <w:rPr>
          <w:color w:val="222222"/>
          <w:lang w:val="sr-Latn-RS"/>
          <w:rPrChange w:id="2158" w:author="Aleksa Corovic" w:date="2018-08-21T12:50:00Z">
            <w:rPr>
              <w:color w:val="222222"/>
            </w:rPr>
          </w:rPrChange>
        </w:rPr>
        <w:t xml:space="preserve">u 300 miliona planeta </w:t>
      </w:r>
      <w:del w:id="2159" w:author="Filip Dutina" w:date="2018-08-15T11:52:00Z">
        <w:r w:rsidRPr="00D96694" w:rsidDel="006C106F">
          <w:rPr>
            <w:color w:val="222222"/>
            <w:lang w:val="sr-Latn-RS"/>
            <w:rPrChange w:id="2160" w:author="Aleksa Corovic" w:date="2018-08-21T12:50:00Z">
              <w:rPr>
                <w:color w:val="222222"/>
              </w:rPr>
            </w:rPrChange>
          </w:rPr>
          <w:delText xml:space="preserve">veličine </w:delText>
        </w:r>
      </w:del>
      <w:ins w:id="2161" w:author="Filip Dutina" w:date="2018-08-15T11:52:00Z">
        <w:r w:rsidR="006C106F" w:rsidRPr="00D96694">
          <w:rPr>
            <w:color w:val="222222"/>
            <w:lang w:val="sr-Latn-RS"/>
            <w:rPrChange w:id="2162" w:author="Aleksa Corovic" w:date="2018-08-21T12:50:00Z">
              <w:rPr>
                <w:color w:val="222222"/>
              </w:rPr>
            </w:rPrChange>
          </w:rPr>
          <w:t xml:space="preserve">dimenzija </w:t>
        </w:r>
      </w:ins>
      <w:r w:rsidRPr="00D96694">
        <w:rPr>
          <w:color w:val="222222"/>
          <w:lang w:val="sr-Latn-RS"/>
          <w:rPrChange w:id="2163"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164" w:name="_Toc522019397"/>
      <w:r w:rsidRPr="00D96694">
        <w:t>Struktura IPv6 paketa</w:t>
      </w:r>
      <w:bookmarkEnd w:id="2164"/>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GB" w:eastAsia="en-GB"/>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27F1F35F" w:rsidR="00BA64BC" w:rsidRPr="00D96694" w:rsidRDefault="00E87151" w:rsidP="00E87151">
      <w:pPr>
        <w:pStyle w:val="Caption"/>
        <w:rPr>
          <w:rPrChange w:id="2165" w:author="Aleksa Corovic" w:date="2018-08-21T12:50:00Z">
            <w:rPr>
              <w:noProof/>
            </w:rPr>
          </w:rPrChange>
        </w:rPr>
      </w:pPr>
      <w:bookmarkStart w:id="2166" w:name="_Toc522019429"/>
      <w:r w:rsidRPr="00D96694">
        <w:t xml:space="preserve">Slika </w:t>
      </w:r>
      <w:ins w:id="2167"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68" w:author="Aleksa Corovic" w:date="2018-08-21T12:50:00Z">
            <w:rPr>
              <w:noProof/>
            </w:rPr>
          </w:rPrChange>
        </w:rPr>
        <w:t>2</w:t>
      </w:r>
      <w:ins w:id="2169"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70" w:author="Filip Dutina" w:date="2018-08-14T14:04:00Z">
        <w:r w:rsidR="0063232B" w:rsidRPr="00D96694">
          <w:rPr>
            <w:rPrChange w:id="2171" w:author="Aleksa Corovic" w:date="2018-08-21T12:50:00Z">
              <w:rPr>
                <w:noProof/>
              </w:rPr>
            </w:rPrChange>
          </w:rPr>
          <w:t>8</w:t>
        </w:r>
        <w:r w:rsidR="0063232B" w:rsidRPr="00DF0BBD">
          <w:fldChar w:fldCharType="end"/>
        </w:r>
      </w:ins>
      <w:del w:id="2172"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73"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74" w:author="Aleksa Corovic" w:date="2018-08-21T12:50:00Z">
              <w:rPr>
                <w:noProof/>
              </w:rPr>
            </w:rPrChange>
          </w:rPr>
          <w:delText>7</w:delText>
        </w:r>
        <w:r w:rsidR="0067303B" w:rsidRPr="00DF0BBD" w:rsidDel="00D03B92">
          <w:fldChar w:fldCharType="end"/>
        </w:r>
      </w:del>
      <w:r w:rsidRPr="00D96694">
        <w:t xml:space="preserve"> </w:t>
      </w:r>
      <w:r w:rsidRPr="00D96694">
        <w:rPr>
          <w:rPrChange w:id="2175" w:author="Aleksa Corovic" w:date="2018-08-21T12:50:00Z">
            <w:rPr>
              <w:noProof/>
            </w:rPr>
          </w:rPrChange>
        </w:rPr>
        <w:t xml:space="preserve">Izgled </w:t>
      </w:r>
      <w:r w:rsidRPr="00D96694">
        <w:rPr>
          <w:i/>
          <w:rPrChange w:id="2176" w:author="Aleksa Corovic" w:date="2018-08-21T12:50:00Z">
            <w:rPr>
              <w:i/>
              <w:noProof/>
            </w:rPr>
          </w:rPrChange>
        </w:rPr>
        <w:t>IPv6</w:t>
      </w:r>
      <w:r w:rsidRPr="00D96694">
        <w:rPr>
          <w:rPrChange w:id="2177" w:author="Aleksa Corovic" w:date="2018-08-21T12:50:00Z">
            <w:rPr>
              <w:noProof/>
            </w:rPr>
          </w:rPrChange>
        </w:rPr>
        <w:t xml:space="preserve"> paketa</w:t>
      </w:r>
      <w:r w:rsidR="00827D0D" w:rsidRPr="00D96694">
        <w:rPr>
          <w:rPrChange w:id="2178" w:author="Aleksa Corovic" w:date="2018-08-21T12:50:00Z">
            <w:rPr>
              <w:noProof/>
            </w:rPr>
          </w:rPrChange>
        </w:rPr>
        <w:t xml:space="preserve"> [</w:t>
      </w:r>
      <w:ins w:id="2179" w:author="Filip Dutina" w:date="2018-08-14T14:07:00Z">
        <w:r w:rsidR="0063232B" w:rsidRPr="00D96694">
          <w:rPr>
            <w:rPrChange w:id="2180" w:author="Aleksa Corovic" w:date="2018-08-21T12:50:00Z">
              <w:rPr>
                <w:noProof/>
              </w:rPr>
            </w:rPrChange>
          </w:rPr>
          <w:t>1</w:t>
        </w:r>
      </w:ins>
      <w:ins w:id="2181" w:author="Filip Dutina" w:date="2018-08-14T14:18:00Z">
        <w:r w:rsidR="0037741D" w:rsidRPr="00D96694">
          <w:rPr>
            <w:rPrChange w:id="2182" w:author="Aleksa Corovic" w:date="2018-08-21T12:50:00Z">
              <w:rPr>
                <w:noProof/>
              </w:rPr>
            </w:rPrChange>
          </w:rPr>
          <w:t>2</w:t>
        </w:r>
      </w:ins>
      <w:del w:id="2183" w:author="Filip Dutina" w:date="2018-08-14T14:07:00Z">
        <w:r w:rsidR="00827D0D" w:rsidRPr="00D96694" w:rsidDel="0063232B">
          <w:rPr>
            <w:rPrChange w:id="2184" w:author="Aleksa Corovic" w:date="2018-08-21T12:50:00Z">
              <w:rPr>
                <w:noProof/>
              </w:rPr>
            </w:rPrChange>
          </w:rPr>
          <w:delText>9</w:delText>
        </w:r>
      </w:del>
      <w:r w:rsidR="00827D0D" w:rsidRPr="00D96694">
        <w:rPr>
          <w:rPrChange w:id="2185" w:author="Aleksa Corovic" w:date="2018-08-21T12:50:00Z">
            <w:rPr>
              <w:noProof/>
            </w:rPr>
          </w:rPrChange>
        </w:rPr>
        <w:t>]</w:t>
      </w:r>
      <w:bookmarkEnd w:id="2166"/>
    </w:p>
    <w:p w14:paraId="5BD3C9CD" w14:textId="77777777" w:rsidR="00E87151" w:rsidRPr="00D96694" w:rsidRDefault="00E87151" w:rsidP="00E87151">
      <w:pPr>
        <w:rPr>
          <w:rPrChange w:id="2186"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87" w:author="Aleksa Corovic" w:date="2018-08-21T12:50:00Z">
            <w:rPr>
              <w:color w:val="222222"/>
              <w:szCs w:val="24"/>
              <w:lang w:val="en-GB" w:eastAsia="en-GB"/>
            </w:rPr>
          </w:rPrChange>
        </w:rPr>
      </w:pPr>
      <w:r w:rsidRPr="00D96694">
        <w:rPr>
          <w:color w:val="222222"/>
          <w:szCs w:val="24"/>
          <w:lang w:eastAsia="en-GB"/>
          <w:rPrChange w:id="2188"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89" w:author="Aleksa Corovic" w:date="2018-08-21T12:50:00Z">
            <w:rPr>
              <w:i/>
              <w:color w:val="222222"/>
              <w:szCs w:val="24"/>
              <w:lang w:val="en-GB" w:eastAsia="en-GB"/>
            </w:rPr>
          </w:rPrChange>
        </w:rPr>
        <w:t>IPv6</w:t>
      </w:r>
      <w:r w:rsidRPr="00D96694">
        <w:rPr>
          <w:color w:val="222222"/>
          <w:szCs w:val="24"/>
          <w:lang w:eastAsia="en-GB"/>
          <w:rPrChange w:id="2190"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91" w:author="Aleksa Corovic" w:date="2018-08-21T12:50:00Z">
            <w:rPr>
              <w:i/>
              <w:color w:val="222222"/>
              <w:szCs w:val="24"/>
              <w:lang w:val="en-GB" w:eastAsia="en-GB"/>
            </w:rPr>
          </w:rPrChange>
        </w:rPr>
        <w:t>IPv4</w:t>
      </w:r>
      <w:r w:rsidRPr="00D96694">
        <w:rPr>
          <w:color w:val="222222"/>
          <w:szCs w:val="24"/>
          <w:lang w:eastAsia="en-GB"/>
          <w:rPrChange w:id="2192"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193" w:author="Aleksa Corovic" w:date="2018-08-21T12:50:00Z">
            <w:rPr>
              <w:color w:val="222222"/>
              <w:szCs w:val="24"/>
              <w:lang w:val="en-GB" w:eastAsia="en-GB"/>
            </w:rPr>
          </w:rPrChange>
        </w:rPr>
        <w:t xml:space="preserve"> kao</w:t>
      </w:r>
      <w:r w:rsidRPr="00D96694">
        <w:rPr>
          <w:color w:val="222222"/>
          <w:szCs w:val="24"/>
          <w:lang w:eastAsia="en-GB"/>
          <w:rPrChange w:id="2194"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195" w:author="Aleksa Corovic" w:date="2018-08-21T12:50:00Z">
            <w:rPr>
              <w:color w:val="222222"/>
              <w:szCs w:val="24"/>
              <w:lang w:val="en-GB" w:eastAsia="en-GB"/>
            </w:rPr>
          </w:rPrChange>
        </w:rPr>
      </w:pPr>
      <w:r w:rsidRPr="00D96694">
        <w:lastRenderedPageBreak/>
        <w:t xml:space="preserve">• </w:t>
      </w:r>
      <w:r w:rsidRPr="00D96694">
        <w:rPr>
          <w:color w:val="222222"/>
          <w:szCs w:val="24"/>
          <w:lang w:eastAsia="en-GB"/>
          <w:rPrChange w:id="2196" w:author="Aleksa Corovic" w:date="2018-08-21T12:50:00Z">
            <w:rPr>
              <w:color w:val="222222"/>
              <w:szCs w:val="24"/>
              <w:lang w:val="en-GB" w:eastAsia="en-GB"/>
            </w:rPr>
          </w:rPrChange>
        </w:rPr>
        <w:t xml:space="preserve">Zaglavlje </w:t>
      </w:r>
      <w:r w:rsidRPr="00D96694">
        <w:rPr>
          <w:i/>
          <w:color w:val="222222"/>
          <w:szCs w:val="24"/>
          <w:lang w:eastAsia="en-GB"/>
          <w:rPrChange w:id="2197" w:author="Aleksa Corovic" w:date="2018-08-21T12:50:00Z">
            <w:rPr>
              <w:i/>
              <w:color w:val="222222"/>
              <w:szCs w:val="24"/>
              <w:lang w:val="en-GB" w:eastAsia="en-GB"/>
            </w:rPr>
          </w:rPrChange>
        </w:rPr>
        <w:t>Hop-by-Hop</w:t>
      </w:r>
      <w:r w:rsidR="002D3052" w:rsidRPr="00D96694">
        <w:rPr>
          <w:color w:val="222222"/>
          <w:szCs w:val="24"/>
          <w:lang w:eastAsia="en-GB"/>
          <w:rPrChange w:id="2198" w:author="Aleksa Corovic" w:date="2018-08-21T12:50:00Z">
            <w:rPr>
              <w:color w:val="222222"/>
              <w:szCs w:val="24"/>
              <w:lang w:val="en-GB" w:eastAsia="en-GB"/>
            </w:rPr>
          </w:rPrChange>
        </w:rPr>
        <w:t xml:space="preserve"> opcija: d</w:t>
      </w:r>
      <w:r w:rsidRPr="00D96694">
        <w:rPr>
          <w:color w:val="222222"/>
          <w:szCs w:val="24"/>
          <w:lang w:eastAsia="en-GB"/>
          <w:rPrChange w:id="2199"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200" w:author="Aleksa Corovic" w:date="2018-08-21T12:50:00Z">
            <w:rPr>
              <w:i/>
              <w:color w:val="222222"/>
              <w:szCs w:val="24"/>
              <w:lang w:val="en-GB" w:eastAsia="en-GB"/>
            </w:rPr>
          </w:rPrChange>
        </w:rPr>
        <w:t>hop-by-hop</w:t>
      </w:r>
      <w:r w:rsidRPr="00D96694">
        <w:rPr>
          <w:color w:val="222222"/>
          <w:szCs w:val="24"/>
          <w:lang w:eastAsia="en-GB"/>
          <w:rPrChange w:id="2201"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202" w:author="Aleksa Corovic" w:date="2018-08-21T12:50:00Z">
            <w:rPr>
              <w:color w:val="222222"/>
              <w:szCs w:val="24"/>
              <w:lang w:val="en-GB" w:eastAsia="en-GB"/>
            </w:rPr>
          </w:rPrChange>
        </w:rPr>
        <w:pPrChange w:id="2203"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04" w:author="Aleksa Corovic" w:date="2018-08-21T12:50:00Z">
            <w:rPr>
              <w:color w:val="222222"/>
              <w:szCs w:val="24"/>
              <w:lang w:val="en-GB" w:eastAsia="en-GB"/>
            </w:rPr>
          </w:rPrChange>
        </w:rPr>
        <w:t>Zaglavlje rutiranja: o</w:t>
      </w:r>
      <w:r w:rsidRPr="00D96694">
        <w:rPr>
          <w:color w:val="222222"/>
          <w:szCs w:val="24"/>
          <w:lang w:eastAsia="en-GB"/>
          <w:rPrChange w:id="2205"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206" w:author="Aleksa Corovic" w:date="2018-08-21T12:50:00Z">
            <w:rPr>
              <w:i/>
              <w:color w:val="222222"/>
              <w:szCs w:val="24"/>
              <w:lang w:val="en-GB" w:eastAsia="en-GB"/>
            </w:rPr>
          </w:rPrChange>
        </w:rPr>
        <w:t>IPv4</w:t>
      </w:r>
      <w:r w:rsidRPr="00D96694">
        <w:rPr>
          <w:color w:val="222222"/>
          <w:szCs w:val="24"/>
          <w:lang w:eastAsia="en-GB"/>
          <w:rPrChange w:id="2207"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208" w:author="Aleksa Corovic" w:date="2018-08-21T12:50:00Z">
            <w:rPr>
              <w:color w:val="222222"/>
              <w:szCs w:val="24"/>
              <w:lang w:val="en-GB" w:eastAsia="en-GB"/>
            </w:rPr>
          </w:rPrChange>
        </w:rPr>
        <w:pPrChange w:id="2209"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0" w:author="Aleksa Corovic" w:date="2018-08-21T12:50:00Z">
            <w:rPr>
              <w:color w:val="222222"/>
              <w:szCs w:val="24"/>
              <w:lang w:val="en-GB" w:eastAsia="en-GB"/>
            </w:rPr>
          </w:rPrChange>
        </w:rPr>
        <w:t xml:space="preserve">Zaglavlje </w:t>
      </w:r>
      <w:r w:rsidR="002D3052" w:rsidRPr="00D96694">
        <w:rPr>
          <w:color w:val="222222"/>
          <w:szCs w:val="24"/>
          <w:lang w:eastAsia="en-GB"/>
          <w:rPrChange w:id="2211" w:author="Aleksa Corovic" w:date="2018-08-21T12:50:00Z">
            <w:rPr>
              <w:color w:val="222222"/>
              <w:szCs w:val="24"/>
              <w:lang w:val="en-GB" w:eastAsia="en-GB"/>
            </w:rPr>
          </w:rPrChange>
        </w:rPr>
        <w:t>fragmenata: s</w:t>
      </w:r>
      <w:r w:rsidRPr="00D96694">
        <w:rPr>
          <w:color w:val="222222"/>
          <w:szCs w:val="24"/>
          <w:lang w:eastAsia="en-GB"/>
          <w:rPrChange w:id="2212"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213" w:author="Aleksa Corovic" w:date="2018-08-21T12:50:00Z">
            <w:rPr>
              <w:color w:val="222222"/>
              <w:szCs w:val="24"/>
              <w:lang w:val="en-GB" w:eastAsia="en-GB"/>
            </w:rPr>
          </w:rPrChange>
        </w:rPr>
        <w:pPrChange w:id="2214"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15" w:author="Aleksa Corovic" w:date="2018-08-21T12:50:00Z">
            <w:rPr>
              <w:color w:val="222222"/>
              <w:szCs w:val="24"/>
              <w:lang w:val="en-GB" w:eastAsia="en-GB"/>
            </w:rPr>
          </w:rPrChange>
        </w:rPr>
        <w:t>Zaglavlje autentičnosti: ob</w:t>
      </w:r>
      <w:r w:rsidRPr="00D96694">
        <w:rPr>
          <w:color w:val="222222"/>
          <w:szCs w:val="24"/>
          <w:lang w:eastAsia="en-GB"/>
          <w:rPrChange w:id="2216"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217" w:author="Aleksa Corovic" w:date="2018-08-21T12:50:00Z">
            <w:rPr>
              <w:color w:val="222222"/>
              <w:szCs w:val="24"/>
              <w:lang w:val="en-GB" w:eastAsia="en-GB"/>
            </w:rPr>
          </w:rPrChange>
        </w:rPr>
        <w:pPrChange w:id="2218"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9" w:author="Aleksa Corovic" w:date="2018-08-21T12:50:00Z">
            <w:rPr>
              <w:color w:val="222222"/>
              <w:szCs w:val="24"/>
              <w:lang w:val="en-GB" w:eastAsia="en-GB"/>
            </w:rPr>
          </w:rPrChange>
        </w:rPr>
        <w:t>Zaglavlje enk</w:t>
      </w:r>
      <w:r w:rsidR="002D3052" w:rsidRPr="00D96694">
        <w:rPr>
          <w:color w:val="222222"/>
          <w:szCs w:val="24"/>
          <w:lang w:eastAsia="en-GB"/>
          <w:rPrChange w:id="2220" w:author="Aleksa Corovic" w:date="2018-08-21T12:50:00Z">
            <w:rPr>
              <w:color w:val="222222"/>
              <w:szCs w:val="24"/>
              <w:lang w:val="en-GB" w:eastAsia="en-GB"/>
            </w:rPr>
          </w:rPrChange>
        </w:rPr>
        <w:t>apsulacije sigurnosti podatka: o</w:t>
      </w:r>
      <w:r w:rsidRPr="00D96694">
        <w:rPr>
          <w:color w:val="222222"/>
          <w:szCs w:val="24"/>
          <w:lang w:eastAsia="en-GB"/>
          <w:rPrChange w:id="2221"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222" w:author="Aleksa Corovic" w:date="2018-08-21T12:50:00Z">
            <w:rPr>
              <w:color w:val="222222"/>
              <w:szCs w:val="24"/>
              <w:lang w:val="en-GB" w:eastAsia="en-GB"/>
            </w:rPr>
          </w:rPrChange>
        </w:rPr>
        <w:pPrChange w:id="2223"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224" w:author="Aleksa Corovic" w:date="2018-08-21T12:50:00Z">
            <w:rPr>
              <w:color w:val="222222"/>
              <w:szCs w:val="24"/>
              <w:lang w:val="en-GB" w:eastAsia="en-GB"/>
            </w:rPr>
          </w:rPrChange>
        </w:rPr>
        <w:t>Zaglavlje</w:t>
      </w:r>
      <w:r w:rsidR="002D3052" w:rsidRPr="00D96694">
        <w:rPr>
          <w:color w:val="222222"/>
          <w:szCs w:val="24"/>
          <w:lang w:eastAsia="en-GB"/>
          <w:rPrChange w:id="2225" w:author="Aleksa Corovic" w:date="2018-08-21T12:50:00Z">
            <w:rPr>
              <w:color w:val="222222"/>
              <w:szCs w:val="24"/>
              <w:lang w:val="en-GB" w:eastAsia="en-GB"/>
            </w:rPr>
          </w:rPrChange>
        </w:rPr>
        <w:t xml:space="preserve"> odredišnih opcija: s</w:t>
      </w:r>
      <w:r w:rsidRPr="00D96694">
        <w:rPr>
          <w:color w:val="222222"/>
          <w:szCs w:val="24"/>
          <w:lang w:eastAsia="en-GB"/>
          <w:rPrChange w:id="2226"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227"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GB" w:eastAsia="en-GB"/>
        </w:rPr>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3F1EEAB6" w:rsidR="00685CAE" w:rsidRPr="00D96694" w:rsidRDefault="00685CAE" w:rsidP="00685CAE">
      <w:pPr>
        <w:pStyle w:val="Caption"/>
        <w:rPr>
          <w:rPrChange w:id="2228" w:author="Aleksa Corovic" w:date="2018-08-21T12:50:00Z">
            <w:rPr>
              <w:noProof/>
            </w:rPr>
          </w:rPrChange>
        </w:rPr>
      </w:pPr>
      <w:bookmarkStart w:id="2229" w:name="_Toc522019430"/>
      <w:r w:rsidRPr="00D96694">
        <w:t xml:space="preserve">Slika </w:t>
      </w:r>
      <w:ins w:id="223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231" w:author="Aleksa Corovic" w:date="2018-08-21T12:50:00Z">
            <w:rPr>
              <w:noProof/>
            </w:rPr>
          </w:rPrChange>
        </w:rPr>
        <w:t>2</w:t>
      </w:r>
      <w:ins w:id="223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33" w:author="Filip Dutina" w:date="2018-08-14T14:04:00Z">
        <w:r w:rsidR="0063232B" w:rsidRPr="00D96694">
          <w:rPr>
            <w:rPrChange w:id="2234" w:author="Aleksa Corovic" w:date="2018-08-21T12:50:00Z">
              <w:rPr>
                <w:noProof/>
              </w:rPr>
            </w:rPrChange>
          </w:rPr>
          <w:t>9</w:t>
        </w:r>
        <w:r w:rsidR="0063232B" w:rsidRPr="00DF0BBD">
          <w:fldChar w:fldCharType="end"/>
        </w:r>
      </w:ins>
      <w:del w:id="223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36"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37" w:author="Aleksa Corovic" w:date="2018-08-21T12:50:00Z">
              <w:rPr>
                <w:noProof/>
              </w:rPr>
            </w:rPrChange>
          </w:rPr>
          <w:delText>8</w:delText>
        </w:r>
        <w:r w:rsidR="0067303B" w:rsidRPr="00DF0BBD" w:rsidDel="00D03B92">
          <w:fldChar w:fldCharType="end"/>
        </w:r>
      </w:del>
      <w:r w:rsidRPr="00D96694">
        <w:t xml:space="preserve"> </w:t>
      </w:r>
      <w:r w:rsidRPr="00D96694">
        <w:rPr>
          <w:rPrChange w:id="2238" w:author="Aleksa Corovic" w:date="2018-08-21T12:50:00Z">
            <w:rPr>
              <w:noProof/>
            </w:rPr>
          </w:rPrChange>
        </w:rPr>
        <w:t xml:space="preserve">Primer </w:t>
      </w:r>
      <w:r w:rsidRPr="00D96694">
        <w:rPr>
          <w:i/>
          <w:rPrChange w:id="2239" w:author="Aleksa Corovic" w:date="2018-08-21T12:50:00Z">
            <w:rPr>
              <w:i/>
              <w:noProof/>
            </w:rPr>
          </w:rPrChange>
        </w:rPr>
        <w:t>IPv6</w:t>
      </w:r>
      <w:r w:rsidRPr="00D96694">
        <w:rPr>
          <w:rPrChange w:id="2240" w:author="Aleksa Corovic" w:date="2018-08-21T12:50:00Z">
            <w:rPr>
              <w:noProof/>
            </w:rPr>
          </w:rPrChange>
        </w:rPr>
        <w:t xml:space="preserve"> paketa sa uključenim zaglavljima</w:t>
      </w:r>
      <w:r w:rsidR="00827D0D" w:rsidRPr="00D96694">
        <w:rPr>
          <w:rPrChange w:id="2241" w:author="Aleksa Corovic" w:date="2018-08-21T12:50:00Z">
            <w:rPr>
              <w:noProof/>
            </w:rPr>
          </w:rPrChange>
        </w:rPr>
        <w:t xml:space="preserve"> [1</w:t>
      </w:r>
      <w:ins w:id="2242" w:author="Filip Dutina" w:date="2018-08-14T14:18:00Z">
        <w:r w:rsidR="0037741D" w:rsidRPr="00D96694">
          <w:rPr>
            <w:rPrChange w:id="2243" w:author="Aleksa Corovic" w:date="2018-08-21T12:50:00Z">
              <w:rPr>
                <w:noProof/>
              </w:rPr>
            </w:rPrChange>
          </w:rPr>
          <w:t>3</w:t>
        </w:r>
      </w:ins>
      <w:del w:id="2244" w:author="Filip Dutina" w:date="2018-08-14T14:07:00Z">
        <w:r w:rsidR="00827D0D" w:rsidRPr="00D96694" w:rsidDel="0063232B">
          <w:rPr>
            <w:rPrChange w:id="2245" w:author="Aleksa Corovic" w:date="2018-08-21T12:50:00Z">
              <w:rPr>
                <w:noProof/>
              </w:rPr>
            </w:rPrChange>
          </w:rPr>
          <w:delText>0</w:delText>
        </w:r>
      </w:del>
      <w:r w:rsidR="00827D0D" w:rsidRPr="00D96694">
        <w:rPr>
          <w:rPrChange w:id="2246" w:author="Aleksa Corovic" w:date="2018-08-21T12:50:00Z">
            <w:rPr>
              <w:noProof/>
            </w:rPr>
          </w:rPrChange>
        </w:rPr>
        <w:t>]</w:t>
      </w:r>
      <w:bookmarkEnd w:id="2229"/>
    </w:p>
    <w:p w14:paraId="5FEFF782" w14:textId="77777777" w:rsidR="00B0721B" w:rsidRPr="00D96694" w:rsidRDefault="00B0721B" w:rsidP="00B0721B">
      <w:pPr>
        <w:rPr>
          <w:rPrChange w:id="2247"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248"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249"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250" w:author="Filip Dutina" w:date="2018-08-14T14:18:00Z">
        <w:r w:rsidR="0037741D" w:rsidRPr="00D96694">
          <w:rPr>
            <w:color w:val="222222"/>
            <w:szCs w:val="24"/>
            <w:shd w:val="clear" w:color="auto" w:fill="FFFFFF"/>
          </w:rPr>
          <w:t>4</w:t>
        </w:r>
      </w:ins>
      <w:del w:id="2251"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252" w:author="Aleksa Corovic" w:date="2018-08-21T12:50:00Z">
            <w:rPr>
              <w:lang w:val="en-GB"/>
            </w:rPr>
          </w:rPrChange>
        </w:rPr>
      </w:pPr>
      <w:bookmarkStart w:id="2253" w:name="_Toc522019398"/>
      <w:r w:rsidRPr="00D96694">
        <w:rPr>
          <w:rPrChange w:id="2254" w:author="Aleksa Corovic" w:date="2018-08-21T12:50:00Z">
            <w:rPr>
              <w:lang w:val="en-GB"/>
            </w:rPr>
          </w:rPrChange>
        </w:rPr>
        <w:lastRenderedPageBreak/>
        <w:t>Asimetrična RSA enkripcija</w:t>
      </w:r>
      <w:r w:rsidR="00BE5A69" w:rsidRPr="00D96694">
        <w:rPr>
          <w:rPrChange w:id="2255" w:author="Aleksa Corovic" w:date="2018-08-21T12:50:00Z">
            <w:rPr>
              <w:lang w:val="en-GB"/>
            </w:rPr>
          </w:rPrChange>
        </w:rPr>
        <w:t>, osobine i primena</w:t>
      </w:r>
      <w:bookmarkEnd w:id="2253"/>
    </w:p>
    <w:p w14:paraId="0C67BFB7" w14:textId="77777777" w:rsidR="00105BF6" w:rsidRPr="00D96694" w:rsidRDefault="00105BF6" w:rsidP="00105BF6">
      <w:pPr>
        <w:ind w:firstLine="0"/>
        <w:rPr>
          <w:rPrChange w:id="2256"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257"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258" w:author="Filip Dutina" w:date="2018-08-15T11:59:00Z">
        <w:r w:rsidR="00367938" w:rsidRPr="00D96694">
          <w:rPr>
            <w:color w:val="222222"/>
            <w:szCs w:val="24"/>
            <w:shd w:val="clear" w:color="auto" w:fill="FFFFFF"/>
          </w:rPr>
          <w:t xml:space="preserve"> </w:t>
        </w:r>
      </w:ins>
      <w:del w:id="2259"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260" w:author="Filip Dutina" w:date="2018-07-17T11:04:00Z">
        <w:r w:rsidR="00367938" w:rsidRPr="00D96694">
          <w:rPr>
            <w:color w:val="222222"/>
            <w:szCs w:val="24"/>
            <w:shd w:val="clear" w:color="auto" w:fill="FFFFFF"/>
          </w:rPr>
          <w:t xml:space="preserve"> </w:t>
        </w:r>
      </w:ins>
      <w:del w:id="2261"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262" w:author="Filip Dutina" w:date="2018-07-12T11:31:00Z">
        <w:r w:rsidR="000B10B1" w:rsidRPr="00D96694">
          <w:rPr>
            <w:color w:val="222222"/>
            <w:szCs w:val="24"/>
            <w:shd w:val="clear" w:color="auto" w:fill="FFFFFF"/>
          </w:rPr>
          <w:t>dešifruju</w:t>
        </w:r>
      </w:ins>
      <w:del w:id="2263"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264" w:author="Filip Dutina" w:date="2018-07-12T11:32:00Z">
        <w:r w:rsidR="000B10B1" w:rsidRPr="00D96694">
          <w:rPr>
            <w:color w:val="222222"/>
            <w:szCs w:val="24"/>
            <w:shd w:val="clear" w:color="auto" w:fill="FFFFFF"/>
          </w:rPr>
          <w:t>Dešifrovanje</w:t>
        </w:r>
      </w:ins>
      <w:del w:id="2265"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66" w:author="Aleksa Corovic" w:date="2018-08-21T12:50:00Z">
            <w:rPr>
              <w:lang w:val="en-GB"/>
            </w:rPr>
          </w:rPrChange>
        </w:rPr>
      </w:pPr>
      <w:bookmarkStart w:id="2267" w:name="_Toc522019399"/>
      <w:r w:rsidRPr="00D96694">
        <w:rPr>
          <w:rPrChange w:id="2268" w:author="Aleksa Corovic" w:date="2018-08-21T12:50:00Z">
            <w:rPr>
              <w:lang w:val="en-GB"/>
            </w:rPr>
          </w:rPrChange>
        </w:rPr>
        <w:t>Elementi enkripcije</w:t>
      </w:r>
      <w:bookmarkEnd w:id="2267"/>
    </w:p>
    <w:p w14:paraId="280D5F45" w14:textId="77777777" w:rsidR="00105BF6" w:rsidRPr="00D96694" w:rsidRDefault="00105BF6" w:rsidP="00105BF6">
      <w:pPr>
        <w:rPr>
          <w:rPrChange w:id="2269"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70" w:author="Aleksa Corovic" w:date="2018-08-21T12:50:00Z">
            <w:rPr>
              <w:color w:val="222222"/>
            </w:rPr>
          </w:rPrChange>
        </w:rPr>
      </w:pPr>
      <w:r w:rsidRPr="00D96694">
        <w:rPr>
          <w:color w:val="222222"/>
          <w:lang w:val="sr-Latn-RS"/>
          <w:rPrChange w:id="2271"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72" w:author="Aleksa Corovic" w:date="2018-08-21T12:50:00Z">
            <w:rPr>
              <w:color w:val="222222"/>
            </w:rPr>
          </w:rPrChange>
        </w:rPr>
      </w:pPr>
      <w:r w:rsidRPr="00D96694">
        <w:rPr>
          <w:lang w:val="sr-Latn-RS"/>
          <w:rPrChange w:id="2273" w:author="Aleksa Corovic" w:date="2018-08-21T12:50:00Z">
            <w:rPr/>
          </w:rPrChange>
        </w:rPr>
        <w:t xml:space="preserve">• </w:t>
      </w:r>
      <w:r w:rsidRPr="00D96694">
        <w:rPr>
          <w:i/>
          <w:iCs/>
          <w:color w:val="222222"/>
          <w:lang w:val="sr-Latn-RS"/>
          <w:rPrChange w:id="2274" w:author="Aleksa Corovic" w:date="2018-08-21T12:50:00Z">
            <w:rPr>
              <w:i/>
              <w:iCs/>
              <w:color w:val="222222"/>
            </w:rPr>
          </w:rPrChange>
        </w:rPr>
        <w:t>Algoritam</w:t>
      </w:r>
      <w:r w:rsidR="002D3052" w:rsidRPr="00D96694">
        <w:rPr>
          <w:color w:val="222222"/>
          <w:lang w:val="sr-Latn-RS"/>
          <w:rPrChange w:id="2275" w:author="Aleksa Corovic" w:date="2018-08-21T12:50:00Z">
            <w:rPr>
              <w:color w:val="222222"/>
            </w:rPr>
          </w:rPrChange>
        </w:rPr>
        <w:t>: f</w:t>
      </w:r>
      <w:r w:rsidRPr="00D96694">
        <w:rPr>
          <w:color w:val="222222"/>
          <w:lang w:val="sr-Latn-RS"/>
          <w:rPrChange w:id="2276" w:author="Aleksa Corovic" w:date="2018-08-21T12:50:00Z">
            <w:rPr>
              <w:color w:val="222222"/>
            </w:rPr>
          </w:rPrChange>
        </w:rPr>
        <w:t>unkcija, obično sa jakom matematičkom osnovom, koja obav</w:t>
      </w:r>
      <w:r w:rsidR="002D3052" w:rsidRPr="00D96694">
        <w:rPr>
          <w:color w:val="222222"/>
          <w:lang w:val="sr-Latn-RS"/>
          <w:rPrChange w:id="2277"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78" w:author="Aleksa Corovic" w:date="2018-08-21T12:50:00Z">
            <w:rPr>
              <w:i/>
              <w:iCs/>
              <w:color w:val="222222"/>
              <w:szCs w:val="24"/>
              <w:lang w:val="en"/>
            </w:rPr>
          </w:rPrChange>
        </w:rPr>
        <w:t>p</w:t>
      </w:r>
      <w:r w:rsidRPr="00D96694">
        <w:rPr>
          <w:i/>
          <w:iCs/>
          <w:color w:val="222222"/>
          <w:szCs w:val="24"/>
          <w:rPrChange w:id="2279"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80" w:author="Aleksa Corovic" w:date="2018-08-21T12:50:00Z">
            <w:rPr>
              <w:i/>
              <w:iCs/>
              <w:color w:val="222222"/>
              <w:szCs w:val="24"/>
              <w:lang w:val="en"/>
            </w:rPr>
          </w:rPrChange>
        </w:rPr>
        <w:t>c</w:t>
      </w:r>
      <w:r w:rsidRPr="00D96694">
        <w:rPr>
          <w:i/>
          <w:iCs/>
          <w:color w:val="222222"/>
          <w:szCs w:val="24"/>
          <w:rPrChange w:id="2281"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82" w:author="Aleksa Corovic" w:date="2018-08-21T12:50:00Z">
            <w:rPr>
              <w:color w:val="222222"/>
              <w:szCs w:val="24"/>
              <w:lang w:val="en-GB"/>
            </w:rPr>
          </w:rPrChange>
        </w:rPr>
        <w:t>[1</w:t>
      </w:r>
      <w:ins w:id="2283" w:author="Filip Dutina" w:date="2018-08-14T14:18:00Z">
        <w:r w:rsidR="0037741D" w:rsidRPr="00D96694">
          <w:rPr>
            <w:color w:val="222222"/>
            <w:szCs w:val="24"/>
            <w:rPrChange w:id="2284" w:author="Aleksa Corovic" w:date="2018-08-21T12:50:00Z">
              <w:rPr>
                <w:color w:val="222222"/>
                <w:szCs w:val="24"/>
                <w:lang w:val="en-GB"/>
              </w:rPr>
            </w:rPrChange>
          </w:rPr>
          <w:t>5</w:t>
        </w:r>
      </w:ins>
      <w:del w:id="2285" w:author="Filip Dutina" w:date="2018-08-14T14:07:00Z">
        <w:r w:rsidR="00074CD9" w:rsidRPr="00D96694" w:rsidDel="0063232B">
          <w:rPr>
            <w:color w:val="222222"/>
            <w:szCs w:val="24"/>
            <w:rPrChange w:id="2286" w:author="Aleksa Corovic" w:date="2018-08-21T12:50:00Z">
              <w:rPr>
                <w:color w:val="222222"/>
                <w:szCs w:val="24"/>
                <w:lang w:val="en-GB"/>
              </w:rPr>
            </w:rPrChange>
          </w:rPr>
          <w:delText>2</w:delText>
        </w:r>
      </w:del>
      <w:r w:rsidR="00C86851" w:rsidRPr="00D96694">
        <w:rPr>
          <w:color w:val="222222"/>
          <w:szCs w:val="24"/>
          <w:rPrChange w:id="2287" w:author="Aleksa Corovic" w:date="2018-08-21T12:50:00Z">
            <w:rPr>
              <w:color w:val="222222"/>
              <w:szCs w:val="24"/>
              <w:lang w:val="en-GB"/>
            </w:rPr>
          </w:rPrChange>
        </w:rPr>
        <w:t>]</w:t>
      </w:r>
    </w:p>
    <w:p w14:paraId="77BF04E4" w14:textId="77777777" w:rsidR="00105BF6" w:rsidRPr="00D96694" w:rsidRDefault="00105BF6" w:rsidP="00C86851">
      <w:pPr>
        <w:rPr>
          <w:szCs w:val="24"/>
          <w:rPrChange w:id="2288" w:author="Aleksa Corovic" w:date="2018-08-21T12:50:00Z">
            <w:rPr>
              <w:szCs w:val="24"/>
              <w:lang w:val="en-GB"/>
            </w:rPr>
          </w:rPrChange>
        </w:rPr>
      </w:pPr>
    </w:p>
    <w:p w14:paraId="762BA9E4" w14:textId="77777777" w:rsidR="00C86851" w:rsidRPr="00D96694" w:rsidRDefault="00C86851" w:rsidP="00C86851">
      <w:pPr>
        <w:rPr>
          <w:szCs w:val="24"/>
          <w:rPrChange w:id="2289" w:author="Aleksa Corovic" w:date="2018-08-21T12:50:00Z">
            <w:rPr>
              <w:szCs w:val="24"/>
              <w:lang w:val="en-GB"/>
            </w:rPr>
          </w:rPrChange>
        </w:rPr>
      </w:pPr>
    </w:p>
    <w:p w14:paraId="042194D4" w14:textId="77777777" w:rsidR="00C86851" w:rsidRPr="00D96694" w:rsidRDefault="00C86851" w:rsidP="00C86851">
      <w:pPr>
        <w:pStyle w:val="Heading3"/>
        <w:rPr>
          <w:rPrChange w:id="2290" w:author="Aleksa Corovic" w:date="2018-08-21T12:50:00Z">
            <w:rPr>
              <w:lang w:val="en-GB"/>
            </w:rPr>
          </w:rPrChange>
        </w:rPr>
      </w:pPr>
      <w:bookmarkStart w:id="2291" w:name="_Toc522019400"/>
      <w:r w:rsidRPr="00D96694">
        <w:rPr>
          <w:rPrChange w:id="2292" w:author="Aleksa Corovic" w:date="2018-08-21T12:50:00Z">
            <w:rPr>
              <w:lang w:val="en-GB"/>
            </w:rPr>
          </w:rPrChange>
        </w:rPr>
        <w:t>Osobine RSA enkripcije</w:t>
      </w:r>
      <w:bookmarkEnd w:id="2291"/>
    </w:p>
    <w:p w14:paraId="17574C61" w14:textId="77777777" w:rsidR="00C86851" w:rsidRPr="00D96694" w:rsidRDefault="00C86851" w:rsidP="00C86851">
      <w:pPr>
        <w:rPr>
          <w:rPrChange w:id="2293"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294" w:author="Aleksa Corovic" w:date="2018-08-21T12:50:00Z">
            <w:rPr/>
          </w:rPrChange>
        </w:rPr>
      </w:pPr>
      <w:r w:rsidRPr="00D96694">
        <w:rPr>
          <w:lang w:val="sr-Latn-RS"/>
          <w:rPrChange w:id="2295" w:author="Aleksa Corovic" w:date="2018-08-21T12:50:00Z">
            <w:rPr/>
          </w:rPrChange>
        </w:rPr>
        <w:t>Post</w:t>
      </w:r>
      <w:r w:rsidR="00F725AF" w:rsidRPr="00D96694">
        <w:rPr>
          <w:lang w:val="sr-Latn-RS"/>
          <w:rPrChange w:id="2296" w:author="Aleksa Corovic" w:date="2018-08-21T12:50:00Z">
            <w:rPr/>
          </w:rPrChange>
        </w:rPr>
        <w:t>oje dve osnovne vrste enkripcije, simetrična i asimetrična</w:t>
      </w:r>
      <w:r w:rsidR="00B42778" w:rsidRPr="00D96694">
        <w:rPr>
          <w:lang w:val="sr-Latn-RS"/>
          <w:rPrChange w:id="2297" w:author="Aleksa Corovic" w:date="2018-08-21T12:50:00Z">
            <w:rPr/>
          </w:rPrChange>
        </w:rPr>
        <w:t xml:space="preserve"> enkripcija</w:t>
      </w:r>
      <w:r w:rsidR="00F725AF" w:rsidRPr="00D96694">
        <w:rPr>
          <w:lang w:val="sr-Latn-RS"/>
          <w:rPrChange w:id="2298" w:author="Aleksa Corovic" w:date="2018-08-21T12:50:00Z">
            <w:rPr/>
          </w:rPrChange>
        </w:rPr>
        <w:t xml:space="preserve">. </w:t>
      </w:r>
      <w:r w:rsidR="00B42778" w:rsidRPr="00D96694">
        <w:rPr>
          <w:color w:val="222222"/>
          <w:lang w:val="sr-Latn-RS"/>
          <w:rPrChange w:id="2299"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300"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301" w:author="Aleksa Corovic" w:date="2018-08-21T12:50:00Z">
            <w:rPr>
              <w:color w:val="222222"/>
            </w:rPr>
          </w:rPrChange>
        </w:rPr>
        <w:t>. Kod asimetrične</w:t>
      </w:r>
      <w:r w:rsidR="000F4308" w:rsidRPr="00D96694">
        <w:rPr>
          <w:color w:val="222222"/>
          <w:lang w:val="sr-Latn-RS"/>
          <w:rPrChange w:id="2302" w:author="Aleksa Corovic" w:date="2018-08-21T12:50:00Z">
            <w:rPr>
              <w:color w:val="222222"/>
            </w:rPr>
          </w:rPrChange>
        </w:rPr>
        <w:t xml:space="preserve"> enkripcije</w:t>
      </w:r>
      <w:r w:rsidR="00B42778" w:rsidRPr="00D96694">
        <w:rPr>
          <w:color w:val="222222"/>
          <w:lang w:val="sr-Latn-RS"/>
          <w:rPrChange w:id="2303"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304" w:author="Aleksa Corovic" w:date="2018-08-21T12:50:00Z">
            <w:rPr>
              <w:b/>
              <w:iCs/>
              <w:color w:val="222222"/>
            </w:rPr>
          </w:rPrChange>
        </w:rPr>
        <w:t>tajni</w:t>
      </w:r>
      <w:r w:rsidR="009775FE" w:rsidRPr="00D96694">
        <w:rPr>
          <w:iCs/>
          <w:color w:val="222222"/>
          <w:lang w:val="sr-Latn-RS"/>
          <w:rPrChange w:id="2305" w:author="Aleksa Corovic" w:date="2018-08-21T12:50:00Z">
            <w:rPr>
              <w:iCs/>
              <w:color w:val="222222"/>
            </w:rPr>
          </w:rPrChange>
        </w:rPr>
        <w:t xml:space="preserve"> i </w:t>
      </w:r>
      <w:r w:rsidR="009775FE" w:rsidRPr="00D96694">
        <w:rPr>
          <w:b/>
          <w:iCs/>
          <w:color w:val="222222"/>
          <w:lang w:val="sr-Latn-RS"/>
          <w:rPrChange w:id="2306" w:author="Aleksa Corovic" w:date="2018-08-21T12:50:00Z">
            <w:rPr>
              <w:b/>
              <w:iCs/>
              <w:color w:val="222222"/>
            </w:rPr>
          </w:rPrChange>
        </w:rPr>
        <w:t>javni</w:t>
      </w:r>
      <w:r w:rsidR="00B42778" w:rsidRPr="00D96694">
        <w:rPr>
          <w:i/>
          <w:iCs/>
          <w:color w:val="222222"/>
          <w:lang w:val="sr-Latn-RS"/>
          <w:rPrChange w:id="2307" w:author="Aleksa Corovic" w:date="2018-08-21T12:50:00Z">
            <w:rPr>
              <w:i/>
              <w:iCs/>
              <w:color w:val="222222"/>
            </w:rPr>
          </w:rPrChange>
        </w:rPr>
        <w:t xml:space="preserve"> </w:t>
      </w:r>
      <w:r w:rsidR="00B42778" w:rsidRPr="00D96694">
        <w:rPr>
          <w:iCs/>
          <w:color w:val="222222"/>
          <w:lang w:val="sr-Latn-RS"/>
          <w:rPrChange w:id="2308" w:author="Aleksa Corovic" w:date="2018-08-21T12:50:00Z">
            <w:rPr>
              <w:iCs/>
              <w:color w:val="222222"/>
            </w:rPr>
          </w:rPrChange>
        </w:rPr>
        <w:t>ključ</w:t>
      </w:r>
      <w:r w:rsidR="009775FE" w:rsidRPr="00D96694">
        <w:rPr>
          <w:iCs/>
          <w:color w:val="222222"/>
          <w:lang w:val="sr-Latn-RS"/>
          <w:rPrChange w:id="2309" w:author="Aleksa Corovic" w:date="2018-08-21T12:50:00Z">
            <w:rPr>
              <w:iCs/>
              <w:color w:val="222222"/>
            </w:rPr>
          </w:rPrChange>
        </w:rPr>
        <w:t>evi</w:t>
      </w:r>
      <w:r w:rsidR="00B42778" w:rsidRPr="00D96694">
        <w:rPr>
          <w:color w:val="222222"/>
          <w:lang w:val="sr-Latn-RS"/>
          <w:rPrChange w:id="2310" w:author="Aleksa Corovic" w:date="2018-08-21T12:50:00Z">
            <w:rPr>
              <w:color w:val="222222"/>
            </w:rPr>
          </w:rPrChange>
        </w:rPr>
        <w:t>. Tajni ključ</w:t>
      </w:r>
      <w:r w:rsidR="000F4308" w:rsidRPr="00D96694">
        <w:rPr>
          <w:color w:val="222222"/>
          <w:lang w:val="sr-Latn-RS"/>
          <w:rPrChange w:id="2311" w:author="Aleksa Corovic" w:date="2018-08-21T12:50:00Z">
            <w:rPr>
              <w:color w:val="222222"/>
            </w:rPr>
          </w:rPrChange>
        </w:rPr>
        <w:t xml:space="preserve"> se</w:t>
      </w:r>
      <w:r w:rsidR="00B42778" w:rsidRPr="00D96694">
        <w:rPr>
          <w:color w:val="222222"/>
          <w:lang w:val="sr-Latn-RS"/>
          <w:rPrChange w:id="2312"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313" w:author="Aleksa Corovic" w:date="2018-08-21T12:50:00Z">
            <w:rPr>
              <w:color w:val="222222"/>
            </w:rPr>
          </w:rPrChange>
        </w:rPr>
        <w:t xml:space="preserve">a pročita </w:t>
      </w:r>
      <w:r w:rsidR="00E76C97" w:rsidRPr="00D96694">
        <w:rPr>
          <w:color w:val="222222"/>
          <w:lang w:val="sr-Latn-RS"/>
          <w:rPrChange w:id="2314" w:author="Aleksa Corovic" w:date="2018-08-21T12:50:00Z">
            <w:rPr>
              <w:color w:val="222222"/>
            </w:rPr>
          </w:rPrChange>
        </w:rPr>
        <w:lastRenderedPageBreak/>
        <w:t>podatke.</w:t>
      </w:r>
      <w:r w:rsidR="00E76C97" w:rsidRPr="00D96694">
        <w:rPr>
          <w:i/>
          <w:lang w:val="sr-Latn-RS"/>
          <w:rPrChange w:id="2315" w:author="Aleksa Corovic" w:date="2018-08-21T12:50:00Z">
            <w:rPr>
              <w:i/>
            </w:rPr>
          </w:rPrChange>
        </w:rPr>
        <w:t xml:space="preserve"> RSA</w:t>
      </w:r>
      <w:r w:rsidR="00AC564E" w:rsidRPr="00D96694">
        <w:rPr>
          <w:i/>
          <w:lang w:val="sr-Latn-RS"/>
          <w:rPrChange w:id="2316" w:author="Aleksa Corovic" w:date="2018-08-21T12:50:00Z">
            <w:rPr>
              <w:i/>
            </w:rPr>
          </w:rPrChange>
        </w:rPr>
        <w:t xml:space="preserve"> </w:t>
      </w:r>
      <w:r w:rsidR="00AC564E" w:rsidRPr="00D96694">
        <w:rPr>
          <w:lang w:val="sr-Latn-RS"/>
          <w:rPrChange w:id="2317" w:author="Aleksa Corovic" w:date="2018-08-21T12:50:00Z">
            <w:rPr/>
          </w:rPrChange>
        </w:rPr>
        <w:t>enkripcija</w:t>
      </w:r>
      <w:r w:rsidR="00AC564E" w:rsidRPr="00D96694">
        <w:rPr>
          <w:i/>
          <w:lang w:val="sr-Latn-RS"/>
          <w:rPrChange w:id="2318" w:author="Aleksa Corovic" w:date="2018-08-21T12:50:00Z">
            <w:rPr>
              <w:i/>
            </w:rPr>
          </w:rPrChange>
        </w:rPr>
        <w:t xml:space="preserve"> </w:t>
      </w:r>
      <w:r w:rsidR="00D64F9A" w:rsidRPr="00D96694">
        <w:rPr>
          <w:lang w:val="sr-Latn-RS"/>
          <w:rPrChange w:id="2319" w:author="Aleksa Corovic" w:date="2018-08-21T12:50:00Z">
            <w:rPr/>
          </w:rPrChange>
        </w:rPr>
        <w:t>(akronim od Rivest -</w:t>
      </w:r>
      <w:r w:rsidR="00E76C97" w:rsidRPr="00D96694">
        <w:rPr>
          <w:lang w:val="sr-Latn-RS"/>
          <w:rPrChange w:id="2320" w:author="Aleksa Corovic" w:date="2018-08-21T12:50:00Z">
            <w:rPr/>
          </w:rPrChange>
        </w:rPr>
        <w:t xml:space="preserve"> Shami</w:t>
      </w:r>
      <w:r w:rsidR="00D64F9A" w:rsidRPr="00D96694">
        <w:rPr>
          <w:lang w:val="sr-Latn-RS"/>
          <w:rPrChange w:id="2321" w:author="Aleksa Corovic" w:date="2018-08-21T12:50:00Z">
            <w:rPr/>
          </w:rPrChange>
        </w:rPr>
        <w:t>r -</w:t>
      </w:r>
      <w:r w:rsidR="00E76C97" w:rsidRPr="00D96694">
        <w:rPr>
          <w:lang w:val="sr-Latn-RS"/>
          <w:rPrChange w:id="2322"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323" w:author="Aleksa Corovic" w:date="2018-08-21T12:50:00Z">
            <w:rPr>
              <w:i/>
            </w:rPr>
          </w:rPrChange>
        </w:rPr>
        <w:t>MIT</w:t>
      </w:r>
      <w:r w:rsidR="00E76C97" w:rsidRPr="00D96694">
        <w:rPr>
          <w:lang w:val="sr-Latn-RS"/>
          <w:rPrChange w:id="2324" w:author="Aleksa Corovic" w:date="2018-08-21T12:50:00Z">
            <w:rPr/>
          </w:rPrChange>
        </w:rPr>
        <w:t xml:space="preserve">-a 1977. </w:t>
      </w:r>
      <w:r w:rsidR="000F4308" w:rsidRPr="00D96694">
        <w:rPr>
          <w:lang w:val="sr-Latn-RS"/>
          <w:rPrChange w:id="2325"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6"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27"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328" w:author="Aleksa Corovic" w:date="2018-08-21T12:50:00Z">
            <w:rPr/>
          </w:rPrChange>
        </w:rPr>
      </w:pPr>
      <w:r w:rsidRPr="00DF0BBD">
        <w:rPr>
          <w:noProof/>
          <w:color w:val="222222"/>
        </w:rPr>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5DF17151" w:rsidR="00E76C97" w:rsidRPr="00D96694" w:rsidRDefault="00BE5A69" w:rsidP="00BE5A69">
      <w:pPr>
        <w:pStyle w:val="Caption"/>
        <w:rPr>
          <w:rPrChange w:id="2329" w:author="Aleksa Corovic" w:date="2018-08-21T12:50:00Z">
            <w:rPr>
              <w:noProof/>
            </w:rPr>
          </w:rPrChange>
        </w:rPr>
      </w:pPr>
      <w:bookmarkStart w:id="2330" w:name="_Toc522019431"/>
      <w:r w:rsidRPr="00D96694">
        <w:t xml:space="preserve">Slika </w:t>
      </w:r>
      <w:ins w:id="233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332" w:author="Aleksa Corovic" w:date="2018-08-21T12:50:00Z">
            <w:rPr>
              <w:noProof/>
            </w:rPr>
          </w:rPrChange>
        </w:rPr>
        <w:t>2</w:t>
      </w:r>
      <w:ins w:id="233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334" w:author="Filip Dutina" w:date="2018-08-14T14:04:00Z">
        <w:r w:rsidR="0063232B" w:rsidRPr="00D96694">
          <w:rPr>
            <w:rPrChange w:id="2335" w:author="Aleksa Corovic" w:date="2018-08-21T12:50:00Z">
              <w:rPr>
                <w:noProof/>
              </w:rPr>
            </w:rPrChange>
          </w:rPr>
          <w:t>10</w:t>
        </w:r>
        <w:r w:rsidR="0063232B" w:rsidRPr="00DF0BBD">
          <w:fldChar w:fldCharType="end"/>
        </w:r>
      </w:ins>
      <w:del w:id="233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337"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338" w:author="Aleksa Corovic" w:date="2018-08-21T12:50:00Z">
              <w:rPr>
                <w:noProof/>
              </w:rPr>
            </w:rPrChange>
          </w:rPr>
          <w:delText>9</w:delText>
        </w:r>
        <w:r w:rsidR="0067303B" w:rsidRPr="00DF0BBD" w:rsidDel="00D03B92">
          <w:fldChar w:fldCharType="end"/>
        </w:r>
      </w:del>
      <w:r w:rsidRPr="00D96694">
        <w:t xml:space="preserve"> </w:t>
      </w:r>
      <w:r w:rsidRPr="00D96694">
        <w:rPr>
          <w:rPrChange w:id="2339" w:author="Aleksa Corovic" w:date="2018-08-21T12:50:00Z">
            <w:rPr>
              <w:noProof/>
            </w:rPr>
          </w:rPrChange>
        </w:rPr>
        <w:t xml:space="preserve">Prikaz </w:t>
      </w:r>
      <w:r w:rsidRPr="00D96694">
        <w:rPr>
          <w:i/>
          <w:rPrChange w:id="2340" w:author="Aleksa Corovic" w:date="2018-08-21T12:50:00Z">
            <w:rPr>
              <w:i/>
              <w:noProof/>
            </w:rPr>
          </w:rPrChange>
        </w:rPr>
        <w:t>RSA</w:t>
      </w:r>
      <w:r w:rsidRPr="00D96694">
        <w:rPr>
          <w:rPrChange w:id="2341" w:author="Aleksa Corovic" w:date="2018-08-21T12:50:00Z">
            <w:rPr>
              <w:noProof/>
            </w:rPr>
          </w:rPrChange>
        </w:rPr>
        <w:t xml:space="preserve"> enkripcije i dekripcije</w:t>
      </w:r>
      <w:r w:rsidR="00B57469" w:rsidRPr="00D96694">
        <w:rPr>
          <w:rPrChange w:id="2342" w:author="Aleksa Corovic" w:date="2018-08-21T12:50:00Z">
            <w:rPr>
              <w:noProof/>
            </w:rPr>
          </w:rPrChange>
        </w:rPr>
        <w:t xml:space="preserve"> [</w:t>
      </w:r>
      <w:r w:rsidR="00074CD9" w:rsidRPr="00D96694">
        <w:rPr>
          <w:rPrChange w:id="2343" w:author="Aleksa Corovic" w:date="2018-08-21T12:50:00Z">
            <w:rPr>
              <w:noProof/>
            </w:rPr>
          </w:rPrChange>
        </w:rPr>
        <w:t>1</w:t>
      </w:r>
      <w:ins w:id="2344" w:author="Filip Dutina" w:date="2018-08-14T14:18:00Z">
        <w:r w:rsidR="0037741D" w:rsidRPr="00D96694">
          <w:rPr>
            <w:rPrChange w:id="2345" w:author="Aleksa Corovic" w:date="2018-08-21T12:50:00Z">
              <w:rPr>
                <w:noProof/>
              </w:rPr>
            </w:rPrChange>
          </w:rPr>
          <w:t>6</w:t>
        </w:r>
      </w:ins>
      <w:del w:id="2346" w:author="Filip Dutina" w:date="2018-08-14T14:07:00Z">
        <w:r w:rsidR="00074CD9" w:rsidRPr="00D96694" w:rsidDel="0063232B">
          <w:rPr>
            <w:rPrChange w:id="2347" w:author="Aleksa Corovic" w:date="2018-08-21T12:50:00Z">
              <w:rPr>
                <w:noProof/>
              </w:rPr>
            </w:rPrChange>
          </w:rPr>
          <w:delText>3</w:delText>
        </w:r>
      </w:del>
      <w:r w:rsidR="00B57469" w:rsidRPr="00D96694">
        <w:rPr>
          <w:rPrChange w:id="2348" w:author="Aleksa Corovic" w:date="2018-08-21T12:50:00Z">
            <w:rPr>
              <w:noProof/>
            </w:rPr>
          </w:rPrChange>
        </w:rPr>
        <w:t>]</w:t>
      </w:r>
      <w:bookmarkEnd w:id="2330"/>
    </w:p>
    <w:p w14:paraId="1726512B" w14:textId="77777777" w:rsidR="00BE5A69" w:rsidRPr="00D96694" w:rsidRDefault="00BE5A69" w:rsidP="00BE5A69">
      <w:pPr>
        <w:rPr>
          <w:rPrChange w:id="2349" w:author="Aleksa Corovic" w:date="2018-08-21T12:50:00Z">
            <w:rPr>
              <w:lang w:val="en-GB"/>
            </w:rPr>
          </w:rPrChange>
        </w:rPr>
      </w:pPr>
    </w:p>
    <w:p w14:paraId="3404A355" w14:textId="77777777" w:rsidR="0037722C" w:rsidRPr="00D96694" w:rsidRDefault="00BE5A69" w:rsidP="000F4308">
      <w:pPr>
        <w:pStyle w:val="Heading3"/>
        <w:rPr>
          <w:rPrChange w:id="2350" w:author="Aleksa Corovic" w:date="2018-08-21T12:50:00Z">
            <w:rPr>
              <w:lang w:val="en-GB"/>
            </w:rPr>
          </w:rPrChange>
        </w:rPr>
      </w:pPr>
      <w:bookmarkStart w:id="2351" w:name="_Toc522019401"/>
      <w:r w:rsidRPr="00D96694">
        <w:rPr>
          <w:rPrChange w:id="2352" w:author="Aleksa Corovic" w:date="2018-08-21T12:50:00Z">
            <w:rPr>
              <w:lang w:val="en-GB"/>
            </w:rPr>
          </w:rPrChange>
        </w:rPr>
        <w:t xml:space="preserve">Algoritam RSA </w:t>
      </w:r>
      <w:r w:rsidR="000F4308" w:rsidRPr="00D96694">
        <w:rPr>
          <w:rPrChange w:id="2353" w:author="Aleksa Corovic" w:date="2018-08-21T12:50:00Z">
            <w:rPr>
              <w:lang w:val="en-GB"/>
            </w:rPr>
          </w:rPrChange>
        </w:rPr>
        <w:t>enkripcije</w:t>
      </w:r>
      <w:bookmarkEnd w:id="2351"/>
    </w:p>
    <w:p w14:paraId="30FABD03" w14:textId="77777777" w:rsidR="000F4308" w:rsidRPr="00D96694" w:rsidRDefault="000F4308" w:rsidP="000F4308">
      <w:pPr>
        <w:rPr>
          <w:rPrChange w:id="2354" w:author="Aleksa Corovic" w:date="2018-08-21T12:50:00Z">
            <w:rPr>
              <w:lang w:val="en-GB"/>
            </w:rPr>
          </w:rPrChange>
        </w:rPr>
      </w:pPr>
    </w:p>
    <w:p w14:paraId="1E31DA5C" w14:textId="77777777" w:rsidR="000F4308" w:rsidRPr="00D96694" w:rsidRDefault="00B10A50" w:rsidP="000F4308">
      <w:pPr>
        <w:rPr>
          <w:rPrChange w:id="2355" w:author="Aleksa Corovic" w:date="2018-08-21T12:50:00Z">
            <w:rPr>
              <w:lang w:val="en-GB"/>
            </w:rPr>
          </w:rPrChange>
        </w:rPr>
      </w:pPr>
      <w:r w:rsidRPr="00D96694">
        <w:rPr>
          <w:rPrChange w:id="2356" w:author="Aleksa Corovic" w:date="2018-08-21T12:50:00Z">
            <w:rPr>
              <w:lang w:val="en-GB"/>
            </w:rPr>
          </w:rPrChange>
        </w:rPr>
        <w:t xml:space="preserve">Kao što je  već rečeno, kod </w:t>
      </w:r>
      <w:r w:rsidRPr="00D96694">
        <w:rPr>
          <w:i/>
          <w:rPrChange w:id="2357" w:author="Aleksa Corovic" w:date="2018-08-21T12:50:00Z">
            <w:rPr>
              <w:i/>
              <w:lang w:val="en-GB"/>
            </w:rPr>
          </w:rPrChange>
        </w:rPr>
        <w:t>RSA</w:t>
      </w:r>
      <w:r w:rsidRPr="00D96694">
        <w:rPr>
          <w:rPrChange w:id="2358" w:author="Aleksa Corovic" w:date="2018-08-21T12:50:00Z">
            <w:rPr>
              <w:lang w:val="en-GB"/>
            </w:rPr>
          </w:rPrChange>
        </w:rPr>
        <w:t xml:space="preserve"> enkripcije se koriste dva ključa, </w:t>
      </w:r>
      <w:r w:rsidR="00AC564E" w:rsidRPr="00D96694">
        <w:rPr>
          <w:rPrChange w:id="2359" w:author="Aleksa Corovic" w:date="2018-08-21T12:50:00Z">
            <w:rPr>
              <w:lang w:val="en-GB"/>
            </w:rPr>
          </w:rPrChange>
        </w:rPr>
        <w:t>tajni i javni</w:t>
      </w:r>
      <w:r w:rsidRPr="00D96694">
        <w:rPr>
          <w:rPrChange w:id="2360" w:author="Aleksa Corovic" w:date="2018-08-21T12:50:00Z">
            <w:rPr>
              <w:lang w:val="en-GB"/>
            </w:rPr>
          </w:rPrChange>
        </w:rPr>
        <w:t xml:space="preserve">. Javni ključ je </w:t>
      </w:r>
      <w:commentRangeStart w:id="2361"/>
      <w:r w:rsidRPr="00D96694">
        <w:rPr>
          <w:rPrChange w:id="2362" w:author="Aleksa Corovic" w:date="2018-08-21T12:50:00Z">
            <w:rPr>
              <w:lang w:val="en-GB"/>
            </w:rPr>
          </w:rPrChange>
        </w:rPr>
        <w:t>dostupan</w:t>
      </w:r>
      <w:commentRangeEnd w:id="2361"/>
      <w:r w:rsidR="00E07932" w:rsidRPr="00D96694">
        <w:rPr>
          <w:rStyle w:val="CommentReference"/>
        </w:rPr>
        <w:commentReference w:id="2361"/>
      </w:r>
      <w:r w:rsidRPr="00D96694">
        <w:rPr>
          <w:rPrChange w:id="2363"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364" w:author="Aleksa Corovic" w:date="2018-08-21T12:50:00Z">
            <w:rPr>
              <w:lang w:val="en-GB"/>
            </w:rPr>
          </w:rPrChange>
        </w:rPr>
      </w:pPr>
      <w:r w:rsidRPr="00D96694">
        <w:rPr>
          <w:rPrChange w:id="2365" w:author="Aleksa Corovic" w:date="2018-08-21T12:50:00Z">
            <w:rPr>
              <w:lang w:val="en-GB"/>
            </w:rPr>
          </w:rPrChange>
        </w:rPr>
        <w:t xml:space="preserve">Biraju se dva nasumična velika prosta broja </w:t>
      </w:r>
      <m:oMath>
        <m:r>
          <m:rPr>
            <m:sty m:val="bi"/>
          </m:rPr>
          <w:rPr>
            <w:rFonts w:ascii="Cambria Math" w:hAnsi="Cambria Math"/>
            <w:rPrChange w:id="2366" w:author="Aleksa Corovic" w:date="2018-08-21T12:50:00Z">
              <w:rPr>
                <w:rFonts w:ascii="Cambria Math" w:hAnsi="Cambria Math"/>
                <w:lang w:val="en-GB"/>
              </w:rPr>
            </w:rPrChange>
          </w:rPr>
          <m:t>p</m:t>
        </m:r>
      </m:oMath>
      <w:r w:rsidRPr="00D96694">
        <w:rPr>
          <w:rPrChange w:id="2367" w:author="Aleksa Corovic" w:date="2018-08-21T12:50:00Z">
            <w:rPr>
              <w:lang w:val="en-GB"/>
            </w:rPr>
          </w:rPrChange>
        </w:rPr>
        <w:t xml:space="preserve"> i </w:t>
      </w:r>
      <m:oMath>
        <m:r>
          <m:rPr>
            <m:sty m:val="bi"/>
          </m:rPr>
          <w:rPr>
            <w:rFonts w:ascii="Cambria Math" w:hAnsi="Cambria Math"/>
            <w:rPrChange w:id="2368" w:author="Aleksa Corovic" w:date="2018-08-21T12:50:00Z">
              <w:rPr>
                <w:rFonts w:ascii="Cambria Math" w:hAnsi="Cambria Math"/>
                <w:lang w:val="en-GB"/>
              </w:rPr>
            </w:rPrChange>
          </w:rPr>
          <m:t>q</m:t>
        </m:r>
      </m:oMath>
      <w:r w:rsidR="008529AC" w:rsidRPr="00D96694">
        <w:rPr>
          <w:rPrChange w:id="2369"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70" w:author="Aleksa Corovic" w:date="2018-08-21T12:50:00Z">
            <w:rPr>
              <w:lang w:val="en-GB"/>
            </w:rPr>
          </w:rPrChange>
        </w:rPr>
      </w:pPr>
      <w:r w:rsidRPr="00D96694">
        <w:rPr>
          <w:rPrChange w:id="2371" w:author="Aleksa Corovic" w:date="2018-08-21T12:50:00Z">
            <w:rPr>
              <w:lang w:val="en-GB"/>
            </w:rPr>
          </w:rPrChange>
        </w:rPr>
        <w:t>Računa se</w:t>
      </w:r>
      <w:r w:rsidR="00B42F84" w:rsidRPr="00D96694">
        <w:rPr>
          <w:rPrChange w:id="2372" w:author="Aleksa Corovic" w:date="2018-08-21T12:50:00Z">
            <w:rPr>
              <w:lang w:val="en-GB"/>
            </w:rPr>
          </w:rPrChange>
        </w:rPr>
        <w:t xml:space="preserve"> njihov proizvod</w:t>
      </w:r>
      <w:r w:rsidRPr="00D96694">
        <w:rPr>
          <w:rPrChange w:id="2373" w:author="Aleksa Corovic" w:date="2018-08-21T12:50:00Z">
            <w:rPr>
              <w:lang w:val="en-GB"/>
            </w:rPr>
          </w:rPrChange>
        </w:rPr>
        <w:t xml:space="preserve"> </w:t>
      </w:r>
      <m:oMath>
        <m:r>
          <m:rPr>
            <m:sty m:val="bi"/>
          </m:rPr>
          <w:rPr>
            <w:rFonts w:ascii="Cambria Math" w:hAnsi="Cambria Math"/>
            <w:rPrChange w:id="2374" w:author="Aleksa Corovic" w:date="2018-08-21T12:50:00Z">
              <w:rPr>
                <w:rFonts w:ascii="Cambria Math" w:hAnsi="Cambria Math"/>
                <w:lang w:val="en-GB"/>
              </w:rPr>
            </w:rPrChange>
          </w:rPr>
          <m:t>n=p*q</m:t>
        </m:r>
      </m:oMath>
      <w:r w:rsidR="008529AC" w:rsidRPr="00D96694">
        <w:rPr>
          <w:rPrChange w:id="2375"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76" w:author="Aleksa Corovic" w:date="2018-08-21T12:50:00Z">
            <w:rPr>
              <w:b/>
              <w:lang w:val="en-GB"/>
            </w:rPr>
          </w:rPrChange>
        </w:rPr>
      </w:pPr>
      <w:r w:rsidRPr="00D96694">
        <w:rPr>
          <w:rPrChange w:id="2377"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78" w:author="Aleksa Corovic" w:date="2018-08-21T12:50:00Z">
                  <w:rPr>
                    <w:rFonts w:ascii="Cambria Math" w:hAnsi="Cambria Math"/>
                    <w:lang w:val="en-GB"/>
                  </w:rPr>
                </w:rPrChange>
              </w:rPr>
              <m:t>n</m:t>
            </m:r>
          </m:e>
        </m:d>
        <m:r>
          <m:rPr>
            <m:sty m:val="bi"/>
          </m:rPr>
          <w:rPr>
            <w:rFonts w:ascii="Cambria Math" w:hAnsi="Cambria Math"/>
            <w:rPrChange w:id="2379"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80" w:author="Aleksa Corovic" w:date="2018-08-21T12:50:00Z">
                  <w:rPr>
                    <w:rFonts w:ascii="Cambria Math" w:hAnsi="Cambria Math"/>
                    <w:lang w:val="en-GB"/>
                  </w:rPr>
                </w:rPrChange>
              </w:rPr>
              <m:t>p-1</m:t>
            </m:r>
          </m:e>
        </m:d>
        <m:r>
          <m:rPr>
            <m:sty m:val="bi"/>
          </m:rPr>
          <w:rPr>
            <w:rFonts w:ascii="Cambria Math" w:hAnsi="Cambria Math"/>
            <w:rPrChange w:id="2381" w:author="Aleksa Corovic" w:date="2018-08-21T12:50:00Z">
              <w:rPr>
                <w:rFonts w:ascii="Cambria Math" w:hAnsi="Cambria Math"/>
                <w:lang w:val="en-GB"/>
              </w:rPr>
            </w:rPrChange>
          </w:rPr>
          <m:t>*(q-1)</m:t>
        </m:r>
      </m:oMath>
      <w:r w:rsidR="008529AC" w:rsidRPr="00D96694">
        <w:rPr>
          <w:rPrChange w:id="2382" w:author="Aleksa Corovic" w:date="2018-08-21T12:50:00Z">
            <w:rPr>
              <w:lang w:val="en-GB"/>
            </w:rPr>
          </w:rPrChange>
        </w:rPr>
        <w:t>.</w:t>
      </w:r>
      <w:ins w:id="2383" w:author="Filip Dutina" w:date="2018-07-17T11:33:00Z">
        <w:r w:rsidR="00297E73" w:rsidRPr="00D96694">
          <w:rPr>
            <w:rPrChange w:id="2384" w:author="Aleksa Corovic" w:date="2018-08-21T12:50:00Z">
              <w:rPr>
                <w:lang w:val="en-GB"/>
              </w:rPr>
            </w:rPrChange>
          </w:rPr>
          <w:t xml:space="preserve"> U </w:t>
        </w:r>
        <w:r w:rsidR="00297E73" w:rsidRPr="00D96694">
          <w:t xml:space="preserve">teoriji brojeva, </w:t>
        </w:r>
        <w:r w:rsidR="00297E73" w:rsidRPr="00D96694">
          <w:rPr>
            <w:i/>
            <w:rPrChange w:id="2385" w:author="Aleksa Corovic" w:date="2018-08-21T12:50:00Z">
              <w:rPr/>
            </w:rPrChange>
          </w:rPr>
          <w:t>Ojlerova fi funkcija</w:t>
        </w:r>
        <w:r w:rsidR="00297E73" w:rsidRPr="00D96694">
          <w:t xml:space="preserve"> </w:t>
        </w:r>
      </w:ins>
      <m:oMath>
        <m:r>
          <w:ins w:id="2386" w:author="Filip Dutina" w:date="2018-07-17T11:34:00Z">
            <m:rPr>
              <m:sty m:val="bi"/>
            </m:rPr>
            <w:rPr>
              <w:rFonts w:ascii="Cambria Math" w:hAnsi="Cambria Math"/>
            </w:rPr>
            <m:t>ϕ</m:t>
          </w:ins>
        </m:r>
        <m:d>
          <m:dPr>
            <m:ctrlPr>
              <w:ins w:id="2387" w:author="Filip Dutina" w:date="2018-07-17T11:34:00Z">
                <w:rPr>
                  <w:rFonts w:ascii="Cambria Math" w:hAnsi="Cambria Math"/>
                  <w:b/>
                  <w:i/>
                </w:rPr>
              </w:ins>
            </m:ctrlPr>
          </m:dPr>
          <m:e>
            <m:r>
              <w:ins w:id="2388" w:author="Filip Dutina" w:date="2018-07-17T11:34:00Z">
                <m:rPr>
                  <m:sty m:val="bi"/>
                </m:rPr>
                <w:rPr>
                  <w:rFonts w:ascii="Cambria Math" w:hAnsi="Cambria Math"/>
                  <w:rPrChange w:id="2389" w:author="Aleksa Corovic" w:date="2018-08-21T12:50:00Z">
                    <w:rPr>
                      <w:rFonts w:ascii="Cambria Math" w:hAnsi="Cambria Math"/>
                      <w:lang w:val="en-GB"/>
                    </w:rPr>
                  </w:rPrChange>
                </w:rPr>
                <m:t>n</m:t>
              </w:ins>
            </m:r>
          </m:e>
        </m:d>
      </m:oMath>
      <w:ins w:id="2390" w:author="Filip Dutina" w:date="2018-07-17T11:34:00Z">
        <w:r w:rsidR="00297E73" w:rsidRPr="00D96694">
          <w:rPr>
            <w:rPrChange w:id="2391" w:author="Aleksa Corovic" w:date="2018-08-21T12:50:00Z">
              <w:rPr>
                <w:lang w:val="en-GB"/>
              </w:rPr>
            </w:rPrChange>
          </w:rPr>
          <w:t xml:space="preserve">, za pozitivne cele brojeve </w:t>
        </w:r>
        <w:r w:rsidR="00297E73" w:rsidRPr="00D96694">
          <w:rPr>
            <w:i/>
            <w:rPrChange w:id="2392" w:author="Aleksa Corovic" w:date="2018-08-21T12:50:00Z">
              <w:rPr>
                <w:i/>
                <w:lang w:val="en-GB"/>
              </w:rPr>
            </w:rPrChange>
          </w:rPr>
          <w:t>n</w:t>
        </w:r>
      </w:ins>
      <w:ins w:id="2393" w:author="Filip Dutina" w:date="2018-07-17T11:35:00Z">
        <w:r w:rsidR="00297E73" w:rsidRPr="00D96694">
          <w:rPr>
            <w:rPrChange w:id="2394" w:author="Aleksa Corovic" w:date="2018-08-21T12:50:00Z">
              <w:rPr>
                <w:lang w:val="en-GB"/>
              </w:rPr>
            </w:rPrChange>
          </w:rPr>
          <w:t xml:space="preserve">, je definisana kao broj pozitivnih celih brojeva manjih ili jednakih sa </w:t>
        </w:r>
        <w:r w:rsidR="00297E73" w:rsidRPr="00D96694">
          <w:rPr>
            <w:i/>
            <w:rPrChange w:id="2395" w:author="Aleksa Corovic" w:date="2018-08-21T12:50:00Z">
              <w:rPr>
                <w:i/>
                <w:lang w:val="en-GB"/>
              </w:rPr>
            </w:rPrChange>
          </w:rPr>
          <w:t>n</w:t>
        </w:r>
        <w:r w:rsidR="00297E73" w:rsidRPr="00D96694">
          <w:rPr>
            <w:rPrChange w:id="2396" w:author="Aleksa Corovic" w:date="2018-08-21T12:50:00Z">
              <w:rPr>
                <w:lang w:val="en-GB"/>
              </w:rPr>
            </w:rPrChange>
          </w:rPr>
          <w:t xml:space="preserve">, koji su uzajamno prosti sa </w:t>
        </w:r>
        <w:r w:rsidR="00297E73" w:rsidRPr="00D96694">
          <w:rPr>
            <w:i/>
            <w:rPrChange w:id="2397" w:author="Aleksa Corovic" w:date="2018-08-21T12:50:00Z">
              <w:rPr>
                <w:i/>
                <w:lang w:val="en-GB"/>
              </w:rPr>
            </w:rPrChange>
          </w:rPr>
          <w:t>n</w:t>
        </w:r>
        <w:r w:rsidR="00297E73" w:rsidRPr="00D96694">
          <w:rPr>
            <w:rPrChange w:id="2398" w:author="Aleksa Corovic" w:date="2018-08-21T12:50:00Z">
              <w:rPr>
                <w:lang w:val="en-GB"/>
              </w:rPr>
            </w:rPrChange>
          </w:rPr>
          <w:t>.</w:t>
        </w:r>
      </w:ins>
      <w:ins w:id="2399" w:author="Filip Dutina" w:date="2018-07-17T11:36:00Z">
        <w:r w:rsidR="00297E73" w:rsidRPr="00D96694">
          <w:rPr>
            <w:rPrChange w:id="2400" w:author="Aleksa Corovic" w:date="2018-08-21T12:50:00Z">
              <w:rPr>
                <w:lang w:val="en-GB"/>
              </w:rPr>
            </w:rPrChange>
          </w:rPr>
          <w:t xml:space="preserve"> [1</w:t>
        </w:r>
      </w:ins>
      <w:ins w:id="2401" w:author="Filip Dutina" w:date="2018-08-14T14:18:00Z">
        <w:r w:rsidR="0037741D" w:rsidRPr="00D96694">
          <w:rPr>
            <w:rPrChange w:id="2402" w:author="Aleksa Corovic" w:date="2018-08-21T12:50:00Z">
              <w:rPr>
                <w:lang w:val="en-GB"/>
              </w:rPr>
            </w:rPrChange>
          </w:rPr>
          <w:t>7</w:t>
        </w:r>
      </w:ins>
      <w:ins w:id="2403" w:author="Filip Dutina" w:date="2018-07-17T11:36:00Z">
        <w:r w:rsidR="00297E73" w:rsidRPr="00D96694">
          <w:rPr>
            <w:rPrChange w:id="2404"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405" w:author="Aleksa Corovic" w:date="2018-08-21T12:50:00Z">
            <w:rPr>
              <w:lang w:val="en-GB"/>
            </w:rPr>
          </w:rPrChange>
        </w:rPr>
      </w:pPr>
      <w:r w:rsidRPr="00D96694">
        <w:rPr>
          <w:rPrChange w:id="2406"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407" w:author="Aleksa Corovic" w:date="2018-08-21T12:50:00Z">
              <w:rPr>
                <w:rFonts w:ascii="Cambria Math" w:hAnsi="Cambria Math"/>
                <w:lang w:val="en-GB"/>
              </w:rPr>
            </w:rPrChange>
          </w:rPr>
          <m:t>&lt;e&lt; ϕ(n)</m:t>
        </m:r>
      </m:oMath>
      <w:r w:rsidRPr="00D96694">
        <w:rPr>
          <w:b/>
          <w:rPrChange w:id="2408" w:author="Aleksa Corovic" w:date="2018-08-21T12:50:00Z">
            <w:rPr>
              <w:b/>
              <w:lang w:val="en-GB"/>
            </w:rPr>
          </w:rPrChange>
        </w:rPr>
        <w:t xml:space="preserve"> </w:t>
      </w:r>
      <w:r w:rsidRPr="00D96694">
        <w:rPr>
          <w:rPrChange w:id="2409" w:author="Aleksa Corovic" w:date="2018-08-21T12:50:00Z">
            <w:rPr>
              <w:lang w:val="en-GB"/>
            </w:rPr>
          </w:rPrChange>
        </w:rPr>
        <w:t>i</w:t>
      </w:r>
      <w:r w:rsidRPr="00D96694">
        <w:rPr>
          <w:b/>
          <w:rPrChange w:id="2410" w:author="Aleksa Corovic" w:date="2018-08-21T12:50:00Z">
            <w:rPr>
              <w:b/>
              <w:lang w:val="en-GB"/>
            </w:rPr>
          </w:rPrChange>
        </w:rPr>
        <w:t xml:space="preserve"> </w:t>
      </w:r>
      <m:oMath>
        <m:r>
          <m:rPr>
            <m:sty m:val="bi"/>
          </m:rPr>
          <w:rPr>
            <w:rFonts w:ascii="Cambria Math" w:hAnsi="Cambria Math"/>
            <w:rPrChange w:id="2411" w:author="Aleksa Corovic" w:date="2018-08-21T12:50:00Z">
              <w:rPr>
                <w:rFonts w:ascii="Cambria Math" w:hAnsi="Cambria Math"/>
                <w:lang w:val="en-GB"/>
              </w:rPr>
            </w:rPrChange>
          </w:rPr>
          <m:t>e</m:t>
        </m:r>
      </m:oMath>
      <w:r w:rsidRPr="00D96694">
        <w:rPr>
          <w:rPrChange w:id="2412" w:author="Aleksa Corovic" w:date="2018-08-21T12:50:00Z">
            <w:rPr>
              <w:lang w:val="en-GB"/>
            </w:rPr>
          </w:rPrChange>
        </w:rPr>
        <w:t xml:space="preserve"> i </w:t>
      </w:r>
      <m:oMath>
        <m:r>
          <m:rPr>
            <m:sty m:val="bi"/>
          </m:rPr>
          <w:rPr>
            <w:rFonts w:ascii="Cambria Math" w:hAnsi="Cambria Math"/>
            <w:rPrChange w:id="2413"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414" w:author="Aleksa Corovic" w:date="2018-08-21T12:50:00Z">
                  <w:rPr>
                    <w:rFonts w:ascii="Cambria Math" w:hAnsi="Cambria Math"/>
                    <w:lang w:val="en-GB"/>
                  </w:rPr>
                </w:rPrChange>
              </w:rPr>
              <m:t>n</m:t>
            </m:r>
          </m:e>
        </m:d>
      </m:oMath>
      <w:r w:rsidRPr="00D96694">
        <w:rPr>
          <w:rPrChange w:id="2415" w:author="Aleksa Corovic" w:date="2018-08-21T12:50:00Z">
            <w:rPr>
              <w:lang w:val="en-GB"/>
            </w:rPr>
          </w:rPrChange>
        </w:rPr>
        <w:t xml:space="preserve"> </w:t>
      </w:r>
      <w:r w:rsidR="00D804AD" w:rsidRPr="00D96694">
        <w:rPr>
          <w:rPrChange w:id="2416"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417" w:author="Aleksa Corovic" w:date="2018-08-21T12:50:00Z">
            <w:rPr>
              <w:lang w:val="en-GB"/>
            </w:rPr>
          </w:rPrChange>
        </w:rPr>
        <w:t>Par</w:t>
      </w:r>
      <m:oMath>
        <m:r>
          <w:rPr>
            <w:rFonts w:ascii="Cambria Math" w:hAnsi="Cambria Math"/>
            <w:rPrChange w:id="2418" w:author="Aleksa Corovic" w:date="2018-08-21T12:50:00Z">
              <w:rPr>
                <w:rFonts w:ascii="Cambria Math" w:hAnsi="Cambria Math"/>
                <w:lang w:val="en-GB"/>
              </w:rPr>
            </w:rPrChange>
          </w:rPr>
          <m:t xml:space="preserve"> </m:t>
        </m:r>
        <m:r>
          <m:rPr>
            <m:sty m:val="bi"/>
          </m:rPr>
          <w:rPr>
            <w:rFonts w:ascii="Cambria Math" w:hAnsi="Cambria Math"/>
            <w:rPrChange w:id="2419" w:author="Aleksa Corovic" w:date="2018-08-21T12:50:00Z">
              <w:rPr>
                <w:rFonts w:ascii="Cambria Math" w:hAnsi="Cambria Math"/>
                <w:lang w:val="en-GB"/>
              </w:rPr>
            </w:rPrChange>
          </w:rPr>
          <m:t>e</m:t>
        </m:r>
      </m:oMath>
      <w:r w:rsidR="00D804AD" w:rsidRPr="00D96694">
        <w:rPr>
          <w:rPrChange w:id="2420" w:author="Aleksa Corovic" w:date="2018-08-21T12:50:00Z">
            <w:rPr>
              <w:lang w:val="en-GB"/>
            </w:rPr>
          </w:rPrChange>
        </w:rPr>
        <w:t xml:space="preserve"> i </w:t>
      </w:r>
      <m:oMath>
        <m:r>
          <m:rPr>
            <m:sty m:val="bi"/>
          </m:rPr>
          <w:rPr>
            <w:rFonts w:ascii="Cambria Math" w:hAnsi="Cambria Math"/>
            <w:rPrChange w:id="2421" w:author="Aleksa Corovic" w:date="2018-08-21T12:50:00Z">
              <w:rPr>
                <w:rFonts w:ascii="Cambria Math" w:hAnsi="Cambria Math"/>
                <w:lang w:val="en-GB"/>
              </w:rPr>
            </w:rPrChange>
          </w:rPr>
          <m:t>n</m:t>
        </m:r>
      </m:oMath>
      <w:r w:rsidR="00D804AD" w:rsidRPr="00D96694">
        <w:rPr>
          <w:rPrChange w:id="2422"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423" w:author="Aleksa Corovic" w:date="2018-08-21T12:50:00Z">
            <w:rPr>
              <w:lang w:val="en-GB"/>
            </w:rPr>
          </w:rPrChange>
        </w:rPr>
      </w:pPr>
      <w:r w:rsidRPr="00D96694">
        <w:rPr>
          <w:rPrChange w:id="2424" w:author="Aleksa Corovic" w:date="2018-08-21T12:50:00Z">
            <w:rPr>
              <w:lang w:val="en-GB"/>
            </w:rPr>
          </w:rPrChange>
        </w:rPr>
        <w:t xml:space="preserve">Na kraju se računa </w:t>
      </w:r>
      <m:oMath>
        <m:r>
          <m:rPr>
            <m:sty m:val="bi"/>
          </m:rPr>
          <w:rPr>
            <w:rFonts w:ascii="Cambria Math" w:hAnsi="Cambria Math"/>
            <w:rPrChange w:id="2425" w:author="Aleksa Corovic" w:date="2018-08-21T12:50:00Z">
              <w:rPr>
                <w:rFonts w:ascii="Cambria Math" w:hAnsi="Cambria Math"/>
                <w:lang w:val="en-GB"/>
              </w:rPr>
            </w:rPrChange>
          </w:rPr>
          <m:t>d</m:t>
        </m:r>
      </m:oMath>
      <w:r w:rsidRPr="00D96694">
        <w:rPr>
          <w:rPrChange w:id="2426" w:author="Aleksa Corovic" w:date="2018-08-21T12:50:00Z">
            <w:rPr>
              <w:lang w:val="en-GB"/>
            </w:rPr>
          </w:rPrChange>
        </w:rPr>
        <w:t xml:space="preserve"> tako da zadovoljava uslov </w:t>
      </w:r>
      <m:oMath>
        <m:r>
          <m:rPr>
            <m:sty m:val="bi"/>
          </m:rPr>
          <w:rPr>
            <w:rFonts w:ascii="Cambria Math" w:hAnsi="Cambria Math"/>
            <w:rPrChange w:id="2427" w:author="Aleksa Corovic" w:date="2018-08-21T12:50:00Z">
              <w:rPr>
                <w:rFonts w:ascii="Cambria Math" w:hAnsi="Cambria Math"/>
                <w:lang w:val="en-GB"/>
              </w:rPr>
            </w:rPrChange>
          </w:rPr>
          <m:t>d*e=1+k* ϕ(n)</m:t>
        </m:r>
      </m:oMath>
      <w:r w:rsidRPr="00D96694">
        <w:rPr>
          <w:rPrChange w:id="2428"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429" w:author="Aleksa Corovic" w:date="2018-08-21T12:50:00Z">
            <w:rPr>
              <w:lang w:val="en-GB"/>
            </w:rPr>
          </w:rPrChange>
        </w:rPr>
      </w:pPr>
      <w:r w:rsidRPr="00D96694">
        <w:rPr>
          <w:rPrChange w:id="2430" w:author="Aleksa Corovic" w:date="2018-08-21T12:50:00Z">
            <w:rPr>
              <w:lang w:val="en-GB"/>
            </w:rPr>
          </w:rPrChange>
        </w:rPr>
        <w:lastRenderedPageBreak/>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431"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432" w:author="Aleksa Corovic" w:date="2018-08-21T12:50:00Z">
                  <w:rPr>
                    <w:rFonts w:ascii="Cambria Math" w:hAnsi="Cambria Math"/>
                    <w:lang w:val="en-GB"/>
                  </w:rPr>
                </w:rPrChange>
              </w:rPr>
              <m:t>m</m:t>
            </m:r>
          </m:e>
          <m:sup>
            <m:r>
              <m:rPr>
                <m:sty m:val="bi"/>
              </m:rPr>
              <w:rPr>
                <w:rFonts w:ascii="Cambria Math" w:hAnsi="Cambria Math"/>
                <w:rPrChange w:id="2433" w:author="Aleksa Corovic" w:date="2018-08-21T12:50:00Z">
                  <w:rPr>
                    <w:rFonts w:ascii="Cambria Math" w:hAnsi="Cambria Math"/>
                    <w:lang w:val="en-GB"/>
                  </w:rPr>
                </w:rPrChange>
              </w:rPr>
              <m:t>e</m:t>
            </m:r>
          </m:sup>
        </m:sSup>
        <m:r>
          <m:rPr>
            <m:sty m:val="bi"/>
          </m:rPr>
          <w:rPr>
            <w:rFonts w:ascii="Cambria Math" w:hAnsi="Cambria Math"/>
            <w:rPrChange w:id="2434"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435" w:author="Aleksa Corovic" w:date="2018-08-21T12:50:00Z">
                  <w:rPr>
                    <w:rFonts w:ascii="Cambria Math" w:hAnsi="Cambria Math"/>
                    <w:lang w:val="en-GB"/>
                  </w:rPr>
                </w:rPrChange>
              </w:rPr>
              <m:t>n</m:t>
            </m:r>
          </m:e>
        </m:d>
        <m:r>
          <m:rPr>
            <m:sty m:val="bi"/>
          </m:rPr>
          <w:rPr>
            <w:rFonts w:ascii="Cambria Math" w:hAnsi="Cambria Math"/>
            <w:rPrChange w:id="2436" w:author="Aleksa Corovic" w:date="2018-08-21T12:50:00Z">
              <w:rPr>
                <w:rFonts w:ascii="Cambria Math" w:hAnsi="Cambria Math"/>
                <w:lang w:val="en-GB"/>
              </w:rPr>
            </w:rPrChange>
          </w:rPr>
          <m:t>)</m:t>
        </m:r>
      </m:oMath>
      <w:r w:rsidRPr="00D96694">
        <w:rPr>
          <w:rPrChange w:id="2437"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438"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439" w:author="Aleksa Corovic" w:date="2018-08-21T12:50:00Z">
                  <w:rPr>
                    <w:rFonts w:ascii="Cambria Math" w:hAnsi="Cambria Math"/>
                    <w:lang w:val="en-GB"/>
                  </w:rPr>
                </w:rPrChange>
              </w:rPr>
              <m:t>c</m:t>
            </m:r>
          </m:e>
          <m:sup>
            <m:r>
              <m:rPr>
                <m:sty m:val="bi"/>
              </m:rPr>
              <w:rPr>
                <w:rFonts w:ascii="Cambria Math" w:hAnsi="Cambria Math"/>
                <w:rPrChange w:id="2440" w:author="Aleksa Corovic" w:date="2018-08-21T12:50:00Z">
                  <w:rPr>
                    <w:rFonts w:ascii="Cambria Math" w:hAnsi="Cambria Math"/>
                    <w:lang w:val="en-GB"/>
                  </w:rPr>
                </w:rPrChange>
              </w:rPr>
              <m:t>d</m:t>
            </m:r>
          </m:sup>
        </m:sSup>
        <m:r>
          <m:rPr>
            <m:sty m:val="bi"/>
          </m:rPr>
          <w:rPr>
            <w:rFonts w:ascii="Cambria Math" w:hAnsi="Cambria Math"/>
            <w:rPrChange w:id="2441" w:author="Aleksa Corovic" w:date="2018-08-21T12:50:00Z">
              <w:rPr>
                <w:rFonts w:ascii="Cambria Math" w:hAnsi="Cambria Math"/>
                <w:lang w:val="en-GB"/>
              </w:rPr>
            </w:rPrChange>
          </w:rPr>
          <m:t>*(mod(n))</m:t>
        </m:r>
      </m:oMath>
      <w:r w:rsidRPr="00D96694">
        <w:rPr>
          <w:rPrChange w:id="2442" w:author="Aleksa Corovic" w:date="2018-08-21T12:50:00Z">
            <w:rPr>
              <w:lang w:val="en-GB"/>
            </w:rPr>
          </w:rPrChange>
        </w:rPr>
        <w:t>.</w:t>
      </w:r>
      <w:r w:rsidR="00074CD9" w:rsidRPr="00D96694">
        <w:rPr>
          <w:rPrChange w:id="2443" w:author="Aleksa Corovic" w:date="2018-08-21T12:50:00Z">
            <w:rPr>
              <w:lang w:val="en-GB"/>
            </w:rPr>
          </w:rPrChange>
        </w:rPr>
        <w:t xml:space="preserve"> [1</w:t>
      </w:r>
      <w:ins w:id="2444" w:author="Filip Dutina" w:date="2018-08-14T14:19:00Z">
        <w:r w:rsidR="0037741D" w:rsidRPr="00D96694">
          <w:rPr>
            <w:rPrChange w:id="2445" w:author="Aleksa Corovic" w:date="2018-08-21T12:50:00Z">
              <w:rPr>
                <w:lang w:val="en-GB"/>
              </w:rPr>
            </w:rPrChange>
          </w:rPr>
          <w:t>8</w:t>
        </w:r>
      </w:ins>
      <w:del w:id="2446" w:author="Filip Dutina" w:date="2018-08-14T14:07:00Z">
        <w:r w:rsidR="00074CD9" w:rsidRPr="00D96694" w:rsidDel="0063232B">
          <w:rPr>
            <w:rPrChange w:id="2447" w:author="Aleksa Corovic" w:date="2018-08-21T12:50:00Z">
              <w:rPr>
                <w:lang w:val="en-GB"/>
              </w:rPr>
            </w:rPrChange>
          </w:rPr>
          <w:delText>4</w:delText>
        </w:r>
      </w:del>
      <w:r w:rsidR="002F35DF" w:rsidRPr="00D96694">
        <w:rPr>
          <w:rPrChange w:id="2448" w:author="Aleksa Corovic" w:date="2018-08-21T12:50:00Z">
            <w:rPr>
              <w:lang w:val="en-GB"/>
            </w:rPr>
          </w:rPrChange>
        </w:rPr>
        <w:t>]</w:t>
      </w:r>
    </w:p>
    <w:p w14:paraId="74060FBE" w14:textId="77777777" w:rsidR="002209E3" w:rsidRPr="00D96694" w:rsidRDefault="001E7C5C" w:rsidP="00E04928">
      <w:r w:rsidRPr="00D96694">
        <w:rPr>
          <w:rPrChange w:id="2449" w:author="Aleksa Corovic" w:date="2018-08-21T12:50:00Z">
            <w:rPr>
              <w:lang w:val="en-GB"/>
            </w:rPr>
          </w:rPrChange>
        </w:rPr>
        <w:t xml:space="preserve">Kod </w:t>
      </w:r>
      <w:r w:rsidRPr="00D96694">
        <w:rPr>
          <w:i/>
          <w:rPrChange w:id="2450" w:author="Aleksa Corovic" w:date="2018-08-21T12:50:00Z">
            <w:rPr>
              <w:i/>
              <w:lang w:val="en-GB"/>
            </w:rPr>
          </w:rPrChange>
        </w:rPr>
        <w:t>RSA</w:t>
      </w:r>
      <w:r w:rsidRPr="00D96694">
        <w:rPr>
          <w:rPrChange w:id="2451" w:author="Aleksa Corovic" w:date="2018-08-21T12:50:00Z">
            <w:rPr>
              <w:lang w:val="en-GB"/>
            </w:rPr>
          </w:rPrChange>
        </w:rPr>
        <w:t xml:space="preserve"> enkripcije se postavlja pitanje zašto</w:t>
      </w:r>
      <w:r w:rsidR="008529AC" w:rsidRPr="00D96694">
        <w:rPr>
          <w:rPrChange w:id="2452" w:author="Aleksa Corovic" w:date="2018-08-21T12:50:00Z">
            <w:rPr>
              <w:lang w:val="en-GB"/>
            </w:rPr>
          </w:rPrChange>
        </w:rPr>
        <w:t xml:space="preserve"> se koriste</w:t>
      </w:r>
      <w:r w:rsidRPr="00D96694">
        <w:rPr>
          <w:rPrChange w:id="2453" w:author="Aleksa Corovic" w:date="2018-08-21T12:50:00Z">
            <w:rPr>
              <w:lang w:val="en-GB"/>
            </w:rPr>
          </w:rPrChange>
        </w:rPr>
        <w:t xml:space="preserve"> baš prosti brojevi?</w:t>
      </w:r>
      <w:r w:rsidR="008529AC" w:rsidRPr="00D96694">
        <w:rPr>
          <w:rPrChange w:id="2454" w:author="Aleksa Corovic" w:date="2018-08-21T12:50:00Z">
            <w:rPr>
              <w:lang w:val="en-GB"/>
            </w:rPr>
          </w:rPrChange>
        </w:rPr>
        <w:t xml:space="preserve"> Zašto ne bilo koja dva velika broja?</w:t>
      </w:r>
      <w:r w:rsidRPr="00D96694">
        <w:rPr>
          <w:rPrChange w:id="2455" w:author="Aleksa Corovic" w:date="2018-08-21T12:50:00Z">
            <w:rPr>
              <w:lang w:val="en-GB"/>
            </w:rPr>
          </w:rPrChange>
        </w:rPr>
        <w:t xml:space="preserve"> </w:t>
      </w:r>
      <w:r w:rsidRPr="00D96694">
        <w:t>Odgovor leži u tome</w:t>
      </w:r>
      <w:r w:rsidR="008529AC" w:rsidRPr="00D96694">
        <w:t xml:space="preserve"> da je današnjim računarima veoma lako pomnožiti dva 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456" w:author="Aleksa Corovic" w:date="2018-08-21T12:50:00Z">
              <w:rPr>
                <w:rFonts w:ascii="Cambria Math" w:hAnsi="Cambria Math"/>
                <w:lang w:val="en-GB"/>
              </w:rPr>
            </w:rPrChange>
          </w:rPr>
          <m:t>p</m:t>
        </m:r>
      </m:oMath>
      <w:r w:rsidR="008529AC" w:rsidRPr="00D96694">
        <w:rPr>
          <w:rPrChange w:id="2457" w:author="Aleksa Corovic" w:date="2018-08-21T12:50:00Z">
            <w:rPr>
              <w:lang w:val="en-GB"/>
            </w:rPr>
          </w:rPrChange>
        </w:rPr>
        <w:t xml:space="preserve"> i </w:t>
      </w:r>
      <m:oMath>
        <m:r>
          <m:rPr>
            <m:sty m:val="bi"/>
          </m:rPr>
          <w:rPr>
            <w:rFonts w:ascii="Cambria Math" w:hAnsi="Cambria Math"/>
            <w:rPrChange w:id="2458" w:author="Aleksa Corovic" w:date="2018-08-21T12:50:00Z">
              <w:rPr>
                <w:rFonts w:ascii="Cambria Math" w:hAnsi="Cambria Math"/>
                <w:lang w:val="en-GB"/>
              </w:rPr>
            </w:rPrChange>
          </w:rPr>
          <m:t>q</m:t>
        </m:r>
      </m:oMath>
      <w:r w:rsidR="008529AC" w:rsidRPr="00D96694">
        <w:rPr>
          <w:rPrChange w:id="2459" w:author="Aleksa Corovic" w:date="2018-08-21T12:50:00Z">
            <w:rPr>
              <w:lang w:val="en-GB"/>
            </w:rPr>
          </w:rPrChange>
        </w:rPr>
        <w:t xml:space="preserve"> jer to</w:t>
      </w:r>
      <w:r w:rsidR="00A857D6" w:rsidRPr="00D96694">
        <w:rPr>
          <w:rPrChange w:id="2460" w:author="Aleksa Corovic" w:date="2018-08-21T12:50:00Z">
            <w:rPr>
              <w:lang w:val="en-GB"/>
            </w:rPr>
          </w:rPrChange>
        </w:rPr>
        <w:t xml:space="preserve"> direktno</w:t>
      </w:r>
      <w:r w:rsidR="008529AC" w:rsidRPr="00D96694">
        <w:rPr>
          <w:rPrChange w:id="2461" w:author="Aleksa Corovic" w:date="2018-08-21T12:50:00Z">
            <w:rPr>
              <w:lang w:val="en-GB"/>
            </w:rPr>
          </w:rPrChange>
        </w:rPr>
        <w:t xml:space="preserve"> proizilazi iz osnovne teoreme algebre</w:t>
      </w:r>
      <w:r w:rsidR="00A857D6" w:rsidRPr="00D96694">
        <w:rPr>
          <w:rPrChange w:id="2462" w:author="Aleksa Corovic" w:date="2018-08-21T12:50:00Z">
            <w:rPr>
              <w:lang w:val="en-GB"/>
            </w:rPr>
          </w:rPrChange>
        </w:rPr>
        <w:t>. Ona</w:t>
      </w:r>
      <w:r w:rsidR="008529AC" w:rsidRPr="00D96694">
        <w:rPr>
          <w:rPrChange w:id="2463" w:author="Aleksa Corovic" w:date="2018-08-21T12:50:00Z">
            <w:rPr>
              <w:lang w:val="en-GB"/>
            </w:rPr>
          </w:rPrChange>
        </w:rPr>
        <w:t xml:space="preserve"> kaže da se svaki složeni broj, koji je veći od 1, može napisati na tačno jedan način kao proizvod</w:t>
      </w:r>
      <w:r w:rsidR="00A857D6" w:rsidRPr="00D96694">
        <w:rPr>
          <w:rPrChange w:id="2464" w:author="Aleksa Corovic" w:date="2018-08-21T12:50:00Z">
            <w:rPr>
              <w:lang w:val="en-GB"/>
            </w:rPr>
          </w:rPrChange>
        </w:rPr>
        <w:t xml:space="preserve"> prostih brojeva. Sa malim brojevima</w:t>
      </w:r>
      <w:r w:rsidR="00BF2DAC" w:rsidRPr="00D96694">
        <w:rPr>
          <w:rPrChange w:id="2465" w:author="Aleksa Corovic" w:date="2018-08-21T12:50:00Z">
            <w:rPr>
              <w:lang w:val="en-GB"/>
            </w:rPr>
          </w:rPrChange>
        </w:rPr>
        <w:t xml:space="preserve"> to</w:t>
      </w:r>
      <w:r w:rsidR="00A857D6" w:rsidRPr="00D96694">
        <w:rPr>
          <w:rPrChange w:id="2466" w:author="Aleksa Corovic" w:date="2018-08-21T12:50:00Z">
            <w:rPr>
              <w:lang w:val="en-GB"/>
            </w:rPr>
          </w:rPrChange>
        </w:rPr>
        <w:t xml:space="preserve"> je lako, npr. </w:t>
      </w:r>
      <m:oMath>
        <m:r>
          <m:rPr>
            <m:sty m:val="bi"/>
          </m:rPr>
          <w:rPr>
            <w:rFonts w:ascii="Cambria Math" w:hAnsi="Cambria Math"/>
            <w:rPrChange w:id="2467" w:author="Aleksa Corovic" w:date="2018-08-21T12:50:00Z">
              <w:rPr>
                <w:rFonts w:ascii="Cambria Math" w:hAnsi="Cambria Math"/>
                <w:lang w:val="en-GB"/>
              </w:rPr>
            </w:rPrChange>
          </w:rPr>
          <m:t>15=3*5</m:t>
        </m:r>
      </m:oMath>
      <w:r w:rsidR="00A857D6" w:rsidRPr="00D96694">
        <w:rPr>
          <w:rPrChange w:id="2468" w:author="Aleksa Corovic" w:date="2018-08-21T12:50:00Z">
            <w:rPr>
              <w:lang w:val="en-GB"/>
            </w:rPr>
          </w:rPrChange>
        </w:rPr>
        <w:t xml:space="preserve"> ili </w:t>
      </w:r>
      <m:oMath>
        <m:r>
          <m:rPr>
            <m:sty m:val="bi"/>
          </m:rPr>
          <w:rPr>
            <w:rFonts w:ascii="Cambria Math" w:hAnsi="Cambria Math"/>
            <w:rPrChange w:id="2469" w:author="Aleksa Corovic" w:date="2018-08-21T12:50:00Z">
              <w:rPr>
                <w:rFonts w:ascii="Cambria Math" w:hAnsi="Cambria Math"/>
                <w:lang w:val="en-GB"/>
              </w:rPr>
            </w:rPrChange>
          </w:rPr>
          <m:t>255=3*5*17</m:t>
        </m:r>
      </m:oMath>
      <w:r w:rsidR="00A857D6" w:rsidRPr="00D96694">
        <w:rPr>
          <w:rPrChange w:id="2470" w:author="Aleksa Corovic" w:date="2018-08-21T12:50:00Z">
            <w:rPr>
              <w:lang w:val="en-GB"/>
            </w:rPr>
          </w:rPrChange>
        </w:rPr>
        <w:t xml:space="preserve">, ali kada je dat problem koji izgleda kao </w:t>
      </w:r>
      <m:oMath>
        <m:r>
          <m:rPr>
            <m:sty m:val="bi"/>
          </m:rPr>
          <w:rPr>
            <w:rFonts w:ascii="Cambria Math" w:hAnsi="Cambria Math"/>
            <w:rPrChange w:id="2471" w:author="Aleksa Corovic" w:date="2018-08-21T12:50:00Z">
              <w:rPr>
                <w:rFonts w:ascii="Cambria Math" w:hAnsi="Cambria Math"/>
                <w:lang w:val="en-GB"/>
              </w:rPr>
            </w:rPrChange>
          </w:rPr>
          <m:t>p*q=6700283</m:t>
        </m:r>
      </m:oMath>
      <w:r w:rsidR="00A857D6" w:rsidRPr="00D96694">
        <w:rPr>
          <w:rPrChange w:id="2472"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73" w:author="Aleksa Corovic" w:date="2018-08-21T12:50:00Z">
              <w:rPr>
                <w:rFonts w:ascii="Cambria Math" w:hAnsi="Cambria Math"/>
                <w:lang w:val="en-GB"/>
              </w:rPr>
            </w:rPrChange>
          </w:rPr>
          <m:t>p</m:t>
        </m:r>
      </m:oMath>
      <w:r w:rsidR="00A857D6" w:rsidRPr="00D96694">
        <w:rPr>
          <w:rPrChange w:id="2474" w:author="Aleksa Corovic" w:date="2018-08-21T12:50:00Z">
            <w:rPr>
              <w:lang w:val="en-GB"/>
            </w:rPr>
          </w:rPrChange>
        </w:rPr>
        <w:t xml:space="preserve"> i </w:t>
      </w:r>
      <m:oMath>
        <m:r>
          <m:rPr>
            <m:sty m:val="bi"/>
          </m:rPr>
          <w:rPr>
            <w:rFonts w:ascii="Cambria Math" w:hAnsi="Cambria Math"/>
            <w:rPrChange w:id="2475" w:author="Aleksa Corovic" w:date="2018-08-21T12:50:00Z">
              <w:rPr>
                <w:rFonts w:ascii="Cambria Math" w:hAnsi="Cambria Math"/>
                <w:lang w:val="en-GB"/>
              </w:rPr>
            </w:rPrChange>
          </w:rPr>
          <m:t>q</m:t>
        </m:r>
      </m:oMath>
      <w:r w:rsidR="00A857D6" w:rsidRPr="00D96694">
        <w:rPr>
          <w:b/>
          <w:rPrChange w:id="2476" w:author="Aleksa Corovic" w:date="2018-08-21T12:50:00Z">
            <w:rPr>
              <w:b/>
              <w:lang w:val="en-GB"/>
            </w:rPr>
          </w:rPrChange>
        </w:rPr>
        <w:t xml:space="preserve"> </w:t>
      </w:r>
      <w:r w:rsidR="00A857D6" w:rsidRPr="00D96694">
        <w:rPr>
          <w:rPrChange w:id="2477"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78" w:name="_Ref518072610"/>
      <w:bookmarkStart w:id="2479" w:name="_Toc522019402"/>
      <w:r w:rsidRPr="00D96694">
        <w:rPr>
          <w:rPrChange w:id="2480" w:author="Aleksa Corovic" w:date="2018-08-21T12:50:00Z">
            <w:rPr>
              <w:b w:val="0"/>
              <w:bCs w:val="0"/>
            </w:rPr>
          </w:rPrChange>
        </w:rPr>
        <w:lastRenderedPageBreak/>
        <w:t>Koncept rešenja</w:t>
      </w:r>
      <w:bookmarkEnd w:id="2478"/>
      <w:bookmarkEnd w:id="2479"/>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81" w:author="Filip Dutina" w:date="2018-08-15T12:03:00Z">
        <w:r w:rsidR="00367938" w:rsidRPr="00D96694">
          <w:t>-</w:t>
        </w:r>
      </w:ins>
      <w:del w:id="2482"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83" w:author="Filip Dutina" w:date="2018-07-12T11:22:00Z">
        <w:r w:rsidR="00AD7512" w:rsidRPr="00D96694">
          <w:t>a</w:t>
        </w:r>
      </w:ins>
      <w:del w:id="2484" w:author="Filip Dutina" w:date="2018-07-12T11:22:00Z">
        <w:r w:rsidR="00327DFD" w:rsidRPr="00D96694" w:rsidDel="00AD7512">
          <w:delText>o</w:delText>
        </w:r>
      </w:del>
      <w:r w:rsidR="00327DFD" w:rsidRPr="00D96694">
        <w:t xml:space="preserve"> korisničk</w:t>
      </w:r>
      <w:ins w:id="2485" w:author="Filip Dutina" w:date="2018-07-12T11:22:00Z">
        <w:r w:rsidR="00AD7512" w:rsidRPr="00D96694">
          <w:t>a</w:t>
        </w:r>
      </w:ins>
      <w:del w:id="2486" w:author="Filip Dutina" w:date="2018-07-12T11:22:00Z">
        <w:r w:rsidR="00327DFD" w:rsidRPr="00D96694" w:rsidDel="00AD7512">
          <w:delText>o</w:delText>
        </w:r>
      </w:del>
      <w:r w:rsidR="00327DFD" w:rsidRPr="00D96694">
        <w:t xml:space="preserve"> </w:t>
      </w:r>
      <w:ins w:id="2487" w:author="Filip Dutina" w:date="2018-07-12T11:22:00Z">
        <w:r w:rsidR="00AD7512" w:rsidRPr="00D96694">
          <w:t>sprega</w:t>
        </w:r>
      </w:ins>
      <w:del w:id="2488"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GB" w:eastAsia="en-GB"/>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5E1746E" w:rsidR="00381F50" w:rsidRPr="00D96694" w:rsidRDefault="00381F50" w:rsidP="00381F50">
      <w:pPr>
        <w:pStyle w:val="Caption"/>
        <w:rPr>
          <w:rPrChange w:id="2489" w:author="Aleksa Corovic" w:date="2018-08-21T12:50:00Z">
            <w:rPr>
              <w:noProof/>
            </w:rPr>
          </w:rPrChange>
        </w:rPr>
      </w:pPr>
      <w:bookmarkStart w:id="2490" w:name="_Toc522019432"/>
      <w:r w:rsidRPr="00D96694">
        <w:t xml:space="preserve">Slika </w:t>
      </w:r>
      <w:ins w:id="249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492" w:author="Aleksa Corovic" w:date="2018-08-21T12:50:00Z">
            <w:rPr>
              <w:noProof/>
            </w:rPr>
          </w:rPrChange>
        </w:rPr>
        <w:t>3</w:t>
      </w:r>
      <w:ins w:id="249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94" w:author="Filip Dutina" w:date="2018-08-14T14:04:00Z">
        <w:r w:rsidR="0063232B" w:rsidRPr="00D96694">
          <w:rPr>
            <w:rPrChange w:id="2495" w:author="Aleksa Corovic" w:date="2018-08-21T12:50:00Z">
              <w:rPr>
                <w:noProof/>
              </w:rPr>
            </w:rPrChange>
          </w:rPr>
          <w:t>1</w:t>
        </w:r>
        <w:r w:rsidR="0063232B" w:rsidRPr="00DF0BBD">
          <w:fldChar w:fldCharType="end"/>
        </w:r>
      </w:ins>
      <w:del w:id="249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97"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98" w:author="Aleksa Corovic" w:date="2018-08-21T12:50:00Z">
              <w:rPr>
                <w:noProof/>
              </w:rPr>
            </w:rPrChange>
          </w:rPr>
          <w:delText>1</w:delText>
        </w:r>
        <w:r w:rsidR="0067303B" w:rsidRPr="00DF0BBD" w:rsidDel="00D03B92">
          <w:fldChar w:fldCharType="end"/>
        </w:r>
      </w:del>
      <w:r w:rsidRPr="00D96694">
        <w:t xml:space="preserve"> </w:t>
      </w:r>
      <w:r w:rsidRPr="00D96694">
        <w:rPr>
          <w:i/>
          <w:rPrChange w:id="2499" w:author="Aleksa Corovic" w:date="2018-08-21T12:50:00Z">
            <w:rPr>
              <w:i/>
              <w:noProof/>
            </w:rPr>
          </w:rPrChange>
        </w:rPr>
        <w:t>Altera Cyclone</w:t>
      </w:r>
      <w:r w:rsidRPr="00D96694">
        <w:rPr>
          <w:rPrChange w:id="2500" w:author="Aleksa Corovic" w:date="2018-08-21T12:50:00Z">
            <w:rPr>
              <w:noProof/>
            </w:rPr>
          </w:rPrChange>
        </w:rPr>
        <w:t xml:space="preserve"> pete generacije</w:t>
      </w:r>
      <w:r w:rsidR="002432A8" w:rsidRPr="00D96694">
        <w:rPr>
          <w:rPrChange w:id="2501" w:author="Aleksa Corovic" w:date="2018-08-21T12:50:00Z">
            <w:rPr>
              <w:noProof/>
            </w:rPr>
          </w:rPrChange>
        </w:rPr>
        <w:t xml:space="preserve"> [1</w:t>
      </w:r>
      <w:ins w:id="2502" w:author="Filip Dutina" w:date="2018-08-14T14:19:00Z">
        <w:r w:rsidR="0037741D" w:rsidRPr="00D96694">
          <w:rPr>
            <w:rPrChange w:id="2503" w:author="Aleksa Corovic" w:date="2018-08-21T12:50:00Z">
              <w:rPr>
                <w:noProof/>
              </w:rPr>
            </w:rPrChange>
          </w:rPr>
          <w:t>9</w:t>
        </w:r>
      </w:ins>
      <w:del w:id="2504" w:author="Filip Dutina" w:date="2018-08-14T14:08:00Z">
        <w:r w:rsidR="002432A8" w:rsidRPr="00D96694" w:rsidDel="0063232B">
          <w:rPr>
            <w:rPrChange w:id="2505" w:author="Aleksa Corovic" w:date="2018-08-21T12:50:00Z">
              <w:rPr>
                <w:noProof/>
              </w:rPr>
            </w:rPrChange>
          </w:rPr>
          <w:delText>5</w:delText>
        </w:r>
      </w:del>
      <w:r w:rsidR="002432A8" w:rsidRPr="00D96694">
        <w:rPr>
          <w:rPrChange w:id="2506" w:author="Aleksa Corovic" w:date="2018-08-21T12:50:00Z">
            <w:rPr>
              <w:noProof/>
            </w:rPr>
          </w:rPrChange>
        </w:rPr>
        <w:t>]</w:t>
      </w:r>
      <w:bookmarkEnd w:id="2490"/>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507" w:author="Aleksa Corovic" w:date="2018-08-21T12:54:00Z">
        <w:r w:rsidR="00731A5D" w:rsidRPr="00D96694" w:rsidDel="00D96694">
          <w:delText>poglavnju</w:delText>
        </w:r>
      </w:del>
      <w:ins w:id="2508"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509" w:author="Filip Dutina" w:date="2018-08-15T12:05:00Z">
        <w:r w:rsidR="005A2191" w:rsidRPr="00D96694">
          <w:t xml:space="preserve"> Poslati javni ključ je prethodno simetrično enkriptovan radi uvećanja bezbednosti </w:t>
        </w:r>
        <w:commentRangeStart w:id="2510"/>
        <w:r w:rsidR="005A2191" w:rsidRPr="00D96694">
          <w:t>sistema</w:t>
        </w:r>
      </w:ins>
      <w:commentRangeEnd w:id="2510"/>
      <w:ins w:id="2511" w:author="Filip Dutina" w:date="2018-08-15T12:06:00Z">
        <w:r w:rsidR="009C54EE" w:rsidRPr="00D96694">
          <w:rPr>
            <w:rStyle w:val="CommentReference"/>
          </w:rPr>
          <w:commentReference w:id="2510"/>
        </w:r>
      </w:ins>
      <w:ins w:id="2512"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GB" w:eastAsia="en-GB"/>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51BB02A4" w:rsidR="00E47857" w:rsidRPr="00D96694" w:rsidRDefault="00762830" w:rsidP="00E47857">
      <w:pPr>
        <w:pStyle w:val="Caption"/>
        <w:rPr>
          <w:rPrChange w:id="2513" w:author="Aleksa Corovic" w:date="2018-08-21T12:50:00Z">
            <w:rPr>
              <w:noProof/>
            </w:rPr>
          </w:rPrChange>
        </w:rPr>
      </w:pPr>
      <w:bookmarkStart w:id="2514" w:name="_Toc522019433"/>
      <w:r w:rsidRPr="00D96694">
        <w:t xml:space="preserve">Slika </w:t>
      </w:r>
      <w:ins w:id="251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16" w:author="Aleksa Corovic" w:date="2018-08-21T12:50:00Z">
            <w:rPr>
              <w:noProof/>
            </w:rPr>
          </w:rPrChange>
        </w:rPr>
        <w:t>3</w:t>
      </w:r>
      <w:ins w:id="251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18" w:author="Filip Dutina" w:date="2018-08-14T14:04:00Z">
        <w:r w:rsidR="0063232B" w:rsidRPr="00D96694">
          <w:rPr>
            <w:rPrChange w:id="2519" w:author="Aleksa Corovic" w:date="2018-08-21T12:50:00Z">
              <w:rPr>
                <w:noProof/>
              </w:rPr>
            </w:rPrChange>
          </w:rPr>
          <w:t>2</w:t>
        </w:r>
        <w:r w:rsidR="0063232B" w:rsidRPr="00DF0BBD">
          <w:fldChar w:fldCharType="end"/>
        </w:r>
      </w:ins>
      <w:del w:id="252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21"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22" w:author="Aleksa Corovic" w:date="2018-08-21T12:50:00Z">
              <w:rPr>
                <w:noProof/>
              </w:rPr>
            </w:rPrChange>
          </w:rPr>
          <w:delText>2</w:delText>
        </w:r>
        <w:r w:rsidR="0067303B" w:rsidRPr="00DF0BBD" w:rsidDel="00D03B92">
          <w:fldChar w:fldCharType="end"/>
        </w:r>
      </w:del>
      <w:r w:rsidRPr="00D96694">
        <w:t xml:space="preserve"> Izgled klijentskog terminala</w:t>
      </w:r>
      <w:bookmarkEnd w:id="2514"/>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523" w:name="_Ref518072599"/>
      <w:bookmarkStart w:id="2524" w:name="_Toc522019403"/>
      <w:r w:rsidRPr="00D96694">
        <w:lastRenderedPageBreak/>
        <w:t>Programsko rešenje</w:t>
      </w:r>
      <w:bookmarkEnd w:id="2523"/>
      <w:bookmarkEnd w:id="2524"/>
    </w:p>
    <w:p w14:paraId="6D0EB5EA" w14:textId="77777777" w:rsidR="003845A2" w:rsidRPr="00D96694" w:rsidRDefault="003845A2" w:rsidP="003845A2"/>
    <w:p w14:paraId="7C1F8CEB" w14:textId="77777777" w:rsidR="00102858" w:rsidRPr="00D96694" w:rsidRDefault="00102858" w:rsidP="00234C6F">
      <w:pPr>
        <w:rPr>
          <w:ins w:id="2525"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526" w:name="_Toc522019404"/>
      <w:r w:rsidRPr="00D96694">
        <w:t>Klijentska strana</w:t>
      </w:r>
      <w:bookmarkEnd w:id="2526"/>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527" w:author="Filip Dutina" w:date="2018-07-17T11:38:00Z">
              <w:r w:rsidRPr="00D96694">
                <w:rPr>
                  <w:i/>
                </w:rPr>
                <w:t>M</w:t>
              </w:r>
            </w:ins>
            <w:del w:id="2528"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529" w:author="Filip Dutina" w:date="2018-07-17T11:38:00Z">
              <w:r w:rsidRPr="00D96694">
                <w:t>P</w:t>
              </w:r>
            </w:ins>
            <w:del w:id="2530"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531" w:author="Filip Dutina" w:date="2018-07-17T11:38:00Z">
              <w:r w:rsidRPr="00D96694">
                <w:t>D</w:t>
              </w:r>
            </w:ins>
            <w:del w:id="2532"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533" w:author="Filip Dutina" w:date="2018-07-17T11:38:00Z">
              <w:r w:rsidRPr="00D96694">
                <w:t>F</w:t>
              </w:r>
            </w:ins>
            <w:del w:id="2534"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535" w:author="Filip Dutina" w:date="2018-07-17T11:38:00Z">
              <w:r w:rsidRPr="00D96694">
                <w:t>F</w:t>
              </w:r>
            </w:ins>
            <w:del w:id="2536"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537" w:author="Filip Dutina" w:date="2018-07-17T11:38:00Z">
              <w:r w:rsidRPr="00D96694">
                <w:t>P</w:t>
              </w:r>
            </w:ins>
            <w:del w:id="2538" w:author="Filip Dutina" w:date="2018-07-17T11:38:00Z">
              <w:r w:rsidR="008C703D" w:rsidRPr="00D96694" w:rsidDel="00297E73">
                <w:delText>p</w:delText>
              </w:r>
            </w:del>
            <w:r w:rsidR="00234C6F" w:rsidRPr="00D96694">
              <w:t>omoćna funkcija za računanje tajnih ključeva</w:t>
            </w:r>
          </w:p>
        </w:tc>
      </w:tr>
    </w:tbl>
    <w:p w14:paraId="4C4E6675" w14:textId="77777777" w:rsidR="00234C6F" w:rsidRPr="00D96694" w:rsidRDefault="00234C6F" w:rsidP="00234C6F">
      <w:pPr>
        <w:pStyle w:val="Caption"/>
        <w:rPr>
          <w:rPrChange w:id="2539" w:author="Aleksa Corovic" w:date="2018-08-21T12:50:00Z">
            <w:rPr>
              <w:noProof/>
            </w:rPr>
          </w:rPrChange>
        </w:rPr>
      </w:pPr>
      <w:bookmarkStart w:id="2540"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4F2608" w:rsidRPr="00D96694">
        <w:rPr>
          <w:rPrChange w:id="2541" w:author="Aleksa Corovic" w:date="2018-08-21T12:50:00Z">
            <w:rPr>
              <w:noProof/>
            </w:rPr>
          </w:rPrChange>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r w:rsidR="004F2608" w:rsidRPr="00D96694">
        <w:rPr>
          <w:rPrChange w:id="2542" w:author="Aleksa Corovic" w:date="2018-08-21T12:50:00Z">
            <w:rPr>
              <w:noProof/>
            </w:rPr>
          </w:rPrChange>
        </w:rPr>
        <w:t>1</w:t>
      </w:r>
      <w:r w:rsidR="004F2608" w:rsidRPr="00DF0BBD">
        <w:fldChar w:fldCharType="end"/>
      </w:r>
      <w:r w:rsidRPr="00D96694">
        <w:t xml:space="preserve"> Funkcije na klijentskoj strani</w:t>
      </w:r>
      <w:bookmarkEnd w:id="2540"/>
    </w:p>
    <w:p w14:paraId="76BD81B9" w14:textId="77777777" w:rsidR="00234C6F" w:rsidRPr="00D96694" w:rsidRDefault="00234C6F" w:rsidP="00234C6F"/>
    <w:p w14:paraId="5F2693A3" w14:textId="77777777" w:rsidR="00234C6F" w:rsidRPr="00D96694" w:rsidRDefault="00234C6F" w:rsidP="00234C6F">
      <w:pPr>
        <w:rPr>
          <w:rPrChange w:id="2543" w:author="Aleksa Corovic" w:date="2018-08-21T12:50:00Z">
            <w:rPr>
              <w:lang w:val="en-GB"/>
            </w:rPr>
          </w:rPrChange>
        </w:rPr>
      </w:pPr>
      <w:r w:rsidRPr="00D96694">
        <w:lastRenderedPageBreak/>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544" w:author="Filip Dutina" w:date="2018-07-17T12:02:00Z">
        <w:r w:rsidRPr="00D96694" w:rsidDel="004240DA">
          <w:delText>int main(void)</w:delText>
        </w:r>
      </w:del>
      <w:bookmarkStart w:id="2545" w:name="_Toc522019405"/>
      <w:ins w:id="2546" w:author="Filip Dutina" w:date="2018-07-17T12:02:00Z">
        <w:r w:rsidR="004240DA" w:rsidRPr="00D96694">
          <w:rPr>
            <w:i/>
            <w:rPrChange w:id="2547" w:author="Aleksa Corovic" w:date="2018-08-21T12:50:00Z">
              <w:rPr/>
            </w:rPrChange>
          </w:rPr>
          <w:t>Main</w:t>
        </w:r>
        <w:r w:rsidR="004240DA" w:rsidRPr="00D96694">
          <w:t xml:space="preserve"> funkcija</w:t>
        </w:r>
      </w:ins>
      <w:bookmarkEnd w:id="2545"/>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548" w:author="Filip Dutina" w:date="2018-07-17T12:00:00Z">
        <w:r w:rsidR="00102858" w:rsidRPr="00D96694">
          <w:t xml:space="preserve"> </w:t>
        </w:r>
      </w:ins>
      <w:del w:id="2549"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550" w:author="Filip Dutina" w:date="2018-07-17T12:01:00Z">
        <w:r w:rsidR="004240DA" w:rsidRPr="00D96694">
          <w:t xml:space="preserve"> povezivanje</w:t>
        </w:r>
      </w:ins>
      <w:r w:rsidRPr="00D96694">
        <w:t xml:space="preserve"> </w:t>
      </w:r>
      <w:del w:id="2551"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552" w:author="Filip Dutina" w:date="2018-07-17T12:01:00Z">
        <w:r w:rsidRPr="00D96694" w:rsidDel="004240DA">
          <w:delText xml:space="preserve">verifikovala </w:delText>
        </w:r>
      </w:del>
      <w:ins w:id="2553" w:author="Filip Dutina" w:date="2018-07-17T12:01:00Z">
        <w:r w:rsidR="004240DA" w:rsidRPr="00D96694">
          <w:t xml:space="preserve">potvrdila </w:t>
        </w:r>
      </w:ins>
      <w:del w:id="2554" w:author="Filip Dutina" w:date="2018-07-12T11:19:00Z">
        <w:r w:rsidRPr="00D96694" w:rsidDel="00425260">
          <w:delText xml:space="preserve">konekcija </w:delText>
        </w:r>
      </w:del>
      <w:ins w:id="2555"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556"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557" w:author="Filip Dutina" w:date="2018-07-17T12:06:00Z">
        <w:r w:rsidRPr="00D96694" w:rsidDel="00BB46D1">
          <w:delText xml:space="preserve"> </w:delText>
        </w:r>
      </w:del>
      <w:del w:id="2558" w:author="Filip Dutina" w:date="2018-07-17T12:05:00Z">
        <w:r w:rsidRPr="00D96694" w:rsidDel="00BB46D1">
          <w:rPr>
            <w:i/>
          </w:rPr>
          <w:delText>for</w:delText>
        </w:r>
        <w:r w:rsidRPr="00D96694" w:rsidDel="00BB46D1">
          <w:delText xml:space="preserve"> </w:delText>
        </w:r>
      </w:del>
      <w:ins w:id="2559"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60" w:author="Aleksa Corovic" w:date="2018-08-21T12:55:00Z">
        <w:r w:rsidRPr="00D96694" w:rsidDel="00D96694">
          <w:delText>funckije</w:delText>
        </w:r>
      </w:del>
      <w:ins w:id="2561"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62" w:author="Filip Dutina" w:date="2018-07-17T12:03:00Z">
        <w:r w:rsidRPr="00D96694" w:rsidDel="004240DA">
          <w:delText>void receiveFile(void)</w:delText>
        </w:r>
      </w:del>
      <w:bookmarkStart w:id="2563" w:name="_Toc522019406"/>
      <w:ins w:id="2564" w:author="Filip Dutina" w:date="2018-07-17T12:03:00Z">
        <w:r w:rsidR="004240DA" w:rsidRPr="00D96694">
          <w:t>Primanje datoteka</w:t>
        </w:r>
      </w:ins>
      <w:bookmarkEnd w:id="2563"/>
    </w:p>
    <w:p w14:paraId="32EA6D2D" w14:textId="77777777" w:rsidR="005E3D11" w:rsidRPr="00D96694" w:rsidRDefault="005E3D11" w:rsidP="005E3D11"/>
    <w:p w14:paraId="666B17C9" w14:textId="695A5214" w:rsidR="005E3D11" w:rsidRPr="00D96694" w:rsidRDefault="005E3D11" w:rsidP="005E3D11">
      <w:pPr>
        <w:rPr>
          <w:ins w:id="2565" w:author="Filip Dutina" w:date="2018-07-06T11:04:00Z"/>
        </w:rPr>
      </w:pPr>
      <w:r w:rsidRPr="00D96694">
        <w:t xml:space="preserve">U </w:t>
      </w:r>
      <w:del w:id="2566" w:author="Filip Dutina" w:date="2018-07-17T12:03:00Z">
        <w:r w:rsidRPr="00D96694" w:rsidDel="004240DA">
          <w:delText xml:space="preserve">ovoj </w:delText>
        </w:r>
      </w:del>
      <w:r w:rsidRPr="00D96694">
        <w:t>funkciji</w:t>
      </w:r>
      <w:ins w:id="2567" w:author="Filip Dutina" w:date="2018-07-17T12:03:00Z">
        <w:r w:rsidR="004240DA" w:rsidRPr="00D96694">
          <w:t xml:space="preserve"> </w:t>
        </w:r>
        <w:r w:rsidR="004240DA" w:rsidRPr="00D96694">
          <w:rPr>
            <w:i/>
            <w:rPrChange w:id="2568" w:author="Aleksa Corovic" w:date="2018-08-21T12:50:00Z">
              <w:rPr/>
            </w:rPrChange>
          </w:rPr>
          <w:t>void receiveFile(void)</w:t>
        </w:r>
      </w:ins>
      <w:del w:id="2569" w:author="Filip Dutina" w:date="2018-07-17T12:04:00Z">
        <w:r w:rsidRPr="00D96694" w:rsidDel="004240DA">
          <w:delText xml:space="preserve"> se </w:delText>
        </w:r>
      </w:del>
      <w:r w:rsidRPr="00D96694">
        <w:t>odvija</w:t>
      </w:r>
      <w:ins w:id="2570"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71" w:author="Filip Dutina" w:date="2018-07-17T12:03:00Z">
        <w:r w:rsidR="00624F47" w:rsidRPr="00D96694" w:rsidDel="004240DA">
          <w:delText xml:space="preserve"> pomoću funkcije </w:delText>
        </w:r>
        <w:r w:rsidR="00624F47" w:rsidRPr="00D96694" w:rsidDel="004240DA">
          <w:rPr>
            <w:i/>
            <w:rPrChange w:id="2572" w:author="Aleksa Corovic" w:date="2018-08-21T12:50:00Z">
              <w:rPr>
                <w:i/>
                <w:lang w:val="en-GB"/>
              </w:rPr>
            </w:rPrChange>
          </w:rPr>
          <w:delText>FILE* fopen(const char* filename, const char* mode)</w:delText>
        </w:r>
      </w:del>
      <w:ins w:id="2573" w:author="Filip Dutina" w:date="2018-07-17T12:03:00Z">
        <w:r w:rsidR="004240DA" w:rsidRPr="00D96694">
          <w:rPr>
            <w:rPrChange w:id="2574" w:author="Aleksa Corovic" w:date="2018-08-21T12:50:00Z">
              <w:rPr>
                <w:lang w:val="en-GB"/>
              </w:rPr>
            </w:rPrChange>
          </w:rPr>
          <w:t>.</w:t>
        </w:r>
      </w:ins>
      <w:del w:id="2575" w:author="Filip Dutina" w:date="2018-07-17T12:03:00Z">
        <w:r w:rsidR="00AF1BBC" w:rsidRPr="00D96694" w:rsidDel="004240DA">
          <w:rPr>
            <w:rPrChange w:id="2576" w:author="Aleksa Corovic" w:date="2018-08-21T12:50:00Z">
              <w:rPr>
                <w:lang w:val="en-GB"/>
              </w:rPr>
            </w:rPrChange>
          </w:rPr>
          <w:delText>.</w:delText>
        </w:r>
      </w:del>
      <w:r w:rsidR="00AF1BBC" w:rsidRPr="00D96694">
        <w:rPr>
          <w:rPrChange w:id="2577" w:author="Aleksa Corovic" w:date="2018-08-21T12:50:00Z">
            <w:rPr>
              <w:lang w:val="en-GB"/>
            </w:rPr>
          </w:rPrChange>
        </w:rPr>
        <w:t xml:space="preserve"> Nakon toga sledi računanje broja paketa koji će biti veličine </w:t>
      </w:r>
      <w:r w:rsidR="00AF1BBC" w:rsidRPr="00D96694">
        <w:rPr>
          <w:i/>
          <w:rPrChange w:id="2578" w:author="Aleksa Corovic" w:date="2018-08-21T12:50:00Z">
            <w:rPr>
              <w:i/>
              <w:lang w:val="en-GB"/>
            </w:rPr>
          </w:rPrChange>
        </w:rPr>
        <w:t>512</w:t>
      </w:r>
      <w:r w:rsidR="00CD6D17" w:rsidRPr="00D96694">
        <w:rPr>
          <w:i/>
          <w:rPrChange w:id="2579" w:author="Aleksa Corovic" w:date="2018-08-21T12:50:00Z">
            <w:rPr>
              <w:i/>
              <w:lang w:val="en-GB"/>
            </w:rPr>
          </w:rPrChange>
        </w:rPr>
        <w:t xml:space="preserve"> </w:t>
      </w:r>
      <w:r w:rsidR="00CD6D17" w:rsidRPr="00D96694">
        <w:rPr>
          <w:rPrChange w:id="2580" w:author="Aleksa Corovic" w:date="2018-08-21T12:50:00Z">
            <w:rPr>
              <w:lang w:val="en-GB"/>
            </w:rPr>
          </w:rPrChange>
        </w:rPr>
        <w:t>bajta</w:t>
      </w:r>
      <w:r w:rsidR="00AF1BBC" w:rsidRPr="00D96694">
        <w:rPr>
          <w:rPrChange w:id="2581" w:author="Aleksa Corovic" w:date="2018-08-21T12:50:00Z">
            <w:rPr>
              <w:lang w:val="en-GB"/>
            </w:rPr>
          </w:rPrChange>
        </w:rPr>
        <w:t xml:space="preserve"> (kao što je definisano u pretprocesorskoj direktivi) i računa se koliki će biti poslednji paket</w:t>
      </w:r>
      <w:r w:rsidR="005052B4" w:rsidRPr="00D96694">
        <w:rPr>
          <w:rPrChange w:id="2582" w:author="Aleksa Corovic" w:date="2018-08-21T12:50:00Z">
            <w:rPr>
              <w:lang w:val="en-GB"/>
            </w:rPr>
          </w:rPrChange>
        </w:rPr>
        <w:t xml:space="preserve"> (najčešće je manji od </w:t>
      </w:r>
      <w:r w:rsidR="005052B4" w:rsidRPr="00D96694">
        <w:rPr>
          <w:i/>
          <w:rPrChange w:id="2583" w:author="Aleksa Corovic" w:date="2018-08-21T12:50:00Z">
            <w:rPr>
              <w:i/>
              <w:lang w:val="en-GB"/>
            </w:rPr>
          </w:rPrChange>
        </w:rPr>
        <w:t>512</w:t>
      </w:r>
      <w:r w:rsidR="00CD6D17" w:rsidRPr="00D96694">
        <w:rPr>
          <w:i/>
          <w:rPrChange w:id="2584" w:author="Aleksa Corovic" w:date="2018-08-21T12:50:00Z">
            <w:rPr>
              <w:i/>
              <w:lang w:val="en-GB"/>
            </w:rPr>
          </w:rPrChange>
        </w:rPr>
        <w:t xml:space="preserve"> </w:t>
      </w:r>
      <w:r w:rsidR="00CD6D17" w:rsidRPr="00D96694">
        <w:rPr>
          <w:rPrChange w:id="2585" w:author="Aleksa Corovic" w:date="2018-08-21T12:50:00Z">
            <w:rPr>
              <w:lang w:val="en-GB"/>
            </w:rPr>
          </w:rPrChange>
        </w:rPr>
        <w:t>bajta</w:t>
      </w:r>
      <w:r w:rsidR="005052B4" w:rsidRPr="00D96694">
        <w:rPr>
          <w:rPrChange w:id="2586" w:author="Aleksa Corovic" w:date="2018-08-21T12:50:00Z">
            <w:rPr>
              <w:lang w:val="en-GB"/>
            </w:rPr>
          </w:rPrChange>
        </w:rPr>
        <w:t>)</w:t>
      </w:r>
      <w:r w:rsidR="00AF1BBC" w:rsidRPr="00D96694">
        <w:rPr>
          <w:rPrChange w:id="2587" w:author="Aleksa Corovic" w:date="2018-08-21T12:50:00Z">
            <w:rPr>
              <w:lang w:val="en-GB"/>
            </w:rPr>
          </w:rPrChange>
        </w:rPr>
        <w:t>.</w:t>
      </w:r>
      <w:r w:rsidR="005052B4" w:rsidRPr="00D96694">
        <w:rPr>
          <w:rPrChange w:id="2588" w:author="Aleksa Corovic" w:date="2018-08-21T12:50:00Z">
            <w:rPr>
              <w:lang w:val="en-GB"/>
            </w:rPr>
          </w:rPrChange>
        </w:rPr>
        <w:t xml:space="preserve"> Sledi </w:t>
      </w:r>
      <w:del w:id="2589" w:author="Filip Dutina" w:date="2018-07-17T12:06:00Z">
        <w:r w:rsidR="005052B4" w:rsidRPr="00D96694" w:rsidDel="00BB46D1">
          <w:rPr>
            <w:i/>
            <w:rPrChange w:id="2590" w:author="Aleksa Corovic" w:date="2018-08-21T12:50:00Z">
              <w:rPr>
                <w:i/>
                <w:lang w:val="en-GB"/>
              </w:rPr>
            </w:rPrChange>
          </w:rPr>
          <w:delText>while</w:delText>
        </w:r>
        <w:r w:rsidR="005052B4" w:rsidRPr="00D96694" w:rsidDel="00BB46D1">
          <w:rPr>
            <w:rPrChange w:id="2591" w:author="Aleksa Corovic" w:date="2018-08-21T12:50:00Z">
              <w:rPr>
                <w:lang w:val="en-GB"/>
              </w:rPr>
            </w:rPrChange>
          </w:rPr>
          <w:delText xml:space="preserve"> </w:delText>
        </w:r>
      </w:del>
      <w:r w:rsidR="005052B4" w:rsidRPr="00D96694">
        <w:rPr>
          <w:rPrChange w:id="2592" w:author="Aleksa Corovic" w:date="2018-08-21T12:50:00Z">
            <w:rPr>
              <w:lang w:val="en-GB"/>
            </w:rPr>
          </w:rPrChange>
        </w:rPr>
        <w:t>petlja u kojoj se vrši primanje paketa</w:t>
      </w:r>
      <w:del w:id="2593" w:author="Filip Dutina" w:date="2018-07-17T12:04:00Z">
        <w:r w:rsidR="005052B4" w:rsidRPr="00D96694" w:rsidDel="004240DA">
          <w:rPr>
            <w:rPrChange w:id="2594" w:author="Aleksa Corovic" w:date="2018-08-21T12:50:00Z">
              <w:rPr>
                <w:lang w:val="en-GB"/>
              </w:rPr>
            </w:rPrChange>
          </w:rPr>
          <w:delText xml:space="preserve"> pomoću funkcije  </w:delText>
        </w:r>
        <w:r w:rsidR="006921CF" w:rsidRPr="00D96694" w:rsidDel="004240DA">
          <w:rPr>
            <w:i/>
            <w:rPrChange w:id="2595" w:author="Aleksa Corovic" w:date="2018-08-21T12:50:00Z">
              <w:rPr>
                <w:i/>
                <w:lang w:val="en-GB"/>
              </w:rPr>
            </w:rPrChange>
          </w:rPr>
          <w:delText>ssize_t</w:delText>
        </w:r>
        <w:r w:rsidR="005052B4" w:rsidRPr="00D96694" w:rsidDel="004240DA">
          <w:rPr>
            <w:i/>
            <w:rPrChange w:id="2596" w:author="Aleksa Corovic" w:date="2018-08-21T12:50:00Z">
              <w:rPr>
                <w:i/>
                <w:lang w:val="en-GB"/>
              </w:rPr>
            </w:rPrChange>
          </w:rPr>
          <w:delText xml:space="preserve"> recv (int s, void* buf, </w:delText>
        </w:r>
        <w:r w:rsidR="006921CF" w:rsidRPr="00D96694" w:rsidDel="004240DA">
          <w:rPr>
            <w:i/>
            <w:rPrChange w:id="2597" w:author="Aleksa Corovic" w:date="2018-08-21T12:50:00Z">
              <w:rPr>
                <w:i/>
                <w:lang w:val="en-GB"/>
              </w:rPr>
            </w:rPrChange>
          </w:rPr>
          <w:delText>size_t</w:delText>
        </w:r>
        <w:r w:rsidR="005052B4" w:rsidRPr="00D96694" w:rsidDel="004240DA">
          <w:rPr>
            <w:i/>
            <w:rPrChange w:id="2598" w:author="Aleksa Corovic" w:date="2018-08-21T12:50:00Z">
              <w:rPr>
                <w:i/>
                <w:lang w:val="en-GB"/>
              </w:rPr>
            </w:rPrChange>
          </w:rPr>
          <w:delText xml:space="preserve"> len, int flags)</w:delText>
        </w:r>
      </w:del>
      <w:r w:rsidR="00B43EBC" w:rsidRPr="00D96694">
        <w:rPr>
          <w:rPrChange w:id="2599" w:author="Aleksa Corovic" w:date="2018-08-21T12:50:00Z">
            <w:rPr>
              <w:lang w:val="en-GB"/>
            </w:rPr>
          </w:rPrChange>
        </w:rPr>
        <w:t xml:space="preserve">. </w:t>
      </w:r>
      <w:r w:rsidR="006921CF" w:rsidRPr="00D96694">
        <w:rPr>
          <w:rPrChange w:id="2600"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601" w:author="Filip Dutina" w:date="2018-07-17T12:04:00Z">
        <w:r w:rsidR="006921CF" w:rsidRPr="00D96694" w:rsidDel="004240DA">
          <w:delText xml:space="preserve"> pom</w:delText>
        </w:r>
        <w:r w:rsidR="006921CF" w:rsidRPr="00D96694" w:rsidDel="004240DA">
          <w:rPr>
            <w:rPrChange w:id="2602" w:author="Aleksa Corovic" w:date="2018-08-21T12:50:00Z">
              <w:rPr>
                <w:lang w:val="sr-Cyrl-RS"/>
              </w:rPr>
            </w:rPrChange>
          </w:rPr>
          <w:delText>о</w:delText>
        </w:r>
        <w:r w:rsidR="006921CF" w:rsidRPr="00D96694" w:rsidDel="004240DA">
          <w:delText xml:space="preserve">ću </w:delText>
        </w:r>
        <w:r w:rsidR="006921CF" w:rsidRPr="00D96694" w:rsidDel="004240DA">
          <w:lastRenderedPageBreak/>
          <w:delText xml:space="preserve">funkcije </w:delText>
        </w:r>
        <w:r w:rsidR="006921CF" w:rsidRPr="00D96694" w:rsidDel="004240DA">
          <w:rPr>
            <w:i/>
            <w:rPrChange w:id="2603" w:author="Aleksa Corovic" w:date="2018-08-21T12:50:00Z">
              <w:rPr>
                <w:i/>
                <w:lang w:val="en-GB"/>
              </w:rPr>
            </w:rPrChange>
          </w:rPr>
          <w:delText>size_t fwrite(const void* ptr, size_t size, size_t nmemb, FILE* stream)</w:delText>
        </w:r>
      </w:del>
      <w:r w:rsidR="006921CF" w:rsidRPr="00D96694">
        <w:rPr>
          <w:rPrChange w:id="2604"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605" w:author="Filip Dutina" w:date="2018-07-06T11:04:00Z"/>
        </w:rPr>
      </w:pPr>
    </w:p>
    <w:p w14:paraId="7EE0629F" w14:textId="77777777" w:rsidR="00D03B92" w:rsidRPr="00D96694" w:rsidRDefault="00D03B92">
      <w:pPr>
        <w:keepNext/>
        <w:jc w:val="center"/>
        <w:rPr>
          <w:ins w:id="2606" w:author="Filip Dutina" w:date="2018-07-06T11:06:00Z"/>
        </w:rPr>
        <w:pPrChange w:id="2607" w:author="Filip Dutina" w:date="2018-07-06T11:06:00Z">
          <w:pPr>
            <w:jc w:val="center"/>
          </w:pPr>
        </w:pPrChange>
      </w:pPr>
      <w:ins w:id="2608" w:author="Filip Dutina" w:date="2018-07-06T11:04:00Z">
        <w:r w:rsidRPr="00DF0BBD">
          <w:rPr>
            <w:noProof/>
            <w:lang w:val="en-GB" w:eastAsia="en-GB"/>
          </w:rPr>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49D23372" w:rsidR="00D03B92" w:rsidRPr="00D96694" w:rsidRDefault="00D03B92">
      <w:pPr>
        <w:pStyle w:val="Caption"/>
        <w:rPr>
          <w:rPrChange w:id="2609" w:author="Aleksa Corovic" w:date="2018-08-21T12:50:00Z">
            <w:rPr>
              <w:lang w:val="en-GB"/>
            </w:rPr>
          </w:rPrChange>
        </w:rPr>
        <w:pPrChange w:id="2610" w:author="Filip Dutina" w:date="2018-07-06T11:06:00Z">
          <w:pPr/>
        </w:pPrChange>
      </w:pPr>
      <w:bookmarkStart w:id="2611" w:name="_Toc522019434"/>
      <w:ins w:id="2612" w:author="Filip Dutina" w:date="2018-07-06T11:06:00Z">
        <w:r w:rsidRPr="00DF0BBD">
          <w:t xml:space="preserve">Slika </w:t>
        </w:r>
      </w:ins>
      <w:ins w:id="2613"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614" w:author="Aleksa Corovic" w:date="2018-08-21T12:50:00Z">
            <w:rPr>
              <w:bCs/>
              <w:noProof/>
            </w:rPr>
          </w:rPrChange>
        </w:rPr>
        <w:t>4</w:t>
      </w:r>
      <w:ins w:id="2615"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616" w:author="Filip Dutina" w:date="2018-08-14T14:04:00Z">
        <w:r w:rsidR="0063232B" w:rsidRPr="00D96694">
          <w:rPr>
            <w:rPrChange w:id="2617" w:author="Aleksa Corovic" w:date="2018-08-21T12:50:00Z">
              <w:rPr>
                <w:bCs/>
                <w:noProof/>
              </w:rPr>
            </w:rPrChange>
          </w:rPr>
          <w:t>1</w:t>
        </w:r>
        <w:r w:rsidR="0063232B" w:rsidRPr="00DF0BBD">
          <w:fldChar w:fldCharType="end"/>
        </w:r>
      </w:ins>
      <w:ins w:id="2618" w:author="Filip Dutina" w:date="2018-07-06T11:06:00Z">
        <w:r w:rsidRPr="00DF0BBD">
          <w:t xml:space="preserve"> Izgled klijentskog terminala pri primanju datoteka</w:t>
        </w:r>
      </w:ins>
      <w:bookmarkEnd w:id="2611"/>
    </w:p>
    <w:p w14:paraId="55A494DF" w14:textId="77777777" w:rsidR="00FE6B7C" w:rsidRPr="00D96694" w:rsidRDefault="00FE6B7C" w:rsidP="005E3D11">
      <w:pPr>
        <w:rPr>
          <w:rPrChange w:id="2619" w:author="Aleksa Corovic" w:date="2018-08-21T12:50:00Z">
            <w:rPr>
              <w:lang w:val="en-GB"/>
            </w:rPr>
          </w:rPrChange>
        </w:rPr>
      </w:pPr>
    </w:p>
    <w:p w14:paraId="25F00508" w14:textId="644E117D" w:rsidR="00FE6B7C" w:rsidRPr="00D96694" w:rsidRDefault="00FE6B7C" w:rsidP="00FE6B7C">
      <w:pPr>
        <w:pStyle w:val="Heading3"/>
        <w:rPr>
          <w:rPrChange w:id="2620" w:author="Aleksa Corovic" w:date="2018-08-21T12:50:00Z">
            <w:rPr>
              <w:lang w:val="en-GB"/>
            </w:rPr>
          </w:rPrChange>
        </w:rPr>
      </w:pPr>
      <w:del w:id="2621" w:author="Filip Dutina" w:date="2018-07-17T12:06:00Z">
        <w:r w:rsidRPr="00D96694" w:rsidDel="00BB46D1">
          <w:rPr>
            <w:rPrChange w:id="2622" w:author="Aleksa Corovic" w:date="2018-08-21T12:50:00Z">
              <w:rPr>
                <w:lang w:val="en-GB"/>
              </w:rPr>
            </w:rPrChange>
          </w:rPr>
          <w:delText>void decrypt(void)</w:delText>
        </w:r>
      </w:del>
      <w:bookmarkStart w:id="2623" w:name="_Toc522019407"/>
      <w:ins w:id="2624" w:author="Filip Dutina" w:date="2018-07-17T12:06:00Z">
        <w:r w:rsidR="00BB46D1" w:rsidRPr="00D96694">
          <w:rPr>
            <w:rPrChange w:id="2625" w:author="Aleksa Corovic" w:date="2018-08-21T12:50:00Z">
              <w:rPr>
                <w:lang w:val="en-GB"/>
              </w:rPr>
            </w:rPrChange>
          </w:rPr>
          <w:t>Dekripcija paketa</w:t>
        </w:r>
      </w:ins>
      <w:bookmarkEnd w:id="2623"/>
    </w:p>
    <w:p w14:paraId="03FDD6EE" w14:textId="77777777" w:rsidR="00E9048F" w:rsidRPr="00D96694" w:rsidRDefault="00E9048F" w:rsidP="00E9048F">
      <w:pPr>
        <w:rPr>
          <w:rPrChange w:id="2626" w:author="Aleksa Corovic" w:date="2018-08-21T12:50:00Z">
            <w:rPr>
              <w:lang w:val="en-GB"/>
            </w:rPr>
          </w:rPrChange>
        </w:rPr>
      </w:pPr>
    </w:p>
    <w:p w14:paraId="3C2B25D4" w14:textId="77777777" w:rsidR="00E9048F" w:rsidRPr="00D96694" w:rsidRDefault="00886BBA" w:rsidP="00E9048F">
      <w:pPr>
        <w:rPr>
          <w:rPrChange w:id="2627" w:author="Aleksa Corovic" w:date="2018-08-21T12:50:00Z">
            <w:rPr>
              <w:lang w:val="en-GB"/>
            </w:rPr>
          </w:rPrChange>
        </w:rPr>
      </w:pPr>
      <w:r w:rsidRPr="00D96694">
        <w:rPr>
          <w:rPrChange w:id="2628" w:author="Aleksa Corovic" w:date="2018-08-21T12:50:00Z">
            <w:rPr>
              <w:lang w:val="en-GB"/>
            </w:rPr>
          </w:rPrChange>
        </w:rPr>
        <w:t xml:space="preserve">U funkciji </w:t>
      </w:r>
      <w:r w:rsidRPr="00D96694">
        <w:rPr>
          <w:i/>
          <w:rPrChange w:id="2629" w:author="Aleksa Corovic" w:date="2018-08-21T12:50:00Z">
            <w:rPr>
              <w:i/>
              <w:lang w:val="en-GB"/>
            </w:rPr>
          </w:rPrChange>
        </w:rPr>
        <w:t>void decrypt(void</w:t>
      </w:r>
      <w:r w:rsidR="0012615C" w:rsidRPr="00D96694">
        <w:rPr>
          <w:i/>
          <w:rPrChange w:id="2630" w:author="Aleksa Corovic" w:date="2018-08-21T12:50:00Z">
            <w:rPr>
              <w:i/>
              <w:lang w:val="en-GB"/>
            </w:rPr>
          </w:rPrChange>
        </w:rPr>
        <w:t>)</w:t>
      </w:r>
      <w:r w:rsidR="0012615C" w:rsidRPr="00D96694">
        <w:rPr>
          <w:rPrChange w:id="2631" w:author="Aleksa Corovic" w:date="2018-08-21T12:50:00Z">
            <w:rPr>
              <w:lang w:val="en-GB"/>
            </w:rPr>
          </w:rPrChange>
        </w:rPr>
        <w:t xml:space="preserve"> vrši se dekripcija pristiglog paketa na osnovu algoritma koji je izložen u poglavlju </w:t>
      </w:r>
      <w:r w:rsidR="0012615C" w:rsidRPr="00D96694">
        <w:rPr>
          <w:i/>
          <w:rPrChange w:id="2632" w:author="Aleksa Corovic" w:date="2018-08-21T12:50:00Z">
            <w:rPr>
              <w:i/>
              <w:lang w:val="en-GB"/>
            </w:rPr>
          </w:rPrChange>
        </w:rPr>
        <w:t>2.5.3</w:t>
      </w:r>
      <w:r w:rsidR="0012615C" w:rsidRPr="00D96694">
        <w:rPr>
          <w:rPrChange w:id="2633" w:author="Aleksa Corovic" w:date="2018-08-21T12:50:00Z">
            <w:rPr>
              <w:lang w:val="en-GB"/>
            </w:rPr>
          </w:rPrChange>
        </w:rPr>
        <w:t>. Ova funkcija će biti pozvana onoliko puta koliko paketa stigne na klijentsku stranu</w:t>
      </w:r>
      <w:r w:rsidR="00976A8C" w:rsidRPr="00D96694">
        <w:rPr>
          <w:rPrChange w:id="2634" w:author="Aleksa Corovic" w:date="2018-08-21T12:50:00Z">
            <w:rPr>
              <w:lang w:val="en-GB"/>
            </w:rPr>
          </w:rPrChange>
        </w:rPr>
        <w:t>.</w:t>
      </w:r>
    </w:p>
    <w:p w14:paraId="5E5706C9" w14:textId="77777777" w:rsidR="00976A8C" w:rsidRPr="00D96694" w:rsidRDefault="00976A8C" w:rsidP="00E9048F">
      <w:pPr>
        <w:rPr>
          <w:rPrChange w:id="2635" w:author="Aleksa Corovic" w:date="2018-08-21T12:50:00Z">
            <w:rPr>
              <w:lang w:val="en-GB"/>
            </w:rPr>
          </w:rPrChange>
        </w:rPr>
      </w:pPr>
    </w:p>
    <w:p w14:paraId="4BAC45E1" w14:textId="3171C9CA" w:rsidR="00976A8C" w:rsidRPr="00D96694" w:rsidRDefault="00976A8C" w:rsidP="00976A8C">
      <w:pPr>
        <w:pStyle w:val="Heading3"/>
      </w:pPr>
      <w:del w:id="2636" w:author="Filip Dutina" w:date="2018-07-17T12:07:00Z">
        <w:r w:rsidRPr="00D96694" w:rsidDel="00C73F2E">
          <w:delText>ui</w:delText>
        </w:r>
      </w:del>
      <w:del w:id="2637" w:author="Filip Dutina" w:date="2018-07-17T12:06:00Z">
        <w:r w:rsidRPr="00D96694" w:rsidDel="00C73F2E">
          <w:delText>nt32_t prime(uint_32 pr)</w:delText>
        </w:r>
      </w:del>
      <w:bookmarkStart w:id="2638" w:name="_Toc522019408"/>
      <w:ins w:id="2639" w:author="Filip Dutina" w:date="2018-07-17T12:07:00Z">
        <w:r w:rsidR="00C73F2E" w:rsidRPr="00D96694">
          <w:t>Provera da li je prosleđeni broj prost</w:t>
        </w:r>
      </w:ins>
      <w:bookmarkEnd w:id="2638"/>
    </w:p>
    <w:p w14:paraId="2B01A20E" w14:textId="77777777" w:rsidR="00976A8C" w:rsidRPr="00D96694" w:rsidRDefault="00976A8C" w:rsidP="00976A8C"/>
    <w:p w14:paraId="78B2BA57" w14:textId="77777777" w:rsidR="00976A8C" w:rsidRPr="00D96694" w:rsidRDefault="00976A8C" w:rsidP="00976A8C">
      <w:pPr>
        <w:rPr>
          <w:rPrChange w:id="2640" w:author="Aleksa Corovic" w:date="2018-08-21T12:50:00Z">
            <w:rPr>
              <w:lang w:val="en-GB"/>
            </w:rPr>
          </w:rPrChange>
        </w:rPr>
      </w:pPr>
      <w:r w:rsidRPr="00D96694">
        <w:t xml:space="preserve">Zadatak funkcije </w:t>
      </w:r>
      <w:r w:rsidRPr="00D96694">
        <w:rPr>
          <w:i/>
        </w:rPr>
        <w:t>uint32</w:t>
      </w:r>
      <w:r w:rsidRPr="00D96694">
        <w:rPr>
          <w:i/>
          <w:rPrChange w:id="2641" w:author="Aleksa Corovic" w:date="2018-08-21T12:50:00Z">
            <w:rPr>
              <w:i/>
              <w:lang w:val="en-GB"/>
            </w:rPr>
          </w:rPrChange>
        </w:rPr>
        <w:t>_t prime(uint32_t pr)</w:t>
      </w:r>
      <w:r w:rsidRPr="00D96694">
        <w:rPr>
          <w:rPrChange w:id="2642"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643" w:author="Aleksa Corovic" w:date="2018-08-21T12:50:00Z">
            <w:rPr>
              <w:lang w:val="en-GB"/>
            </w:rPr>
          </w:rPrChange>
        </w:rPr>
        <w:t xml:space="preserve"> </w:t>
      </w:r>
      <w:r w:rsidR="008C1E39" w:rsidRPr="00D96694">
        <w:t>za</w:t>
      </w:r>
      <w:r w:rsidRPr="00D96694">
        <w:rPr>
          <w:rPrChange w:id="2644" w:author="Aleksa Corovic" w:date="2018-08-21T12:50:00Z">
            <w:rPr>
              <w:lang w:val="en-GB"/>
            </w:rPr>
          </w:rPrChange>
        </w:rPr>
        <w:t xml:space="preserve"> </w:t>
      </w:r>
      <w:r w:rsidRPr="00D96694">
        <w:rPr>
          <w:i/>
          <w:rPrChange w:id="2645" w:author="Aleksa Corovic" w:date="2018-08-21T12:50:00Z">
            <w:rPr>
              <w:i/>
              <w:lang w:val="en-GB"/>
            </w:rPr>
          </w:rPrChange>
        </w:rPr>
        <w:t>RSA</w:t>
      </w:r>
      <w:r w:rsidR="008C1E39" w:rsidRPr="00D96694">
        <w:rPr>
          <w:rPrChange w:id="2646" w:author="Aleksa Corovic" w:date="2018-08-21T12:50:00Z">
            <w:rPr>
              <w:lang w:val="en-GB"/>
            </w:rPr>
          </w:rPrChange>
        </w:rPr>
        <w:t xml:space="preserve"> algoritam</w:t>
      </w:r>
      <w:r w:rsidRPr="00D96694">
        <w:rPr>
          <w:rPrChange w:id="2647" w:author="Aleksa Corovic" w:date="2018-08-21T12:50:00Z">
            <w:rPr>
              <w:lang w:val="en-GB"/>
            </w:rPr>
          </w:rPrChange>
        </w:rPr>
        <w:t xml:space="preserve">. </w:t>
      </w:r>
    </w:p>
    <w:p w14:paraId="7BA391D7" w14:textId="77777777" w:rsidR="00923F9F" w:rsidRPr="00D96694" w:rsidRDefault="00923F9F" w:rsidP="00976A8C">
      <w:pPr>
        <w:rPr>
          <w:rPrChange w:id="2648" w:author="Aleksa Corovic" w:date="2018-08-21T12:50:00Z">
            <w:rPr>
              <w:lang w:val="en-GB"/>
            </w:rPr>
          </w:rPrChange>
        </w:rPr>
      </w:pPr>
    </w:p>
    <w:p w14:paraId="4D1ED739" w14:textId="4D36EF9F" w:rsidR="00923F9F" w:rsidRPr="00D96694" w:rsidRDefault="00923F9F" w:rsidP="00923F9F">
      <w:pPr>
        <w:pStyle w:val="Heading3"/>
      </w:pPr>
      <w:del w:id="2649" w:author="Filip Dutina" w:date="2018-07-17T12:08:00Z">
        <w:r w:rsidRPr="00D96694" w:rsidDel="00C73F2E">
          <w:lastRenderedPageBreak/>
          <w:delText>void ce(void)</w:delText>
        </w:r>
        <w:r w:rsidR="006312E4" w:rsidRPr="00D96694" w:rsidDel="00C73F2E">
          <w:delText xml:space="preserve"> i uint32_t cd(uint32_t x)</w:delText>
        </w:r>
      </w:del>
      <w:bookmarkStart w:id="2650" w:name="_Toc522019409"/>
      <w:ins w:id="2651" w:author="Filip Dutina" w:date="2018-07-17T12:08:00Z">
        <w:r w:rsidR="00C73F2E" w:rsidRPr="00D96694">
          <w:t>Generisanje parova tajnih i javnih klju</w:t>
        </w:r>
      </w:ins>
      <w:ins w:id="2652" w:author="Filip Dutina" w:date="2018-07-17T12:09:00Z">
        <w:r w:rsidR="00C73F2E" w:rsidRPr="00D96694">
          <w:t>čeva</w:t>
        </w:r>
      </w:ins>
      <w:bookmarkEnd w:id="2650"/>
    </w:p>
    <w:p w14:paraId="333371C3" w14:textId="77777777" w:rsidR="00923F9F" w:rsidRPr="00D96694" w:rsidRDefault="00923F9F" w:rsidP="00923F9F"/>
    <w:p w14:paraId="57A00753" w14:textId="506469DA" w:rsidR="00923F9F" w:rsidRPr="00D96694" w:rsidRDefault="006312E4" w:rsidP="00D76D75">
      <w:pPr>
        <w:rPr>
          <w:rPrChange w:id="2653" w:author="Aleksa Corovic" w:date="2018-08-21T12:50:00Z">
            <w:rPr>
              <w:lang w:val="en-GB"/>
            </w:rPr>
          </w:rPrChange>
        </w:rPr>
      </w:pPr>
      <w:r w:rsidRPr="00D96694">
        <w:t xml:space="preserve">Uloga </w:t>
      </w:r>
      <w:del w:id="2654" w:author="Filip Dutina" w:date="2018-07-17T12:08:00Z">
        <w:r w:rsidRPr="00D96694" w:rsidDel="00C73F2E">
          <w:delText>ovih</w:delText>
        </w:r>
        <w:r w:rsidR="00D46360" w:rsidRPr="00D96694" w:rsidDel="00C73F2E">
          <w:delText xml:space="preserve"> </w:delText>
        </w:r>
      </w:del>
      <w:r w:rsidR="00D46360" w:rsidRPr="00D96694">
        <w:t>funkcija</w:t>
      </w:r>
      <w:ins w:id="2655" w:author="Filip Dutina" w:date="2018-07-17T12:08:00Z">
        <w:r w:rsidR="00C73F2E" w:rsidRPr="00D96694">
          <w:t xml:space="preserve"> </w:t>
        </w:r>
        <w:r w:rsidR="00C73F2E" w:rsidRPr="00D96694">
          <w:rPr>
            <w:i/>
            <w:rPrChange w:id="2656" w:author="Aleksa Corovic" w:date="2018-08-21T12:50:00Z">
              <w:rPr/>
            </w:rPrChange>
          </w:rPr>
          <w:t>void ce</w:t>
        </w:r>
        <w:r w:rsidR="00C73F2E" w:rsidRPr="00D96694">
          <w:rPr>
            <w:i/>
            <w:rPrChange w:id="2657" w:author="Aleksa Corovic" w:date="2018-08-21T12:50:00Z">
              <w:rPr>
                <w:lang w:val="en-GB"/>
              </w:rPr>
            </w:rPrChange>
          </w:rPr>
          <w:t>(void)</w:t>
        </w:r>
        <w:r w:rsidR="00C73F2E" w:rsidRPr="00D96694">
          <w:rPr>
            <w:rPrChange w:id="2658" w:author="Aleksa Corovic" w:date="2018-08-21T12:50:00Z">
              <w:rPr>
                <w:lang w:val="en-GB"/>
              </w:rPr>
            </w:rPrChange>
          </w:rPr>
          <w:t xml:space="preserve"> i </w:t>
        </w:r>
        <w:r w:rsidR="00C73F2E" w:rsidRPr="00D96694">
          <w:rPr>
            <w:i/>
            <w:rPrChange w:id="2659"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60" w:author="Aleksa Corovic" w:date="2018-08-21T12:56:00Z">
        <w:r w:rsidR="00D96694">
          <w:t>o</w:t>
        </w:r>
      </w:ins>
      <w:del w:id="2661"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62" w:author="Aleksa Corovic" w:date="2018-08-21T12:50:00Z">
              <w:rPr>
                <w:rFonts w:ascii="Cambria Math" w:hAnsi="Cambria Math"/>
                <w:lang w:val="en-GB"/>
              </w:rPr>
            </w:rPrChange>
          </w:rPr>
          <m:t>e</m:t>
        </m:r>
      </m:oMath>
      <w:r w:rsidR="00D76D75" w:rsidRPr="00D96694">
        <w:rPr>
          <w:rPrChange w:id="2663" w:author="Aleksa Corovic" w:date="2018-08-21T12:50:00Z">
            <w:rPr>
              <w:lang w:val="en-GB"/>
            </w:rPr>
          </w:rPrChange>
        </w:rPr>
        <w:t xml:space="preserve"> i </w:t>
      </w:r>
      <m:oMath>
        <m:r>
          <m:rPr>
            <m:sty m:val="bi"/>
          </m:rPr>
          <w:rPr>
            <w:rFonts w:ascii="Cambria Math" w:hAnsi="Cambria Math"/>
            <w:rPrChange w:id="2664" w:author="Aleksa Corovic" w:date="2018-08-21T12:50:00Z">
              <w:rPr>
                <w:rFonts w:ascii="Cambria Math" w:hAnsi="Cambria Math"/>
                <w:lang w:val="en-GB"/>
              </w:rPr>
            </w:rPrChange>
          </w:rPr>
          <m:t>d</m:t>
        </m:r>
      </m:oMath>
      <w:r w:rsidR="00D76D75" w:rsidRPr="00D96694">
        <w:rPr>
          <w:b/>
          <w:rPrChange w:id="2665" w:author="Aleksa Corovic" w:date="2018-08-21T12:50:00Z">
            <w:rPr>
              <w:b/>
              <w:lang w:val="en-GB"/>
            </w:rPr>
          </w:rPrChange>
        </w:rPr>
        <w:t xml:space="preserve"> </w:t>
      </w:r>
      <w:r w:rsidR="00D76D75" w:rsidRPr="00D96694">
        <w:rPr>
          <w:rPrChange w:id="2666" w:author="Aleksa Corovic" w:date="2018-08-21T12:50:00Z">
            <w:rPr>
              <w:lang w:val="en-GB"/>
            </w:rPr>
          </w:rPrChange>
        </w:rPr>
        <w:t>koji se koriste za enkripciju i dekripciju podataka moraju biti prosti, pa se u rešenju za gornju granicu</w:t>
      </w:r>
      <w:r w:rsidR="002E764D" w:rsidRPr="00D96694">
        <w:rPr>
          <w:rPrChange w:id="2667" w:author="Aleksa Corovic" w:date="2018-08-21T12:50:00Z">
            <w:rPr>
              <w:lang w:val="en-GB"/>
            </w:rPr>
          </w:rPrChange>
        </w:rPr>
        <w:t xml:space="preserve"> provere</w:t>
      </w:r>
      <w:r w:rsidR="00D76D75" w:rsidRPr="00D96694">
        <w:rPr>
          <w:rPrChange w:id="2668" w:author="Aleksa Corovic" w:date="2018-08-21T12:50:00Z">
            <w:rPr>
              <w:lang w:val="en-GB"/>
            </w:rPr>
          </w:rPrChange>
        </w:rPr>
        <w:t xml:space="preserve"> postavlja prvih </w:t>
      </w:r>
      <w:r w:rsidR="00D76D75" w:rsidRPr="00D96694">
        <w:rPr>
          <w:i/>
          <w:rPrChange w:id="2669" w:author="Aleksa Corovic" w:date="2018-08-21T12:50:00Z">
            <w:rPr>
              <w:i/>
              <w:lang w:val="en-GB"/>
            </w:rPr>
          </w:rPrChange>
        </w:rPr>
        <w:t>100</w:t>
      </w:r>
      <w:r w:rsidR="00D76D75" w:rsidRPr="00D96694">
        <w:rPr>
          <w:rPrChange w:id="2670" w:author="Aleksa Corovic" w:date="2018-08-21T12:50:00Z">
            <w:rPr>
              <w:lang w:val="en-GB"/>
            </w:rPr>
          </w:rPrChange>
        </w:rPr>
        <w:t xml:space="preserve"> prostih brojeva </w:t>
      </w:r>
      <w:r w:rsidR="002E764D" w:rsidRPr="00D96694">
        <w:rPr>
          <w:rPrChange w:id="2671"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72" w:author="Aleksa Corovic" w:date="2018-08-21T12:50:00Z">
            <w:rPr>
              <w:lang w:val="en-GB"/>
            </w:rPr>
          </w:rPrChange>
        </w:rPr>
      </w:pPr>
    </w:p>
    <w:p w14:paraId="635E7406" w14:textId="77777777" w:rsidR="000D6C1E" w:rsidRPr="00D96694" w:rsidRDefault="000D6C1E" w:rsidP="000D6C1E">
      <w:pPr>
        <w:pStyle w:val="Heading2"/>
      </w:pPr>
      <w:bookmarkStart w:id="2673" w:name="_Toc522019410"/>
      <w:r w:rsidRPr="00D96694">
        <w:t>Serverska strana</w:t>
      </w:r>
      <w:bookmarkEnd w:id="2673"/>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74" w:author="Filip Dutina" w:date="2018-07-17T11:39:00Z">
              <w:r w:rsidRPr="00D96694">
                <w:t>F</w:t>
              </w:r>
            </w:ins>
            <w:del w:id="2675"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76" w:author="Filip Dutina" w:date="2018-07-17T11:39:00Z">
              <w:r w:rsidRPr="00D96694">
                <w:t>F</w:t>
              </w:r>
            </w:ins>
            <w:del w:id="2677"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78" w:author="Filip Dutina" w:date="2018-07-17T11:39:00Z">
              <w:r w:rsidRPr="00D96694">
                <w:rPr>
                  <w:i/>
                </w:rPr>
                <w:t>C</w:t>
              </w:r>
            </w:ins>
            <w:del w:id="2679"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80" w:author="Filip Dutina" w:date="2018-07-17T11:39:00Z">
              <w:r w:rsidRPr="00D96694">
                <w:t>P</w:t>
              </w:r>
            </w:ins>
            <w:del w:id="2681"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82" w:author="Filip Dutina" w:date="2018-07-17T11:39:00Z">
              <w:r w:rsidRPr="00D96694">
                <w:t>S</w:t>
              </w:r>
            </w:ins>
            <w:del w:id="2683"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84" w:author="Filip Dutina" w:date="2018-07-17T11:39:00Z">
              <w:r w:rsidRPr="00D96694">
                <w:t>B</w:t>
              </w:r>
            </w:ins>
            <w:del w:id="2685"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86" w:author="Filip Dutina" w:date="2018-07-17T11:39:00Z">
              <w:r w:rsidRPr="00D96694">
                <w:t>E</w:t>
              </w:r>
            </w:ins>
            <w:del w:id="2687" w:author="Filip Dutina" w:date="2018-07-17T11:39:00Z">
              <w:r w:rsidR="009F3A19" w:rsidRPr="00D96694" w:rsidDel="00297E73">
                <w:delText>e</w:delText>
              </w:r>
            </w:del>
            <w:r w:rsidR="00EE0B96" w:rsidRPr="00D96694">
              <w:t>nkripcija</w:t>
            </w:r>
          </w:p>
        </w:tc>
      </w:tr>
    </w:tbl>
    <w:p w14:paraId="4761961A" w14:textId="77777777" w:rsidR="004F2608" w:rsidRPr="00D96694" w:rsidRDefault="004F2608" w:rsidP="004F2608">
      <w:pPr>
        <w:pStyle w:val="Caption"/>
        <w:rPr>
          <w:rPrChange w:id="2688" w:author="Aleksa Corovic" w:date="2018-08-21T12:50:00Z">
            <w:rPr>
              <w:noProof/>
            </w:rPr>
          </w:rPrChange>
        </w:rPr>
      </w:pPr>
      <w:bookmarkStart w:id="2689" w:name="_Toc517776095"/>
      <w:r w:rsidRPr="00D96694">
        <w:t xml:space="preserve">Tabela </w:t>
      </w:r>
      <w:r w:rsidRPr="00DF0BBD">
        <w:fldChar w:fldCharType="begin"/>
      </w:r>
      <w:r w:rsidRPr="00D96694">
        <w:instrText xml:space="preserve"> STYLEREF 1 \s </w:instrText>
      </w:r>
      <w:r w:rsidRPr="00DF0BBD">
        <w:fldChar w:fldCharType="separate"/>
      </w:r>
      <w:r w:rsidRPr="00D96694">
        <w:rPr>
          <w:rPrChange w:id="2690" w:author="Aleksa Corovic" w:date="2018-08-21T12:50:00Z">
            <w:rPr>
              <w:noProof/>
            </w:rPr>
          </w:rPrChange>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r w:rsidRPr="00D96694">
        <w:rPr>
          <w:rPrChange w:id="2691" w:author="Aleksa Corovic" w:date="2018-08-21T12:50:00Z">
            <w:rPr>
              <w:noProof/>
            </w:rPr>
          </w:rPrChange>
        </w:rPr>
        <w:t>2</w:t>
      </w:r>
      <w:r w:rsidRPr="00DF0BBD">
        <w:fldChar w:fldCharType="end"/>
      </w:r>
      <w:r w:rsidRPr="00D96694">
        <w:t xml:space="preserve"> Funkcije na serverskoj strani</w:t>
      </w:r>
      <w:bookmarkEnd w:id="2689"/>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692" w:author="Filip Dutina" w:date="2018-07-17T12:33:00Z">
        <w:r w:rsidRPr="00D96694" w:rsidDel="00A745B6">
          <w:lastRenderedPageBreak/>
          <w:delText>FUNC(void, RTE_CTCDETHCOM_APPL_CODE) REthComInit(void)</w:delText>
        </w:r>
      </w:del>
      <w:bookmarkStart w:id="2693" w:name="_Toc522019411"/>
      <w:ins w:id="2694" w:author="Filip Dutina" w:date="2018-07-17T12:33:00Z">
        <w:r w:rsidR="00A745B6" w:rsidRPr="00D96694">
          <w:t>Inicijalizacija namenske platforme</w:t>
        </w:r>
      </w:ins>
      <w:bookmarkEnd w:id="2693"/>
    </w:p>
    <w:p w14:paraId="28BB5CD7" w14:textId="77777777" w:rsidR="008D1720" w:rsidRPr="00D96694" w:rsidRDefault="008D1720" w:rsidP="008D1720"/>
    <w:p w14:paraId="36E571F5" w14:textId="3445414D" w:rsidR="008D1720" w:rsidRPr="00D96694" w:rsidRDefault="006A4547" w:rsidP="008D1720">
      <w:r w:rsidRPr="00D96694">
        <w:t>Funkcija</w:t>
      </w:r>
      <w:ins w:id="2695" w:author="Filip Dutina" w:date="2018-07-17T12:33:00Z">
        <w:r w:rsidR="00A745B6" w:rsidRPr="00D96694">
          <w:rPr>
            <w:rPrChange w:id="2696" w:author="Aleksa Corovic" w:date="2018-08-21T12:50:00Z">
              <w:rPr>
                <w:lang w:val="en-GB"/>
              </w:rPr>
            </w:rPrChange>
          </w:rPr>
          <w:t xml:space="preserve"> </w:t>
        </w:r>
      </w:ins>
      <w:ins w:id="2697" w:author="Filip Dutina" w:date="2018-07-17T12:34:00Z">
        <w:r w:rsidR="00A745B6" w:rsidRPr="00D96694">
          <w:rPr>
            <w:i/>
          </w:rPr>
          <w:t xml:space="preserve">FUNC(void, RTE_CTCDETHCOM_APPL_CODE) REthComInit(void) </w:t>
        </w:r>
        <w:r w:rsidR="00A745B6" w:rsidRPr="00D96694">
          <w:t xml:space="preserve">je </w:t>
        </w:r>
        <w:del w:id="2698" w:author="Aleksa Corovic" w:date="2018-08-21T12:57:00Z">
          <w:r w:rsidR="00A745B6" w:rsidRPr="00D96694" w:rsidDel="00D96694">
            <w:delText>funkcija</w:delText>
          </w:r>
        </w:del>
      </w:ins>
      <w:del w:id="2699" w:author="Aleksa Corovic" w:date="2018-08-21T12:57:00Z">
        <w:r w:rsidRPr="00D96694" w:rsidDel="00D96694">
          <w:delText xml:space="preserve"> koja</w:delText>
        </w:r>
      </w:del>
      <w:ins w:id="2700"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701" w:author="Filip Dutina" w:date="2018-07-17T12:34:00Z">
        <w:r w:rsidR="00A745B6" w:rsidRPr="00D96694">
          <w:t xml:space="preserve"> </w:t>
        </w:r>
      </w:ins>
      <w:del w:id="2702" w:author="Filip Dutina" w:date="2018-07-17T12:34:00Z">
        <w:r w:rsidRPr="00D96694" w:rsidDel="00A745B6">
          <w:delText xml:space="preserve"> pomoću funkcije </w:delText>
        </w:r>
        <w:r w:rsidRPr="00D96694" w:rsidDel="00A745B6">
          <w:rPr>
            <w:i/>
          </w:rPr>
          <w:delText>MSG</w:delText>
        </w:r>
        <w:r w:rsidRPr="00D96694" w:rsidDel="00A745B6">
          <w:rPr>
            <w:i/>
            <w:rPrChange w:id="2703" w:author="Aleksa Corovic" w:date="2018-08-21T12:50:00Z">
              <w:rPr>
                <w:i/>
                <w:lang w:val="en-GB"/>
              </w:rPr>
            </w:rPrChange>
          </w:rPr>
          <w:delText>_Q_ID msgQCreate (int maxMsgs, int maxMsgLength, int options)</w:delText>
        </w:r>
        <w:r w:rsidR="000356A9" w:rsidRPr="00D96694" w:rsidDel="00A745B6">
          <w:rPr>
            <w:rPrChange w:id="2704" w:author="Aleksa Corovic" w:date="2018-08-21T12:50:00Z">
              <w:rPr>
                <w:lang w:val="en-GB"/>
              </w:rPr>
            </w:rPrChange>
          </w:rPr>
          <w:delText xml:space="preserve"> </w:delText>
        </w:r>
      </w:del>
      <w:r w:rsidR="000356A9" w:rsidRPr="00D96694">
        <w:rPr>
          <w:rPrChange w:id="2705"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706" w:author="Filip Dutina" w:date="2018-07-17T12:36:00Z">
        <w:r w:rsidRPr="00D96694" w:rsidDel="00A745B6">
          <w:delText>FUNC(void, RTE_CTCDETHCOM_APPL_CODE) REthComCyclic(void)</w:delText>
        </w:r>
      </w:del>
      <w:bookmarkStart w:id="2707" w:name="_Toc522019412"/>
      <w:ins w:id="2708" w:author="Filip Dutina" w:date="2018-07-17T12:36:00Z">
        <w:r w:rsidR="00A745B6" w:rsidRPr="00D96694">
          <w:t>Promena stanja sistema</w:t>
        </w:r>
      </w:ins>
      <w:bookmarkEnd w:id="2707"/>
    </w:p>
    <w:p w14:paraId="49D1A0E2" w14:textId="77777777" w:rsidR="00761F40" w:rsidRPr="00D96694" w:rsidRDefault="00761F40" w:rsidP="00761F40"/>
    <w:p w14:paraId="0A15E43C" w14:textId="1D230985" w:rsidR="00761F40" w:rsidRPr="00D96694" w:rsidRDefault="00D14ED5" w:rsidP="00761F40">
      <w:del w:id="2709" w:author="Filip Dutina" w:date="2018-07-17T12:37:00Z">
        <w:r w:rsidRPr="00D96694" w:rsidDel="00DD510F">
          <w:delText>Ova fu</w:delText>
        </w:r>
        <w:r w:rsidR="00CD08DF" w:rsidRPr="00D96694" w:rsidDel="00DD510F">
          <w:delText>nkcija</w:delText>
        </w:r>
      </w:del>
      <w:ins w:id="2710"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711" w:author="Filip Dutina" w:date="2018-07-17T14:23:00Z">
        <w:r w:rsidRPr="00D96694" w:rsidDel="001F78AE">
          <w:delText>static void  backgroundTask(void)</w:delText>
        </w:r>
      </w:del>
      <w:bookmarkStart w:id="2712" w:name="_Toc522019413"/>
      <w:ins w:id="2713" w:author="Filip Dutina" w:date="2018-07-17T14:24:00Z">
        <w:r w:rsidR="001F78AE" w:rsidRPr="00D96694">
          <w:t>Glavna logika serverske strane</w:t>
        </w:r>
      </w:ins>
      <w:bookmarkEnd w:id="2712"/>
    </w:p>
    <w:p w14:paraId="7DD51C8F" w14:textId="77777777" w:rsidR="000D3295" w:rsidRPr="00D96694" w:rsidRDefault="000D3295" w:rsidP="000D3295"/>
    <w:p w14:paraId="73B589F7" w14:textId="0618D90C" w:rsidR="000D3295" w:rsidRPr="00D96694" w:rsidRDefault="006222B8" w:rsidP="000D3295">
      <w:r w:rsidRPr="00D96694">
        <w:t xml:space="preserve">U </w:t>
      </w:r>
      <w:del w:id="2714" w:author="Filip Dutina" w:date="2018-07-17T12:37:00Z">
        <w:r w:rsidRPr="00D96694" w:rsidDel="001867EA">
          <w:delText xml:space="preserve">ovoj </w:delText>
        </w:r>
      </w:del>
      <w:r w:rsidRPr="00D96694">
        <w:t>funkciji</w:t>
      </w:r>
      <w:ins w:id="2715" w:author="Filip Dutina" w:date="2018-07-17T12:37:00Z">
        <w:r w:rsidR="001867EA" w:rsidRPr="00D96694">
          <w:t xml:space="preserve"> </w:t>
        </w:r>
        <w:r w:rsidR="001867EA" w:rsidRPr="00D96694">
          <w:rPr>
            <w:i/>
            <w:rPrChange w:id="2716"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717" w:author="Filip Dutina" w:date="2018-07-17T12:38:00Z">
        <w:r w:rsidR="007B49E2" w:rsidRPr="00D96694" w:rsidDel="00C7658C">
          <w:rPr>
            <w:i/>
            <w:rPrChange w:id="2718" w:author="Aleksa Corovic" w:date="2018-08-21T12:50:00Z">
              <w:rPr>
                <w:i/>
                <w:lang w:val="en-GB"/>
              </w:rPr>
            </w:rPrChange>
          </w:rPr>
          <w:delText xml:space="preserve">int bind(int socket, const struct sockaddr* address, socklen_t address_len) </w:delText>
        </w:r>
      </w:del>
      <w:r w:rsidR="007B49E2" w:rsidRPr="00D96694">
        <w:rPr>
          <w:rPrChange w:id="2719" w:author="Aleksa Corovic" w:date="2018-08-21T12:50:00Z">
            <w:rPr>
              <w:lang w:val="en-GB"/>
            </w:rPr>
          </w:rPrChange>
        </w:rPr>
        <w:t xml:space="preserve">funkcija koja povezuje napravljeni </w:t>
      </w:r>
      <w:r w:rsidR="007B49E2" w:rsidRPr="00D96694">
        <w:rPr>
          <w:i/>
          <w:rPrChange w:id="2720" w:author="Aleksa Corovic" w:date="2018-08-21T12:50:00Z">
            <w:rPr>
              <w:i/>
              <w:lang w:val="en-GB"/>
            </w:rPr>
          </w:rPrChange>
        </w:rPr>
        <w:t>socket</w:t>
      </w:r>
      <w:r w:rsidR="007B49E2" w:rsidRPr="00D96694">
        <w:rPr>
          <w:rPrChange w:id="2721" w:author="Aleksa Corovic" w:date="2018-08-21T12:50:00Z">
            <w:rPr>
              <w:lang w:val="en-GB"/>
            </w:rPr>
          </w:rPrChange>
        </w:rPr>
        <w:t xml:space="preserve"> sa željenom adresom. Sledeći je poziv </w:t>
      </w:r>
      <w:del w:id="2722" w:author="Filip Dutina" w:date="2018-07-17T12:38:00Z">
        <w:r w:rsidR="007B49E2" w:rsidRPr="00D96694" w:rsidDel="00C7658C">
          <w:rPr>
            <w:i/>
            <w:rPrChange w:id="2723" w:author="Aleksa Corovic" w:date="2018-08-21T12:50:00Z">
              <w:rPr>
                <w:i/>
                <w:lang w:val="en-GB"/>
              </w:rPr>
            </w:rPrChange>
          </w:rPr>
          <w:delText>int listen(int socket, int backlog)</w:delText>
        </w:r>
        <w:r w:rsidR="007B49E2" w:rsidRPr="00D96694" w:rsidDel="00C7658C">
          <w:rPr>
            <w:rPrChange w:id="2724" w:author="Aleksa Corovic" w:date="2018-08-21T12:50:00Z">
              <w:rPr>
                <w:lang w:val="en-GB"/>
              </w:rPr>
            </w:rPrChange>
          </w:rPr>
          <w:delText xml:space="preserve"> </w:delText>
        </w:r>
      </w:del>
      <w:r w:rsidR="007B49E2" w:rsidRPr="00D96694">
        <w:t>funkcije</w:t>
      </w:r>
      <w:r w:rsidR="003C245F" w:rsidRPr="00D96694">
        <w:t xml:space="preserve"> koja čeka </w:t>
      </w:r>
      <w:del w:id="2725" w:author="Filip Dutina" w:date="2018-07-12T11:19:00Z">
        <w:r w:rsidR="003C245F" w:rsidRPr="00D96694" w:rsidDel="00425260">
          <w:delText>konekcije</w:delText>
        </w:r>
        <w:r w:rsidR="007B49E2" w:rsidRPr="00D96694" w:rsidDel="00425260">
          <w:delText xml:space="preserve"> </w:delText>
        </w:r>
      </w:del>
      <w:ins w:id="2726" w:author="Filip Dutina" w:date="2018-07-12T11:19:00Z">
        <w:r w:rsidR="00425260" w:rsidRPr="00D96694">
          <w:t xml:space="preserve">veze </w:t>
        </w:r>
      </w:ins>
      <w:r w:rsidR="007B49E2" w:rsidRPr="00D96694">
        <w:t>i na kraju</w:t>
      </w:r>
      <w:ins w:id="2727" w:author="Filip Dutina" w:date="2018-07-17T12:38:00Z">
        <w:r w:rsidR="00C7658C" w:rsidRPr="00D96694">
          <w:t xml:space="preserve"> sledi poziv</w:t>
        </w:r>
      </w:ins>
      <w:r w:rsidR="007B49E2" w:rsidRPr="00D96694">
        <w:t xml:space="preserve"> </w:t>
      </w:r>
      <w:del w:id="2728" w:author="Filip Dutina" w:date="2018-07-17T12:39:00Z">
        <w:r w:rsidR="007B49E2" w:rsidRPr="00D96694" w:rsidDel="00C7658C">
          <w:rPr>
            <w:i/>
          </w:rPr>
          <w:delText>int accept</w:delText>
        </w:r>
        <w:r w:rsidR="007B49E2" w:rsidRPr="00D96694" w:rsidDel="00C7658C">
          <w:rPr>
            <w:i/>
            <w:rPrChange w:id="2729" w:author="Aleksa Corovic" w:date="2018-08-21T12:50:00Z">
              <w:rPr>
                <w:i/>
                <w:lang w:val="en-GB"/>
              </w:rPr>
            </w:rPrChange>
          </w:rPr>
          <w:delText>(int socket, struct sockaddr* restrict address, sokclen_t* restrict address_len)</w:delText>
        </w:r>
        <w:r w:rsidR="003C245F" w:rsidRPr="00D96694" w:rsidDel="00C7658C">
          <w:rPr>
            <w:rPrChange w:id="2730" w:author="Aleksa Corovic" w:date="2018-08-21T12:50:00Z">
              <w:rPr>
                <w:lang w:val="en-GB"/>
              </w:rPr>
            </w:rPrChange>
          </w:rPr>
          <w:delText xml:space="preserve"> </w:delText>
        </w:r>
      </w:del>
      <w:r w:rsidR="003C245F" w:rsidRPr="00D96694">
        <w:rPr>
          <w:rPrChange w:id="2731"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w:t>
      </w:r>
      <w:r w:rsidR="001D7D44" w:rsidRPr="00D96694">
        <w:lastRenderedPageBreak/>
        <w:t xml:space="preserve">Zatim se poziva funkcija </w:t>
      </w:r>
      <w:r w:rsidR="001D7D44" w:rsidRPr="00D96694">
        <w:rPr>
          <w:i/>
        </w:rPr>
        <w:t>static void sendFile(const char</w:t>
      </w:r>
      <w:r w:rsidR="001D7D44" w:rsidRPr="00D96694">
        <w:rPr>
          <w:i/>
          <w:rPrChange w:id="2732"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733" w:author="Aleksa Corovic" w:date="2018-08-21T12:50:00Z">
            <w:rPr>
              <w:lang w:val="en-GB"/>
            </w:rPr>
          </w:rPrChange>
        </w:rPr>
      </w:pPr>
      <w:del w:id="2734" w:author="Filip Dutina" w:date="2018-07-17T12:39:00Z">
        <w:r w:rsidRPr="00D96694" w:rsidDel="00D606AA">
          <w:rPr>
            <w:rPrChange w:id="2735" w:author="Aleksa Corovic" w:date="2018-08-21T12:50:00Z">
              <w:rPr>
                <w:lang w:val="en-GB"/>
              </w:rPr>
            </w:rPrChange>
          </w:rPr>
          <w:delText>static</w:delText>
        </w:r>
        <w:r w:rsidR="000D3295" w:rsidRPr="00D96694" w:rsidDel="00D606AA">
          <w:rPr>
            <w:rPrChange w:id="2736" w:author="Aleksa Corovic" w:date="2018-08-21T12:50:00Z">
              <w:rPr>
                <w:lang w:val="en-GB"/>
              </w:rPr>
            </w:rPrChange>
          </w:rPr>
          <w:delText xml:space="preserve"> void receivePublicKeys(void)</w:delText>
        </w:r>
      </w:del>
      <w:bookmarkStart w:id="2737" w:name="_Toc522019414"/>
      <w:ins w:id="2738" w:author="Filip Dutina" w:date="2018-07-17T12:39:00Z">
        <w:r w:rsidR="00D606AA" w:rsidRPr="00D96694">
          <w:rPr>
            <w:rPrChange w:id="2739" w:author="Aleksa Corovic" w:date="2018-08-21T12:50:00Z">
              <w:rPr>
                <w:lang w:val="en-GB"/>
              </w:rPr>
            </w:rPrChange>
          </w:rPr>
          <w:t>Primanje javnih ključeva</w:t>
        </w:r>
      </w:ins>
      <w:bookmarkEnd w:id="2737"/>
    </w:p>
    <w:p w14:paraId="01325454" w14:textId="77777777" w:rsidR="000D3295" w:rsidRPr="00D96694" w:rsidRDefault="000D3295" w:rsidP="000D3295">
      <w:pPr>
        <w:rPr>
          <w:rPrChange w:id="2740" w:author="Aleksa Corovic" w:date="2018-08-21T12:50:00Z">
            <w:rPr>
              <w:lang w:val="en-GB"/>
            </w:rPr>
          </w:rPrChange>
        </w:rPr>
      </w:pPr>
    </w:p>
    <w:p w14:paraId="02D9DC15" w14:textId="19FF4527" w:rsidR="000D3295" w:rsidRPr="00D96694" w:rsidRDefault="00806559" w:rsidP="000D3295">
      <w:pPr>
        <w:rPr>
          <w:ins w:id="2741" w:author="Filip Dutina" w:date="2018-08-15T12:20:00Z"/>
          <w:rPrChange w:id="2742" w:author="Aleksa Corovic" w:date="2018-08-21T12:50:00Z">
            <w:rPr>
              <w:ins w:id="2743" w:author="Filip Dutina" w:date="2018-08-15T12:20:00Z"/>
              <w:lang w:val="en-GB"/>
            </w:rPr>
          </w:rPrChange>
        </w:rPr>
      </w:pPr>
      <w:r w:rsidRPr="00D96694">
        <w:rPr>
          <w:rPrChange w:id="2744" w:author="Aleksa Corovic" w:date="2018-08-21T12:50:00Z">
            <w:rPr>
              <w:lang w:val="en-GB"/>
            </w:rPr>
          </w:rPrChange>
        </w:rPr>
        <w:t>Ova funkcija služi za prijem javnog ključa koj</w:t>
      </w:r>
      <w:r w:rsidR="00281A5E" w:rsidRPr="00D96694">
        <w:rPr>
          <w:rPrChange w:id="2745" w:author="Aleksa Corovic" w:date="2018-08-21T12:50:00Z">
            <w:rPr>
              <w:lang w:val="en-GB"/>
            </w:rPr>
          </w:rPrChange>
        </w:rPr>
        <w:t>i</w:t>
      </w:r>
      <w:r w:rsidRPr="00D96694">
        <w:rPr>
          <w:rPrChange w:id="2746" w:author="Aleksa Corovic" w:date="2018-08-21T12:50:00Z">
            <w:rPr>
              <w:lang w:val="en-GB"/>
            </w:rPr>
          </w:rPrChange>
        </w:rPr>
        <w:t xml:space="preserve"> se koristi za enkripciju željenih podataka.</w:t>
      </w:r>
      <w:r w:rsidR="00281A5E" w:rsidRPr="00D96694">
        <w:rPr>
          <w:rPrChange w:id="2747" w:author="Aleksa Corovic" w:date="2018-08-21T12:50:00Z">
            <w:rPr>
              <w:lang w:val="en-GB"/>
            </w:rPr>
          </w:rPrChange>
        </w:rPr>
        <w:t xml:space="preserve"> </w:t>
      </w:r>
      <w:ins w:id="2748" w:author="Filip Dutina" w:date="2018-08-15T12:16:00Z">
        <w:r w:rsidR="00333724" w:rsidRPr="00D96694">
          <w:rPr>
            <w:rPrChange w:id="2749" w:author="Aleksa Corovic" w:date="2018-08-21T12:50:00Z">
              <w:rPr>
                <w:lang w:val="en-GB"/>
              </w:rPr>
            </w:rPrChange>
          </w:rPr>
          <w:t>Primljeni ključ je simetrično enkriptovan radi podizanja bezbednosti sistema na viši nivo, stoga je neophodno odraditi dekripciju primljenih podataka</w:t>
        </w:r>
      </w:ins>
      <w:ins w:id="2750" w:author="Filip Dutina" w:date="2018-08-15T12:18:00Z">
        <w:r w:rsidR="00333724" w:rsidRPr="00D96694">
          <w:rPr>
            <w:rPrChange w:id="2751" w:author="Aleksa Corovic" w:date="2018-08-21T12:50:00Z">
              <w:rPr>
                <w:lang w:val="en-GB"/>
              </w:rPr>
            </w:rPrChange>
          </w:rPr>
          <w:t>.</w:t>
        </w:r>
      </w:ins>
      <w:ins w:id="2752" w:author="Filip Dutina" w:date="2018-08-15T12:20:00Z">
        <w:r w:rsidR="00A11758" w:rsidRPr="00D96694">
          <w:rPr>
            <w:rPrChange w:id="2753" w:author="Aleksa Corovic" w:date="2018-08-21T12:50:00Z">
              <w:rPr>
                <w:lang w:val="en-GB"/>
              </w:rPr>
            </w:rPrChange>
          </w:rPr>
          <w:t xml:space="preserve"> </w:t>
        </w:r>
      </w:ins>
      <w:r w:rsidR="00281A5E" w:rsidRPr="00D96694">
        <w:rPr>
          <w:rPrChange w:id="2754" w:author="Aleksa Corovic" w:date="2018-08-21T12:50:00Z">
            <w:rPr>
              <w:lang w:val="en-GB"/>
            </w:rPr>
          </w:rPrChange>
        </w:rPr>
        <w:t>Ključ se prima iz dva dela jer kao što je već rečeno, par</w:t>
      </w:r>
      <m:oMath>
        <m:r>
          <w:rPr>
            <w:rFonts w:ascii="Cambria Math" w:hAnsi="Cambria Math"/>
            <w:rPrChange w:id="2755" w:author="Aleksa Corovic" w:date="2018-08-21T12:50:00Z">
              <w:rPr>
                <w:rFonts w:ascii="Cambria Math" w:hAnsi="Cambria Math"/>
                <w:lang w:val="en-GB"/>
              </w:rPr>
            </w:rPrChange>
          </w:rPr>
          <m:t xml:space="preserve"> </m:t>
        </m:r>
        <m:r>
          <m:rPr>
            <m:sty m:val="bi"/>
          </m:rPr>
          <w:rPr>
            <w:rFonts w:ascii="Cambria Math" w:hAnsi="Cambria Math"/>
            <w:rPrChange w:id="2756" w:author="Aleksa Corovic" w:date="2018-08-21T12:50:00Z">
              <w:rPr>
                <w:rFonts w:ascii="Cambria Math" w:hAnsi="Cambria Math"/>
                <w:lang w:val="en-GB"/>
              </w:rPr>
            </w:rPrChange>
          </w:rPr>
          <m:t>e</m:t>
        </m:r>
      </m:oMath>
      <w:r w:rsidR="00281A5E" w:rsidRPr="00D96694">
        <w:rPr>
          <w:rPrChange w:id="2757" w:author="Aleksa Corovic" w:date="2018-08-21T12:50:00Z">
            <w:rPr>
              <w:lang w:val="en-GB"/>
            </w:rPr>
          </w:rPrChange>
        </w:rPr>
        <w:t xml:space="preserve"> i </w:t>
      </w:r>
      <m:oMath>
        <m:r>
          <m:rPr>
            <m:sty m:val="bi"/>
          </m:rPr>
          <w:rPr>
            <w:rFonts w:ascii="Cambria Math" w:hAnsi="Cambria Math"/>
            <w:rPrChange w:id="2758" w:author="Aleksa Corovic" w:date="2018-08-21T12:50:00Z">
              <w:rPr>
                <w:rFonts w:ascii="Cambria Math" w:hAnsi="Cambria Math"/>
                <w:lang w:val="en-GB"/>
              </w:rPr>
            </w:rPrChange>
          </w:rPr>
          <m:t>n</m:t>
        </m:r>
      </m:oMath>
      <w:r w:rsidR="00281A5E" w:rsidRPr="00D96694">
        <w:rPr>
          <w:rPrChange w:id="2759" w:author="Aleksa Corovic" w:date="2018-08-21T12:50:00Z">
            <w:rPr>
              <w:lang w:val="en-GB"/>
            </w:rPr>
          </w:rPrChange>
        </w:rPr>
        <w:t xml:space="preserve"> predstavljaju javni ključ.</w:t>
      </w:r>
    </w:p>
    <w:p w14:paraId="0392A696" w14:textId="77777777" w:rsidR="00A11758" w:rsidRPr="00D96694" w:rsidRDefault="00A11758" w:rsidP="000D3295">
      <w:pPr>
        <w:rPr>
          <w:ins w:id="2760" w:author="Filip Dutina" w:date="2018-08-15T12:20:00Z"/>
          <w:rPrChange w:id="2761" w:author="Aleksa Corovic" w:date="2018-08-21T12:50:00Z">
            <w:rPr>
              <w:ins w:id="2762" w:author="Filip Dutina" w:date="2018-08-15T12:20:00Z"/>
              <w:lang w:val="en-GB"/>
            </w:rPr>
          </w:rPrChange>
        </w:rPr>
      </w:pPr>
    </w:p>
    <w:p w14:paraId="4460DDFE" w14:textId="77777777" w:rsidR="00A11758" w:rsidRPr="00D96694" w:rsidRDefault="00A11758" w:rsidP="000D3295">
      <w:pPr>
        <w:rPr>
          <w:rPrChange w:id="2763" w:author="Aleksa Corovic" w:date="2018-08-21T12:50:00Z">
            <w:rPr>
              <w:lang w:val="en-GB"/>
            </w:rPr>
          </w:rPrChange>
        </w:rPr>
      </w:pPr>
    </w:p>
    <w:p w14:paraId="7ADCC2A1" w14:textId="77777777" w:rsidR="000D3295" w:rsidRPr="00D96694" w:rsidRDefault="000D3295" w:rsidP="000D3295">
      <w:pPr>
        <w:rPr>
          <w:rPrChange w:id="2764" w:author="Aleksa Corovic" w:date="2018-08-21T12:50:00Z">
            <w:rPr>
              <w:lang w:val="en-GB"/>
            </w:rPr>
          </w:rPrChange>
        </w:rPr>
      </w:pPr>
    </w:p>
    <w:p w14:paraId="02239E40" w14:textId="13C02510" w:rsidR="000D3295" w:rsidRPr="00D96694" w:rsidRDefault="000D3295" w:rsidP="000D3295">
      <w:pPr>
        <w:pStyle w:val="Heading3"/>
        <w:rPr>
          <w:rPrChange w:id="2765" w:author="Aleksa Corovic" w:date="2018-08-21T12:50:00Z">
            <w:rPr>
              <w:lang w:val="en-GB"/>
            </w:rPr>
          </w:rPrChange>
        </w:rPr>
      </w:pPr>
      <w:del w:id="2766" w:author="Filip Dutina" w:date="2018-07-17T12:40:00Z">
        <w:r w:rsidRPr="00D96694" w:rsidDel="00D606AA">
          <w:rPr>
            <w:rPrChange w:id="2767" w:author="Aleksa Corovic" w:date="2018-08-21T12:50:00Z">
              <w:rPr>
                <w:lang w:val="en-GB"/>
              </w:rPr>
            </w:rPrChange>
          </w:rPr>
          <w:delText>static void sendFile(const char fs_name[])</w:delText>
        </w:r>
      </w:del>
      <w:bookmarkStart w:id="2768" w:name="_Toc522019415"/>
      <w:ins w:id="2769" w:author="Filip Dutina" w:date="2018-07-17T12:40:00Z">
        <w:r w:rsidR="00D606AA" w:rsidRPr="00D96694">
          <w:rPr>
            <w:rPrChange w:id="2770" w:author="Aleksa Corovic" w:date="2018-08-21T12:50:00Z">
              <w:rPr>
                <w:lang w:val="en-GB"/>
              </w:rPr>
            </w:rPrChange>
          </w:rPr>
          <w:t>Slanje datoteka</w:t>
        </w:r>
      </w:ins>
      <w:bookmarkEnd w:id="2768"/>
    </w:p>
    <w:p w14:paraId="2B7ABCDE" w14:textId="77777777" w:rsidR="00D34CA9" w:rsidRPr="00D96694" w:rsidRDefault="00D34CA9" w:rsidP="00D34CA9">
      <w:pPr>
        <w:rPr>
          <w:rPrChange w:id="2771" w:author="Aleksa Corovic" w:date="2018-08-21T12:50:00Z">
            <w:rPr>
              <w:lang w:val="en-GB"/>
            </w:rPr>
          </w:rPrChange>
        </w:rPr>
      </w:pPr>
    </w:p>
    <w:p w14:paraId="1EAC4C4C" w14:textId="77777777" w:rsidR="00D34CA9" w:rsidRPr="00D96694" w:rsidRDefault="00423934" w:rsidP="00D34CA9">
      <w:r w:rsidRPr="00D96694">
        <w:rPr>
          <w:rPrChange w:id="2772" w:author="Aleksa Corovic" w:date="2018-08-21T12:50:00Z">
            <w:rPr>
              <w:lang w:val="en-GB"/>
            </w:rPr>
          </w:rPrChange>
        </w:rPr>
        <w:t>U</w:t>
      </w:r>
      <w:r w:rsidRPr="00D96694">
        <w:rPr>
          <w:i/>
          <w:rPrChange w:id="2773" w:author="Aleksa Corovic" w:date="2018-08-21T12:50:00Z">
            <w:rPr>
              <w:i/>
              <w:lang w:val="en-GB"/>
            </w:rPr>
          </w:rPrChange>
        </w:rPr>
        <w:t xml:space="preserve"> s</w:t>
      </w:r>
      <w:r w:rsidR="00147549" w:rsidRPr="00D96694">
        <w:rPr>
          <w:i/>
          <w:rPrChange w:id="2774" w:author="Aleksa Corovic" w:date="2018-08-21T12:50:00Z">
            <w:rPr>
              <w:i/>
              <w:lang w:val="en-GB"/>
            </w:rPr>
          </w:rPrChange>
        </w:rPr>
        <w:t>tatic void sendFile(const char fs_name[]</w:t>
      </w:r>
      <w:r w:rsidRPr="00D96694">
        <w:rPr>
          <w:i/>
          <w:rPrChange w:id="2775" w:author="Aleksa Corovic" w:date="2018-08-21T12:50:00Z">
            <w:rPr>
              <w:i/>
              <w:lang w:val="en-GB"/>
            </w:rPr>
          </w:rPrChange>
        </w:rPr>
        <w:t xml:space="preserve">) </w:t>
      </w:r>
      <w:r w:rsidR="0034107A" w:rsidRPr="00D96694">
        <w:rPr>
          <w:rPrChange w:id="2776"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77" w:author="Aleksa Corovic" w:date="2018-08-21T12:50:00Z">
            <w:rPr>
              <w:lang w:val="en-GB"/>
            </w:rPr>
          </w:rPrChange>
        </w:rPr>
      </w:pPr>
    </w:p>
    <w:p w14:paraId="04AF3862" w14:textId="1E0044B7" w:rsidR="00D34CA9" w:rsidRPr="00D96694" w:rsidRDefault="00423EA2" w:rsidP="00D34CA9">
      <w:pPr>
        <w:pStyle w:val="Heading3"/>
        <w:rPr>
          <w:rPrChange w:id="2778" w:author="Aleksa Corovic" w:date="2018-08-21T12:50:00Z">
            <w:rPr>
              <w:lang w:val="en-GB"/>
            </w:rPr>
          </w:rPrChange>
        </w:rPr>
      </w:pPr>
      <w:del w:id="2779" w:author="Filip Dutina" w:date="2018-07-17T12:40:00Z">
        <w:r w:rsidRPr="00D96694" w:rsidDel="00755655">
          <w:rPr>
            <w:rPrChange w:id="2780" w:author="Aleksa Corovic" w:date="2018-08-21T12:50:00Z">
              <w:rPr>
                <w:lang w:val="en-GB"/>
              </w:rPr>
            </w:rPrChange>
          </w:rPr>
          <w:delText>static int32_t numOfFiles()</w:delText>
        </w:r>
      </w:del>
      <w:bookmarkStart w:id="2781" w:name="_Toc522019416"/>
      <w:ins w:id="2782" w:author="Filip Dutina" w:date="2018-07-17T12:40:00Z">
        <w:r w:rsidR="00755655" w:rsidRPr="00D96694">
          <w:rPr>
            <w:rPrChange w:id="2783" w:author="Aleksa Corovic" w:date="2018-08-21T12:50:00Z">
              <w:rPr>
                <w:lang w:val="en-GB"/>
              </w:rPr>
            </w:rPrChange>
          </w:rPr>
          <w:t>Prebrojavanje datoteka u željenom direktorijumu</w:t>
        </w:r>
      </w:ins>
      <w:bookmarkEnd w:id="2781"/>
    </w:p>
    <w:p w14:paraId="5112B2C2" w14:textId="77777777" w:rsidR="00423EA2" w:rsidRPr="00D96694" w:rsidRDefault="00423EA2" w:rsidP="00423EA2">
      <w:pPr>
        <w:rPr>
          <w:rPrChange w:id="2784" w:author="Aleksa Corovic" w:date="2018-08-21T12:50:00Z">
            <w:rPr>
              <w:lang w:val="en-GB"/>
            </w:rPr>
          </w:rPrChange>
        </w:rPr>
      </w:pPr>
    </w:p>
    <w:p w14:paraId="5560AE4B" w14:textId="63B549F4" w:rsidR="00423EA2" w:rsidRPr="00D96694" w:rsidRDefault="00CD7A0D" w:rsidP="00423EA2">
      <w:r w:rsidRPr="00D96694">
        <w:rPr>
          <w:rPrChange w:id="2785" w:author="Aleksa Corovic" w:date="2018-08-21T12:50:00Z">
            <w:rPr>
              <w:lang w:val="en-GB"/>
            </w:rPr>
          </w:rPrChange>
        </w:rPr>
        <w:t xml:space="preserve">U </w:t>
      </w:r>
      <w:del w:id="2786" w:author="Filip Dutina" w:date="2018-07-17T12:40:00Z">
        <w:r w:rsidRPr="00D96694" w:rsidDel="00E04F8F">
          <w:rPr>
            <w:rPrChange w:id="2787" w:author="Aleksa Corovic" w:date="2018-08-21T12:50:00Z">
              <w:rPr>
                <w:lang w:val="en-GB"/>
              </w:rPr>
            </w:rPrChange>
          </w:rPr>
          <w:delText xml:space="preserve">ovoj </w:delText>
        </w:r>
      </w:del>
      <w:r w:rsidRPr="00D96694">
        <w:rPr>
          <w:rPrChange w:id="2788" w:author="Aleksa Corovic" w:date="2018-08-21T12:50:00Z">
            <w:rPr>
              <w:lang w:val="en-GB"/>
            </w:rPr>
          </w:rPrChange>
        </w:rPr>
        <w:t>funkciji</w:t>
      </w:r>
      <w:ins w:id="2789" w:author="Filip Dutina" w:date="2018-07-17T12:40:00Z">
        <w:r w:rsidR="00E04F8F" w:rsidRPr="00D96694">
          <w:rPr>
            <w:rPrChange w:id="2790" w:author="Aleksa Corovic" w:date="2018-08-21T12:50:00Z">
              <w:rPr>
                <w:lang w:val="en-GB"/>
              </w:rPr>
            </w:rPrChange>
          </w:rPr>
          <w:t xml:space="preserve"> static int32</w:t>
        </w:r>
      </w:ins>
      <w:ins w:id="2791" w:author="Filip Dutina" w:date="2018-07-17T12:41:00Z">
        <w:r w:rsidR="00E04F8F" w:rsidRPr="00D96694">
          <w:rPr>
            <w:rPrChange w:id="2792" w:author="Aleksa Corovic" w:date="2018-08-21T12:50:00Z">
              <w:rPr>
                <w:lang w:val="en-GB"/>
              </w:rPr>
            </w:rPrChange>
          </w:rPr>
          <w:t>_t numOfFiles(void)</w:t>
        </w:r>
      </w:ins>
      <w:r w:rsidR="00024899" w:rsidRPr="00D96694">
        <w:rPr>
          <w:rPrChange w:id="2793" w:author="Aleksa Corovic" w:date="2018-08-21T12:50:00Z">
            <w:rPr>
              <w:lang w:val="en-GB"/>
            </w:rPr>
          </w:rPrChange>
        </w:rPr>
        <w:t xml:space="preserve"> se</w:t>
      </w:r>
      <w:r w:rsidRPr="00D96694">
        <w:rPr>
          <w:rPrChange w:id="2794"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795" w:author="Aleksa Corovic" w:date="2018-08-21T12:50:00Z">
            <w:rPr>
              <w:lang w:val="en-GB"/>
            </w:rPr>
          </w:rPrChange>
        </w:rPr>
      </w:pPr>
    </w:p>
    <w:p w14:paraId="4117BC7C" w14:textId="784F55F8" w:rsidR="00423EA2" w:rsidRPr="00D96694" w:rsidRDefault="00423EA2" w:rsidP="00423EA2">
      <w:pPr>
        <w:pStyle w:val="Heading3"/>
        <w:rPr>
          <w:rPrChange w:id="2796" w:author="Aleksa Corovic" w:date="2018-08-21T12:50:00Z">
            <w:rPr>
              <w:lang w:val="en-GB"/>
            </w:rPr>
          </w:rPrChange>
        </w:rPr>
      </w:pPr>
      <w:del w:id="2797" w:author="Filip Dutina" w:date="2018-07-17T12:41:00Z">
        <w:r w:rsidRPr="00D96694" w:rsidDel="00947C00">
          <w:rPr>
            <w:rPrChange w:id="2798" w:author="Aleksa Corovic" w:date="2018-08-21T12:50:00Z">
              <w:rPr>
                <w:lang w:val="en-GB"/>
              </w:rPr>
            </w:rPrChange>
          </w:rPr>
          <w:delText>static void encrypt(void)</w:delText>
        </w:r>
      </w:del>
      <w:bookmarkStart w:id="2799" w:name="_Toc522019417"/>
      <w:ins w:id="2800" w:author="Filip Dutina" w:date="2018-07-17T12:41:00Z">
        <w:r w:rsidR="00947C00" w:rsidRPr="00D96694">
          <w:rPr>
            <w:rPrChange w:id="2801" w:author="Aleksa Corovic" w:date="2018-08-21T12:50:00Z">
              <w:rPr>
                <w:lang w:val="en-GB"/>
              </w:rPr>
            </w:rPrChange>
          </w:rPr>
          <w:t xml:space="preserve">Enkripcija </w:t>
        </w:r>
        <w:commentRangeStart w:id="2802"/>
        <w:r w:rsidR="00947C00" w:rsidRPr="00D96694">
          <w:t>paketa</w:t>
        </w:r>
      </w:ins>
      <w:commentRangeEnd w:id="2802"/>
      <w:ins w:id="2803" w:author="Filip Dutina" w:date="2018-07-17T14:23:00Z">
        <w:r w:rsidR="001F78AE" w:rsidRPr="00D96694">
          <w:rPr>
            <w:rStyle w:val="CommentReference"/>
            <w:rFonts w:ascii="Times New Roman" w:hAnsi="Times New Roman" w:cs="Times New Roman"/>
            <w:b w:val="0"/>
            <w:bCs w:val="0"/>
          </w:rPr>
          <w:commentReference w:id="2802"/>
        </w:r>
      </w:ins>
      <w:bookmarkEnd w:id="2799"/>
    </w:p>
    <w:p w14:paraId="46A6B424" w14:textId="77777777" w:rsidR="00423EA2" w:rsidRPr="00D96694" w:rsidRDefault="00423EA2" w:rsidP="00423EA2">
      <w:pPr>
        <w:rPr>
          <w:rPrChange w:id="2804" w:author="Aleksa Corovic" w:date="2018-08-21T12:50:00Z">
            <w:rPr>
              <w:lang w:val="en-GB"/>
            </w:rPr>
          </w:rPrChange>
        </w:rPr>
      </w:pPr>
    </w:p>
    <w:p w14:paraId="0459B3C8" w14:textId="77777777" w:rsidR="006B747B" w:rsidRPr="00D96694" w:rsidRDefault="001B3853" w:rsidP="00423EA2">
      <w:pPr>
        <w:rPr>
          <w:ins w:id="2805" w:author="Filip Dutina" w:date="2018-07-17T12:42:00Z"/>
          <w:rPrChange w:id="2806" w:author="Aleksa Corovic" w:date="2018-08-21T12:50:00Z">
            <w:rPr>
              <w:ins w:id="2807" w:author="Filip Dutina" w:date="2018-07-17T12:42:00Z"/>
              <w:lang w:val="en-GB"/>
            </w:rPr>
          </w:rPrChange>
        </w:rPr>
      </w:pPr>
      <w:r w:rsidRPr="00D96694">
        <w:rPr>
          <w:rPrChange w:id="2808" w:author="Aleksa Corovic" w:date="2018-08-21T12:50:00Z">
            <w:rPr>
              <w:lang w:val="en-GB"/>
            </w:rPr>
          </w:rPrChange>
        </w:rPr>
        <w:t xml:space="preserve">U funkciji </w:t>
      </w:r>
      <w:r w:rsidRPr="00D96694">
        <w:rPr>
          <w:i/>
          <w:rPrChange w:id="2809" w:author="Aleksa Corovic" w:date="2018-08-21T12:50:00Z">
            <w:rPr>
              <w:i/>
              <w:lang w:val="en-GB"/>
            </w:rPr>
          </w:rPrChange>
        </w:rPr>
        <w:t>static void encrypt(void)</w:t>
      </w:r>
      <w:r w:rsidRPr="00D96694">
        <w:rPr>
          <w:rPrChange w:id="2810" w:author="Aleksa Corovic" w:date="2018-08-21T12:50:00Z">
            <w:rPr>
              <w:lang w:val="en-GB"/>
            </w:rPr>
          </w:rPrChange>
        </w:rPr>
        <w:t xml:space="preserve"> će biti izvršena enkripcija</w:t>
      </w:r>
      <w:r w:rsidR="00B67542" w:rsidRPr="00D96694">
        <w:rPr>
          <w:rPrChange w:id="2811" w:author="Aleksa Corovic" w:date="2018-08-21T12:50:00Z">
            <w:rPr>
              <w:lang w:val="en-GB"/>
            </w:rPr>
          </w:rPrChange>
        </w:rPr>
        <w:t xml:space="preserve"> paketa</w:t>
      </w:r>
      <w:r w:rsidRPr="00D96694">
        <w:rPr>
          <w:rPrChange w:id="2812" w:author="Aleksa Corovic" w:date="2018-08-21T12:50:00Z">
            <w:rPr>
              <w:lang w:val="en-GB"/>
            </w:rPr>
          </w:rPrChange>
        </w:rPr>
        <w:t xml:space="preserve"> po algoritmu iz poglavlja  </w:t>
      </w:r>
      <w:r w:rsidRPr="00D96694">
        <w:rPr>
          <w:i/>
          <w:rPrChange w:id="2813" w:author="Aleksa Corovic" w:date="2018-08-21T12:50:00Z">
            <w:rPr>
              <w:i/>
              <w:lang w:val="en-GB"/>
            </w:rPr>
          </w:rPrChange>
        </w:rPr>
        <w:t>2.5.3</w:t>
      </w:r>
      <w:r w:rsidRPr="00D96694">
        <w:rPr>
          <w:rPrChange w:id="2814" w:author="Aleksa Corovic" w:date="2018-08-21T12:50:00Z">
            <w:rPr>
              <w:lang w:val="en-GB"/>
            </w:rPr>
          </w:rPrChange>
        </w:rPr>
        <w:t>.</w:t>
      </w:r>
      <w:r w:rsidR="00E642B5" w:rsidRPr="00D96694">
        <w:rPr>
          <w:rPrChange w:id="2815" w:author="Aleksa Corovic" w:date="2018-08-21T12:50:00Z">
            <w:rPr>
              <w:lang w:val="en-GB"/>
            </w:rPr>
          </w:rPrChange>
        </w:rPr>
        <w:t xml:space="preserve"> </w:t>
      </w:r>
    </w:p>
    <w:p w14:paraId="608885AE" w14:textId="77777777" w:rsidR="002E3091" w:rsidRPr="00D96694" w:rsidRDefault="002E3091" w:rsidP="00423EA2">
      <w:pPr>
        <w:rPr>
          <w:ins w:id="2816" w:author="Filip Dutina" w:date="2018-07-17T12:42:00Z"/>
          <w:rPrChange w:id="2817" w:author="Aleksa Corovic" w:date="2018-08-21T12:50:00Z">
            <w:rPr>
              <w:ins w:id="2818" w:author="Filip Dutina" w:date="2018-07-17T12:42:00Z"/>
              <w:lang w:val="en-GB"/>
            </w:rPr>
          </w:rPrChange>
        </w:rPr>
      </w:pPr>
    </w:p>
    <w:p w14:paraId="6D9FA34B" w14:textId="77777777" w:rsidR="002E3091" w:rsidRPr="00D96694" w:rsidRDefault="002E3091">
      <w:pPr>
        <w:keepNext/>
        <w:jc w:val="center"/>
        <w:rPr>
          <w:ins w:id="2819" w:author="Filip Dutina" w:date="2018-07-17T12:42:00Z"/>
        </w:rPr>
        <w:pPrChange w:id="2820" w:author="Filip Dutina" w:date="2018-07-17T12:42:00Z">
          <w:pPr>
            <w:jc w:val="center"/>
          </w:pPr>
        </w:pPrChange>
      </w:pPr>
      <w:commentRangeStart w:id="2821"/>
      <w:ins w:id="2822" w:author="Filip Dutina" w:date="2018-07-17T12:42:00Z">
        <w:r w:rsidRPr="00DF0BBD">
          <w:rPr>
            <w:noProof/>
            <w:lang w:val="en-GB" w:eastAsia="en-GB"/>
          </w:rPr>
          <w:lastRenderedPageBreak/>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821"/>
      <w:ins w:id="2823" w:author="Filip Dutina" w:date="2018-07-17T12:46:00Z">
        <w:r w:rsidR="009B2A41" w:rsidRPr="00D96694">
          <w:rPr>
            <w:rStyle w:val="CommentReference"/>
          </w:rPr>
          <w:commentReference w:id="2821"/>
        </w:r>
      </w:ins>
    </w:p>
    <w:p w14:paraId="702FDE2D" w14:textId="0F4804A2" w:rsidR="002E3091" w:rsidRPr="00D96694" w:rsidRDefault="002E3091">
      <w:pPr>
        <w:pStyle w:val="Caption"/>
        <w:rPr>
          <w:rPrChange w:id="2824" w:author="Aleksa Corovic" w:date="2018-08-21T12:50:00Z">
            <w:rPr>
              <w:lang w:val="en-GB"/>
            </w:rPr>
          </w:rPrChange>
        </w:rPr>
        <w:pPrChange w:id="2825" w:author="Filip Dutina" w:date="2018-07-17T12:42:00Z">
          <w:pPr/>
        </w:pPrChange>
      </w:pPr>
      <w:bookmarkStart w:id="2826" w:name="_Toc522019435"/>
      <w:ins w:id="2827" w:author="Filip Dutina" w:date="2018-07-17T12:42:00Z">
        <w:r w:rsidRPr="00DF0BBD">
          <w:t xml:space="preserve">Slika </w:t>
        </w:r>
      </w:ins>
      <w:ins w:id="2828"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829" w:author="Aleksa Corovic" w:date="2018-08-21T12:50:00Z">
            <w:rPr>
              <w:bCs/>
              <w:noProof/>
            </w:rPr>
          </w:rPrChange>
        </w:rPr>
        <w:t>4</w:t>
      </w:r>
      <w:ins w:id="2830"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31" w:author="Filip Dutina" w:date="2018-08-14T14:04:00Z">
        <w:r w:rsidR="0063232B" w:rsidRPr="00D96694">
          <w:rPr>
            <w:rPrChange w:id="2832" w:author="Aleksa Corovic" w:date="2018-08-21T12:50:00Z">
              <w:rPr>
                <w:bCs/>
                <w:noProof/>
              </w:rPr>
            </w:rPrChange>
          </w:rPr>
          <w:t>2</w:t>
        </w:r>
        <w:r w:rsidR="0063232B" w:rsidRPr="00DF0BBD">
          <w:fldChar w:fldCharType="end"/>
        </w:r>
      </w:ins>
      <w:ins w:id="2833" w:author="Filip Dutina" w:date="2018-07-17T12:42:00Z">
        <w:r w:rsidRPr="00D96694">
          <w:rPr>
            <w:rPrChange w:id="2834" w:author="Aleksa Corovic" w:date="2018-08-21T12:50:00Z">
              <w:rPr>
                <w:bCs/>
                <w:noProof/>
              </w:rPr>
            </w:rPrChange>
          </w:rPr>
          <w:t xml:space="preserve"> </w:t>
        </w:r>
        <w:r w:rsidRPr="00D96694">
          <w:rPr>
            <w:i/>
            <w:rPrChange w:id="2835" w:author="Aleksa Corovic" w:date="2018-08-21T12:50:00Z">
              <w:rPr>
                <w:bCs/>
                <w:noProof/>
              </w:rPr>
            </w:rPrChange>
          </w:rPr>
          <w:t>MSC</w:t>
        </w:r>
        <w:r w:rsidRPr="00D96694">
          <w:rPr>
            <w:rPrChange w:id="2836" w:author="Aleksa Corovic" w:date="2018-08-21T12:50:00Z">
              <w:rPr>
                <w:bCs/>
                <w:noProof/>
              </w:rPr>
            </w:rPrChange>
          </w:rPr>
          <w:t xml:space="preserve"> dijagram komunikacije između klijentske i serverske strane</w:t>
        </w:r>
      </w:ins>
      <w:bookmarkEnd w:id="2826"/>
    </w:p>
    <w:p w14:paraId="0052A5F3" w14:textId="77777777" w:rsidR="00C67513" w:rsidRPr="00D96694" w:rsidRDefault="00C67513" w:rsidP="00423EA2">
      <w:pPr>
        <w:rPr>
          <w:rPrChange w:id="2837" w:author="Aleksa Corovic" w:date="2018-08-21T12:50:00Z">
            <w:rPr>
              <w:lang w:val="en-GB"/>
            </w:rPr>
          </w:rPrChange>
        </w:rPr>
      </w:pPr>
    </w:p>
    <w:p w14:paraId="7DB507C8" w14:textId="33F591AC" w:rsidR="00C67513" w:rsidRPr="00D96694" w:rsidRDefault="00C67513" w:rsidP="00C67513">
      <w:pPr>
        <w:pStyle w:val="Heading2"/>
      </w:pPr>
      <w:bookmarkStart w:id="2838" w:name="_Toc522019418"/>
      <w:r w:rsidRPr="00D96694">
        <w:rPr>
          <w:rPrChange w:id="2839" w:author="Aleksa Corovic" w:date="2018-08-21T12:50:00Z">
            <w:rPr>
              <w:lang w:val="en-GB"/>
            </w:rPr>
          </w:rPrChange>
        </w:rPr>
        <w:t>Graf</w:t>
      </w:r>
      <w:r w:rsidRPr="00D96694">
        <w:t>ičk</w:t>
      </w:r>
      <w:ins w:id="2840" w:author="Filip Dutina" w:date="2018-07-12T11:20:00Z">
        <w:r w:rsidR="00B359A7" w:rsidRPr="00D96694">
          <w:t>a</w:t>
        </w:r>
      </w:ins>
      <w:del w:id="2841" w:author="Filip Dutina" w:date="2018-07-12T11:20:00Z">
        <w:r w:rsidRPr="00D96694" w:rsidDel="00B359A7">
          <w:delText>o</w:delText>
        </w:r>
      </w:del>
      <w:r w:rsidRPr="00D96694">
        <w:t xml:space="preserve"> korisničk</w:t>
      </w:r>
      <w:ins w:id="2842" w:author="Filip Dutina" w:date="2018-07-12T11:20:00Z">
        <w:r w:rsidR="00B359A7" w:rsidRPr="00D96694">
          <w:t>a</w:t>
        </w:r>
      </w:ins>
      <w:del w:id="2843" w:author="Filip Dutina" w:date="2018-07-12T11:20:00Z">
        <w:r w:rsidRPr="00D96694" w:rsidDel="00B359A7">
          <w:delText>o</w:delText>
        </w:r>
      </w:del>
      <w:r w:rsidRPr="00D96694">
        <w:t xml:space="preserve"> </w:t>
      </w:r>
      <w:ins w:id="2844" w:author="Filip Dutina" w:date="2018-07-12T11:20:00Z">
        <w:r w:rsidR="00B359A7" w:rsidRPr="00D96694">
          <w:t>sprega</w:t>
        </w:r>
      </w:ins>
      <w:bookmarkEnd w:id="2838"/>
      <w:del w:id="2845"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846" w:author="Filip Dutina" w:date="2018-07-12T11:21:00Z">
        <w:r w:rsidR="0045058C" w:rsidRPr="00D96694">
          <w:t>e</w:t>
        </w:r>
      </w:ins>
      <w:del w:id="2847" w:author="Filip Dutina" w:date="2018-07-12T11:21:00Z">
        <w:r w:rsidRPr="00D96694" w:rsidDel="0045058C">
          <w:delText>og</w:delText>
        </w:r>
      </w:del>
      <w:r w:rsidRPr="00D96694">
        <w:t xml:space="preserve"> grafičk</w:t>
      </w:r>
      <w:ins w:id="2848" w:author="Filip Dutina" w:date="2018-07-12T11:21:00Z">
        <w:r w:rsidR="0045058C" w:rsidRPr="00D96694">
          <w:t>e</w:t>
        </w:r>
      </w:ins>
      <w:del w:id="2849" w:author="Filip Dutina" w:date="2018-07-12T11:21:00Z">
        <w:r w:rsidRPr="00D96694" w:rsidDel="0045058C">
          <w:delText>og</w:delText>
        </w:r>
      </w:del>
      <w:r w:rsidRPr="00D96694">
        <w:t xml:space="preserve"> korisničk</w:t>
      </w:r>
      <w:ins w:id="2850" w:author="Filip Dutina" w:date="2018-07-12T11:21:00Z">
        <w:r w:rsidR="0045058C" w:rsidRPr="00D96694">
          <w:t>e</w:t>
        </w:r>
      </w:ins>
      <w:del w:id="2851" w:author="Filip Dutina" w:date="2018-07-12T11:21:00Z">
        <w:r w:rsidRPr="00D96694" w:rsidDel="0045058C">
          <w:delText>og</w:delText>
        </w:r>
      </w:del>
      <w:r w:rsidRPr="00D96694">
        <w:t xml:space="preserve"> </w:t>
      </w:r>
      <w:ins w:id="2852" w:author="Filip Dutina" w:date="2018-07-12T11:21:00Z">
        <w:r w:rsidR="0045058C" w:rsidRPr="00D96694">
          <w:t>sprege</w:t>
        </w:r>
      </w:ins>
      <w:del w:id="2853" w:author="Filip Dutina" w:date="2018-07-12T11:21:00Z">
        <w:r w:rsidRPr="00D96694" w:rsidDel="0045058C">
          <w:delText>sučelja</w:delText>
        </w:r>
      </w:del>
      <w:r w:rsidRPr="00D96694">
        <w:t xml:space="preserve"> koj</w:t>
      </w:r>
      <w:ins w:id="2854" w:author="Filip Dutina" w:date="2018-07-12T11:21:00Z">
        <w:r w:rsidR="0045058C" w:rsidRPr="00D96694">
          <w:t>a</w:t>
        </w:r>
      </w:ins>
      <w:del w:id="2855"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56" w:author="Filip Dutina" w:date="2018-07-12T11:21:00Z">
        <w:r w:rsidR="0045058C" w:rsidRPr="00D96694">
          <w:t>a</w:t>
        </w:r>
      </w:ins>
      <w:del w:id="2857" w:author="Filip Dutina" w:date="2018-07-12T11:21:00Z">
        <w:r w:rsidRPr="00D96694" w:rsidDel="0045058C">
          <w:delText>o</w:delText>
        </w:r>
      </w:del>
      <w:r w:rsidRPr="00D96694">
        <w:t xml:space="preserve"> korisničk</w:t>
      </w:r>
      <w:ins w:id="2858" w:author="Filip Dutina" w:date="2018-07-12T11:21:00Z">
        <w:r w:rsidR="0045058C" w:rsidRPr="00D96694">
          <w:t>a</w:t>
        </w:r>
      </w:ins>
      <w:del w:id="2859" w:author="Filip Dutina" w:date="2018-07-12T11:21:00Z">
        <w:r w:rsidRPr="00D96694" w:rsidDel="0045058C">
          <w:delText>o</w:delText>
        </w:r>
      </w:del>
      <w:r w:rsidRPr="00D96694">
        <w:t xml:space="preserve"> </w:t>
      </w:r>
      <w:ins w:id="2860" w:author="Filip Dutina" w:date="2018-07-12T11:21:00Z">
        <w:r w:rsidR="0045058C" w:rsidRPr="00D96694">
          <w:t>sprega</w:t>
        </w:r>
      </w:ins>
      <w:del w:id="2861"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GB" w:eastAsia="en-GB"/>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1F9CE5CE"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62" w:name="_Toc522019436"/>
      <w:r w:rsidRPr="00D96694">
        <w:t xml:space="preserve">Slika </w:t>
      </w:r>
      <w:ins w:id="286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64" w:author="Aleksa Corovic" w:date="2018-08-21T12:50:00Z">
            <w:rPr>
              <w:noProof/>
            </w:rPr>
          </w:rPrChange>
        </w:rPr>
        <w:t>4</w:t>
      </w:r>
      <w:ins w:id="286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66" w:author="Filip Dutina" w:date="2018-08-14T14:04:00Z">
        <w:r w:rsidR="0063232B" w:rsidRPr="00D96694">
          <w:rPr>
            <w:rPrChange w:id="2867" w:author="Aleksa Corovic" w:date="2018-08-21T12:50:00Z">
              <w:rPr>
                <w:noProof/>
              </w:rPr>
            </w:rPrChange>
          </w:rPr>
          <w:t>3</w:t>
        </w:r>
        <w:r w:rsidR="0063232B" w:rsidRPr="00DF0BBD">
          <w:fldChar w:fldCharType="end"/>
        </w:r>
      </w:ins>
      <w:del w:id="2868"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69"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70" w:author="Aleksa Corovic" w:date="2018-08-21T12:50:00Z">
              <w:rPr>
                <w:noProof/>
              </w:rPr>
            </w:rPrChange>
          </w:rPr>
          <w:delText>1</w:delText>
        </w:r>
        <w:r w:rsidRPr="00DF0BBD" w:rsidDel="00D03B92">
          <w:fldChar w:fldCharType="end"/>
        </w:r>
      </w:del>
      <w:r w:rsidRPr="00D96694">
        <w:t xml:space="preserve"> </w:t>
      </w:r>
      <w:r w:rsidRPr="00D96694">
        <w:rPr>
          <w:i/>
          <w:rPrChange w:id="2871" w:author="Aleksa Corovic" w:date="2018-08-21T12:50:00Z">
            <w:rPr>
              <w:i/>
              <w:noProof/>
            </w:rPr>
          </w:rPrChange>
        </w:rPr>
        <w:t>GUI</w:t>
      </w:r>
      <w:r w:rsidRPr="00D96694">
        <w:rPr>
          <w:rPrChange w:id="2872" w:author="Aleksa Corovic" w:date="2018-08-21T12:50:00Z">
            <w:rPr>
              <w:noProof/>
            </w:rPr>
          </w:rPrChange>
        </w:rPr>
        <w:t xml:space="preserve"> za pokretanje </w:t>
      </w:r>
      <w:r w:rsidRPr="00D96694">
        <w:rPr>
          <w:i/>
          <w:rPrChange w:id="2873" w:author="Aleksa Corovic" w:date="2018-08-21T12:50:00Z">
            <w:rPr>
              <w:i/>
              <w:noProof/>
            </w:rPr>
          </w:rPrChange>
        </w:rPr>
        <w:t>.exe</w:t>
      </w:r>
      <w:r w:rsidRPr="00D96694">
        <w:rPr>
          <w:rPrChange w:id="2874" w:author="Aleksa Corovic" w:date="2018-08-21T12:50:00Z">
            <w:rPr>
              <w:noProof/>
            </w:rPr>
          </w:rPrChange>
        </w:rPr>
        <w:t xml:space="preserve"> datoteke klijentske strane</w:t>
      </w:r>
      <w:bookmarkEnd w:id="2862"/>
    </w:p>
    <w:p w14:paraId="4D7BD8F2" w14:textId="77777777" w:rsidR="00423EA2" w:rsidRPr="00D96694" w:rsidRDefault="006B747B" w:rsidP="006B747B">
      <w:pPr>
        <w:pStyle w:val="Heading1"/>
        <w:rPr>
          <w:rPrChange w:id="2875" w:author="Aleksa Corovic" w:date="2018-08-21T12:50:00Z">
            <w:rPr>
              <w:lang w:val="en-GB"/>
            </w:rPr>
          </w:rPrChange>
        </w:rPr>
      </w:pPr>
      <w:bookmarkStart w:id="2876" w:name="_Ref518072582"/>
      <w:bookmarkStart w:id="2877" w:name="_Toc522019419"/>
      <w:r w:rsidRPr="00D96694">
        <w:rPr>
          <w:rPrChange w:id="2878" w:author="Aleksa Corovic" w:date="2018-08-21T12:50:00Z">
            <w:rPr>
              <w:lang w:val="en-GB"/>
            </w:rPr>
          </w:rPrChange>
        </w:rPr>
        <w:lastRenderedPageBreak/>
        <w:t>Testiranje i verifikacija</w:t>
      </w:r>
      <w:bookmarkEnd w:id="2876"/>
      <w:bookmarkEnd w:id="2877"/>
    </w:p>
    <w:p w14:paraId="233E9169" w14:textId="77777777" w:rsidR="006B747B" w:rsidRPr="00D96694" w:rsidRDefault="006B747B" w:rsidP="006B747B"/>
    <w:p w14:paraId="302F3BB4" w14:textId="77777777" w:rsidR="00450309" w:rsidRPr="00D96694" w:rsidRDefault="00450309" w:rsidP="000F6CC3">
      <w:pPr>
        <w:rPr>
          <w:ins w:id="2879"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80"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GB" w:eastAsia="en-GB"/>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30DC7B37" w:rsidR="00766327" w:rsidRPr="00D96694" w:rsidRDefault="00730A0C" w:rsidP="00730A0C">
      <w:pPr>
        <w:pStyle w:val="Caption"/>
      </w:pPr>
      <w:bookmarkStart w:id="2881" w:name="_Toc522019437"/>
      <w:r w:rsidRPr="00D96694">
        <w:t xml:space="preserve">Slika </w:t>
      </w:r>
      <w:ins w:id="288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83" w:author="Aleksa Corovic" w:date="2018-08-21T12:50:00Z">
            <w:rPr>
              <w:noProof/>
            </w:rPr>
          </w:rPrChange>
        </w:rPr>
        <w:t>5</w:t>
      </w:r>
      <w:ins w:id="2884"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85" w:author="Filip Dutina" w:date="2018-08-14T14:04:00Z">
        <w:r w:rsidR="0063232B" w:rsidRPr="00D96694">
          <w:rPr>
            <w:rPrChange w:id="2886" w:author="Aleksa Corovic" w:date="2018-08-21T12:50:00Z">
              <w:rPr>
                <w:noProof/>
              </w:rPr>
            </w:rPrChange>
          </w:rPr>
          <w:t>1</w:t>
        </w:r>
        <w:r w:rsidR="0063232B" w:rsidRPr="00DF0BBD">
          <w:fldChar w:fldCharType="end"/>
        </w:r>
      </w:ins>
      <w:del w:id="2887"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88"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89" w:author="Aleksa Corovic" w:date="2018-08-21T12:50:00Z">
              <w:rPr>
                <w:noProof/>
              </w:rPr>
            </w:rPrChange>
          </w:rPr>
          <w:delText>1</w:delText>
        </w:r>
        <w:r w:rsidR="0067303B" w:rsidRPr="00DF0BBD" w:rsidDel="00D03B92">
          <w:fldChar w:fldCharType="end"/>
        </w:r>
      </w:del>
      <w:r w:rsidRPr="00D96694">
        <w:t xml:space="preserve"> </w:t>
      </w:r>
      <w:r w:rsidRPr="00D96694">
        <w:rPr>
          <w:rPrChange w:id="2890" w:author="Aleksa Corovic" w:date="2018-08-21T12:50:00Z">
            <w:rPr>
              <w:noProof/>
            </w:rPr>
          </w:rPrChange>
        </w:rPr>
        <w:t>Prikaz originalnog teksta</w:t>
      </w:r>
      <w:bookmarkEnd w:id="2881"/>
    </w:p>
    <w:p w14:paraId="2D2DEF23" w14:textId="77777777" w:rsidR="00730A0C" w:rsidRPr="00D96694" w:rsidRDefault="00730A0C" w:rsidP="00730A0C">
      <w:pPr>
        <w:keepNext/>
        <w:jc w:val="center"/>
      </w:pPr>
      <w:r w:rsidRPr="00DF0BBD">
        <w:rPr>
          <w:noProof/>
          <w:lang w:val="en-GB" w:eastAsia="en-GB"/>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4F3C1BE6" w:rsidR="00766327" w:rsidRPr="00D96694" w:rsidRDefault="00730A0C" w:rsidP="00730A0C">
      <w:pPr>
        <w:pStyle w:val="Caption"/>
        <w:rPr>
          <w:rPrChange w:id="2891" w:author="Aleksa Corovic" w:date="2018-08-21T12:50:00Z">
            <w:rPr>
              <w:noProof/>
            </w:rPr>
          </w:rPrChange>
        </w:rPr>
      </w:pPr>
      <w:bookmarkStart w:id="2892" w:name="_Toc522019438"/>
      <w:r w:rsidRPr="00D96694">
        <w:t xml:space="preserve">Slika </w:t>
      </w:r>
      <w:ins w:id="289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94" w:author="Aleksa Corovic" w:date="2018-08-21T12:50:00Z">
            <w:rPr>
              <w:noProof/>
            </w:rPr>
          </w:rPrChange>
        </w:rPr>
        <w:t>5</w:t>
      </w:r>
      <w:ins w:id="289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96" w:author="Filip Dutina" w:date="2018-08-14T14:04:00Z">
        <w:r w:rsidR="0063232B" w:rsidRPr="00D96694">
          <w:rPr>
            <w:rPrChange w:id="2897" w:author="Aleksa Corovic" w:date="2018-08-21T12:50:00Z">
              <w:rPr>
                <w:noProof/>
              </w:rPr>
            </w:rPrChange>
          </w:rPr>
          <w:t>2</w:t>
        </w:r>
        <w:r w:rsidR="0063232B" w:rsidRPr="00DF0BBD">
          <w:fldChar w:fldCharType="end"/>
        </w:r>
      </w:ins>
      <w:del w:id="289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99"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00" w:author="Aleksa Corovic" w:date="2018-08-21T12:50:00Z">
              <w:rPr>
                <w:noProof/>
              </w:rPr>
            </w:rPrChange>
          </w:rPr>
          <w:delText>2</w:delText>
        </w:r>
        <w:r w:rsidR="0067303B" w:rsidRPr="00DF0BBD" w:rsidDel="00D03B92">
          <w:fldChar w:fldCharType="end"/>
        </w:r>
      </w:del>
      <w:r w:rsidRPr="00D96694">
        <w:t xml:space="preserve"> Prikaz enkriptovanog teksta</w:t>
      </w:r>
      <w:bookmarkEnd w:id="2892"/>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901" w:author="Filip Dutina" w:date="2018-08-21T10:45:00Z">
        <w:r w:rsidRPr="00D96694" w:rsidDel="00AC4985">
          <w:delText xml:space="preserve">različitim </w:delText>
        </w:r>
      </w:del>
      <w:ins w:id="2902" w:author="Filip Dutina" w:date="2018-08-21T10:45:00Z">
        <w:r w:rsidR="00AC4985" w:rsidRPr="00D96694">
          <w:t xml:space="preserve">istim </w:t>
        </w:r>
      </w:ins>
      <w:r w:rsidRPr="00D96694">
        <w:t>pozicijama</w:t>
      </w:r>
      <w:ins w:id="2903"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GB" w:eastAsia="en-GB"/>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15FC7395" w:rsidR="00730A0C" w:rsidRPr="00D96694" w:rsidRDefault="00730A0C" w:rsidP="00730A0C">
      <w:pPr>
        <w:pStyle w:val="Caption"/>
      </w:pPr>
      <w:bookmarkStart w:id="2904" w:name="_Toc522019439"/>
      <w:r w:rsidRPr="00D96694">
        <w:t xml:space="preserve">Slika </w:t>
      </w:r>
      <w:ins w:id="290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06" w:author="Aleksa Corovic" w:date="2018-08-21T12:50:00Z">
            <w:rPr>
              <w:noProof/>
            </w:rPr>
          </w:rPrChange>
        </w:rPr>
        <w:t>5</w:t>
      </w:r>
      <w:ins w:id="290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08" w:author="Filip Dutina" w:date="2018-08-14T14:04:00Z">
        <w:r w:rsidR="0063232B" w:rsidRPr="00D96694">
          <w:rPr>
            <w:rPrChange w:id="2909" w:author="Aleksa Corovic" w:date="2018-08-21T12:50:00Z">
              <w:rPr>
                <w:noProof/>
              </w:rPr>
            </w:rPrChange>
          </w:rPr>
          <w:t>3</w:t>
        </w:r>
        <w:r w:rsidR="0063232B" w:rsidRPr="00DF0BBD">
          <w:fldChar w:fldCharType="end"/>
        </w:r>
      </w:ins>
      <w:del w:id="291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11"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12"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904"/>
    </w:p>
    <w:p w14:paraId="675B802E" w14:textId="77777777" w:rsidR="00730A0C" w:rsidRPr="00D96694" w:rsidRDefault="00730A0C" w:rsidP="00766327"/>
    <w:p w14:paraId="3C51516F" w14:textId="678D6CD3" w:rsidR="009653ED" w:rsidRPr="00D96694" w:rsidRDefault="009653ED" w:rsidP="00730A0C">
      <w:pPr>
        <w:ind w:firstLine="720"/>
        <w:rPr>
          <w:ins w:id="2913"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914" w:author="Aleksa Corovic" w:date="2018-08-21T12:59:00Z">
        <w:r w:rsidRPr="00D96694" w:rsidDel="00705B1E">
          <w:delText>reprodujukuje</w:delText>
        </w:r>
      </w:del>
      <w:ins w:id="2915" w:author="Aleksa Corovic" w:date="2018-08-21T12:59:00Z">
        <w:r w:rsidR="00705B1E" w:rsidRPr="00D96694">
          <w:t>reprodukuje</w:t>
        </w:r>
      </w:ins>
      <w:r w:rsidRPr="00D96694">
        <w:t xml:space="preserve"> bez ikakvih problema.</w:t>
      </w:r>
      <w:del w:id="2916"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917" w:author="Filip Dutina" w:date="2018-07-17T14:05:00Z"/>
        </w:rPr>
      </w:pPr>
    </w:p>
    <w:p w14:paraId="5D7144D0" w14:textId="1200B12E" w:rsidR="00CD0C19" w:rsidRPr="00D96694" w:rsidRDefault="001F78AE">
      <w:pPr>
        <w:keepNext/>
        <w:ind w:firstLine="720"/>
        <w:rPr>
          <w:ins w:id="2918" w:author="Filip Dutina" w:date="2018-07-17T14:06:00Z"/>
        </w:rPr>
        <w:pPrChange w:id="2919" w:author="Filip Dutina" w:date="2018-07-17T14:06:00Z">
          <w:pPr>
            <w:ind w:firstLine="720"/>
          </w:pPr>
        </w:pPrChange>
      </w:pPr>
      <w:ins w:id="2920" w:author="Filip Dutina" w:date="2018-07-17T14:22:00Z">
        <w:r w:rsidRPr="00D96694">
          <w:rPr>
            <w:rStyle w:val="CommentReference"/>
          </w:rPr>
          <w:lastRenderedPageBreak/>
          <w:commentReference w:id="2921"/>
        </w:r>
      </w:ins>
      <w:ins w:id="2922" w:author="Filip Dutina" w:date="2018-08-22T10:28:00Z">
        <w:r w:rsidR="00B42FA1">
          <w:rPr>
            <w:noProof/>
            <w:lang w:val="en-GB" w:eastAsia="en-GB"/>
          </w:rPr>
          <w:drawing>
            <wp:inline distT="0" distB="0" distL="0" distR="0" wp14:anchorId="3F99E3B0" wp14:editId="4CB07860">
              <wp:extent cx="4873625" cy="3912042"/>
              <wp:effectExtent l="0" t="0" r="3175" b="127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9B703A6" w14:textId="546C4F3F" w:rsidR="00CD0C19" w:rsidRPr="00DF0BBD" w:rsidRDefault="00CD0C19">
      <w:pPr>
        <w:pStyle w:val="Caption"/>
        <w:pPrChange w:id="2923" w:author="Filip Dutina" w:date="2018-07-17T14:06:00Z">
          <w:pPr>
            <w:ind w:firstLine="720"/>
          </w:pPr>
        </w:pPrChange>
      </w:pPr>
      <w:bookmarkStart w:id="2924" w:name="_Toc522019440"/>
      <w:ins w:id="2925" w:author="Filip Dutina" w:date="2018-07-17T14:06:00Z">
        <w:r w:rsidRPr="00DF0BBD">
          <w:t xml:space="preserve">Slika </w:t>
        </w:r>
      </w:ins>
      <w:ins w:id="2926"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927" w:author="Aleksa Corovic" w:date="2018-08-21T12:50:00Z">
            <w:rPr>
              <w:bCs/>
              <w:noProof/>
            </w:rPr>
          </w:rPrChange>
        </w:rPr>
        <w:t>5</w:t>
      </w:r>
      <w:ins w:id="2928"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929" w:author="Filip Dutina" w:date="2018-08-14T14:04:00Z">
        <w:r w:rsidR="0063232B" w:rsidRPr="00D96694">
          <w:rPr>
            <w:rPrChange w:id="2930" w:author="Aleksa Corovic" w:date="2018-08-21T12:50:00Z">
              <w:rPr>
                <w:bCs/>
                <w:noProof/>
              </w:rPr>
            </w:rPrChange>
          </w:rPr>
          <w:t>4</w:t>
        </w:r>
        <w:r w:rsidR="0063232B" w:rsidRPr="00DF0BBD">
          <w:fldChar w:fldCharType="end"/>
        </w:r>
      </w:ins>
      <w:ins w:id="2931" w:author="Filip Dutina" w:date="2018-07-17T14:06:00Z">
        <w:r w:rsidRPr="00D96694">
          <w:rPr>
            <w:rPrChange w:id="2932" w:author="Aleksa Corovic" w:date="2018-08-21T12:50:00Z">
              <w:rPr>
                <w:bCs/>
                <w:noProof/>
              </w:rPr>
            </w:rPrChange>
          </w:rPr>
          <w:t xml:space="preserve"> Izmerena brzina komunikacije</w:t>
        </w:r>
      </w:ins>
      <w:bookmarkEnd w:id="2924"/>
    </w:p>
    <w:p w14:paraId="16ADD84F" w14:textId="77777777" w:rsidR="00766327" w:rsidRPr="00D96694" w:rsidRDefault="00766327" w:rsidP="003A2BC0"/>
    <w:p w14:paraId="264FFF08" w14:textId="0E7D1D90"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933" w:author="Filip Dutina" w:date="2018-07-17T14:09:00Z">
        <w:r w:rsidRPr="00D96694">
          <w:t>Testiranjem je utvrđeno da prosečna</w:t>
        </w:r>
      </w:ins>
      <w:ins w:id="2934" w:author="Filip Dutina" w:date="2018-07-17T14:17:00Z">
        <w:r w:rsidR="00D34EBB" w:rsidRPr="00D96694">
          <w:t xml:space="preserve"> izmerena</w:t>
        </w:r>
      </w:ins>
      <w:ins w:id="2935" w:author="Filip Dutina" w:date="2018-07-17T14:09:00Z">
        <w:r w:rsidRPr="00D96694">
          <w:t xml:space="preserve"> brzin</w:t>
        </w:r>
      </w:ins>
      <w:ins w:id="2936" w:author="Filip Dutina" w:date="2018-07-17T14:10:00Z">
        <w:r w:rsidRPr="00D96694">
          <w:t>a komunikacije između namenske platforme i računara iznos</w:t>
        </w:r>
      </w:ins>
      <w:ins w:id="2937" w:author="Filip Dutina" w:date="2018-07-17T14:13:00Z">
        <w:r w:rsidR="000715A9">
          <w:t>i 23.48 k</w:t>
        </w:r>
        <w:r w:rsidRPr="00D96694">
          <w:t>bit/s</w:t>
        </w:r>
      </w:ins>
      <w:ins w:id="2938" w:author="Filip Dutina" w:date="2018-07-17T14:17:00Z">
        <w:r w:rsidR="00D34EBB" w:rsidRPr="00D96694">
          <w:t>.</w:t>
        </w:r>
      </w:ins>
      <w:ins w:id="2939" w:author="Filip Dutina" w:date="2018-08-21T10:46:00Z">
        <w:r w:rsidR="00C65C1C" w:rsidRPr="00D96694">
          <w:t xml:space="preserve"> </w:t>
        </w:r>
      </w:ins>
      <w:ins w:id="2940" w:author="Filip Dutina" w:date="2018-08-21T11:26:00Z">
        <w:r w:rsidR="00BC342F" w:rsidRPr="00D96694">
          <w:t>Kao što se vidi na slici 5.4, brzina slanja podataka je konstantna, sa zanemarljivim fluktuacijama</w:t>
        </w:r>
      </w:ins>
      <w:ins w:id="2941" w:author="Filip Dutina" w:date="2018-08-21T13:22:00Z">
        <w:r w:rsidR="00BE3BCC">
          <w:t xml:space="preserve">. </w:t>
        </w:r>
      </w:ins>
      <w:ins w:id="2942" w:author="Filip Dutina" w:date="2018-08-21T13:26:00Z">
        <w:r w:rsidR="005646F5">
          <w:t>Ova brzina</w:t>
        </w:r>
      </w:ins>
      <w:ins w:id="2943" w:author="Filip Dutina" w:date="2018-08-21T13:22:00Z">
        <w:r w:rsidR="00BE3BCC">
          <w:t xml:space="preserve"> nije na nivou brzina koje se koriste u svakodnevn</w:t>
        </w:r>
      </w:ins>
      <w:ins w:id="2944" w:author="Filip Dutina" w:date="2018-08-21T13:23:00Z">
        <w:r w:rsidR="00BE3BCC">
          <w:t xml:space="preserve">oj upotrebi, međutim kao što je već </w:t>
        </w:r>
      </w:ins>
      <w:ins w:id="2945" w:author="Filip Dutina" w:date="2018-08-22T09:25:00Z">
        <w:r w:rsidR="00BA3FCA">
          <w:t>poznato</w:t>
        </w:r>
      </w:ins>
      <w:ins w:id="2946" w:author="Filip Dutina" w:date="2018-08-22T09:23:00Z">
        <w:r w:rsidR="00764BD8">
          <w:t>,</w:t>
        </w:r>
      </w:ins>
      <w:ins w:id="2947" w:author="Filip Dutina" w:date="2018-08-21T13:25:00Z">
        <w:r w:rsidR="00764BD8">
          <w:t xml:space="preserve"> sa namenske platforme </w:t>
        </w:r>
        <w:r w:rsidR="00BE3BCC">
          <w:t>će se izvlačiti  dijagnostički podaci</w:t>
        </w:r>
      </w:ins>
      <w:ins w:id="2948" w:author="Filip Dutina" w:date="2018-08-21T13:27:00Z">
        <w:r w:rsidR="004D3E59">
          <w:t xml:space="preserve"> čija veličina se meri u kilobajtima</w:t>
        </w:r>
      </w:ins>
      <w:ins w:id="2949" w:author="Filip Dutina" w:date="2018-08-21T13:25:00Z">
        <w:r w:rsidR="00BE3BCC">
          <w:t xml:space="preserve">, </w:t>
        </w:r>
      </w:ins>
      <w:ins w:id="2950" w:author="Filip Dutina" w:date="2018-08-21T13:26:00Z">
        <w:r w:rsidR="004D3E59">
          <w:t>tako da</w:t>
        </w:r>
        <w:r w:rsidR="00BE3BCC">
          <w:t xml:space="preserve"> je brzina komunikacije</w:t>
        </w:r>
      </w:ins>
      <w:ins w:id="2951" w:author="Filip Dutina" w:date="2018-08-21T13:27:00Z">
        <w:r w:rsidR="004D3E59">
          <w:t xml:space="preserve"> između računara i namenske platforme</w:t>
        </w:r>
      </w:ins>
      <w:ins w:id="2952" w:author="Filip Dutina" w:date="2018-08-22T09:23:00Z">
        <w:r w:rsidR="00390F0C">
          <w:t xml:space="preserve"> sasvim</w:t>
        </w:r>
      </w:ins>
      <w:ins w:id="2953" w:author="Filip Dutina" w:date="2018-08-21T13:27:00Z">
        <w:r w:rsidR="004D3E59">
          <w:t xml:space="preserve"> </w:t>
        </w:r>
      </w:ins>
      <w:ins w:id="2954" w:author="Filip Dutina" w:date="2018-08-21T13:26:00Z">
        <w:r w:rsidR="00BE3BCC">
          <w:t>zadovoljavajuća</w:t>
        </w:r>
      </w:ins>
      <w:ins w:id="2955" w:author="Filip Dutina" w:date="2018-08-22T09:23:00Z">
        <w:r w:rsidR="00390F0C">
          <w:t xml:space="preserve"> za ovaj vid primene</w:t>
        </w:r>
      </w:ins>
      <w:ins w:id="2956" w:author="Filip Dutina" w:date="2018-08-21T13:26:00Z">
        <w:r w:rsidR="00BE3BCC">
          <w:t>.</w:t>
        </w:r>
      </w:ins>
    </w:p>
    <w:p w14:paraId="65F78F73" w14:textId="77777777" w:rsidR="006B747B" w:rsidRPr="00D96694" w:rsidRDefault="006B747B" w:rsidP="006B747B">
      <w:pPr>
        <w:pStyle w:val="Heading1"/>
        <w:rPr>
          <w:rPrChange w:id="2957" w:author="Aleksa Corovic" w:date="2018-08-21T12:50:00Z">
            <w:rPr>
              <w:lang w:val="en-GB"/>
            </w:rPr>
          </w:rPrChange>
        </w:rPr>
      </w:pPr>
      <w:bookmarkStart w:id="2958" w:name="_Ref518072561"/>
      <w:bookmarkStart w:id="2959" w:name="_Toc522019420"/>
      <w:r w:rsidRPr="00D96694">
        <w:rPr>
          <w:rPrChange w:id="2960" w:author="Aleksa Corovic" w:date="2018-08-21T12:50:00Z">
            <w:rPr>
              <w:lang w:val="en-GB"/>
            </w:rPr>
          </w:rPrChange>
        </w:rPr>
        <w:lastRenderedPageBreak/>
        <w:t>Zaklju</w:t>
      </w:r>
      <w:r w:rsidRPr="00D96694">
        <w:t>čak</w:t>
      </w:r>
      <w:bookmarkEnd w:id="2958"/>
      <w:bookmarkEnd w:id="2959"/>
    </w:p>
    <w:p w14:paraId="65471BCC" w14:textId="77777777" w:rsidR="008A73D2" w:rsidRPr="00D96694" w:rsidRDefault="008A73D2" w:rsidP="00423EA2">
      <w:pPr>
        <w:rPr>
          <w:rPrChange w:id="2961"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62" w:author="Filip Dutina" w:date="2018-08-15T12:33:00Z"/>
          <w:rPrChange w:id="2963" w:author="Aleksa Corovic" w:date="2018-08-21T12:50:00Z">
            <w:rPr>
              <w:ins w:id="2964"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65" w:author="Aleksa Corovic" w:date="2018-08-21T12:50:00Z">
            <w:rPr>
              <w:lang w:val="en-GB"/>
            </w:rPr>
          </w:rPrChange>
        </w:rPr>
      </w:pPr>
      <w:r w:rsidRPr="00D96694">
        <w:rPr>
          <w:rPrChange w:id="2966"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67" w:author="Aleksa Corovic" w:date="2018-08-21T12:50:00Z">
            <w:rPr>
              <w:lang w:val="en-GB"/>
            </w:rPr>
          </w:rPrChange>
        </w:rPr>
        <w:t xml:space="preserve"> na računar. Akce</w:t>
      </w:r>
      <w:r w:rsidR="009446C7" w:rsidRPr="00D96694">
        <w:rPr>
          <w:rPrChange w:id="2968" w:author="Aleksa Corovic" w:date="2018-08-21T12:50:00Z">
            <w:rPr>
              <w:lang w:val="en-GB"/>
            </w:rPr>
          </w:rPrChange>
        </w:rPr>
        <w:t>nat je stavljen na enk</w:t>
      </w:r>
      <w:r w:rsidR="00ED3D85" w:rsidRPr="00D96694">
        <w:rPr>
          <w:rPrChange w:id="2969" w:author="Aleksa Corovic" w:date="2018-08-21T12:50:00Z">
            <w:rPr>
              <w:lang w:val="en-GB"/>
            </w:rPr>
          </w:rPrChange>
        </w:rPr>
        <w:t>ripciju i dekripciju kako bi se očuvao integritet podataka koji se šalju preko mreže.</w:t>
      </w:r>
      <w:r w:rsidR="009446C7" w:rsidRPr="00D96694">
        <w:rPr>
          <w:rPrChange w:id="2970" w:author="Aleksa Corovic" w:date="2018-08-21T12:50:00Z">
            <w:rPr>
              <w:lang w:val="en-GB"/>
            </w:rPr>
          </w:rPrChange>
        </w:rPr>
        <w:t xml:space="preserve"> Pri postupku testiranja programske podrške iscenirano je zlonamerno presretanje paketa radi čitanja po</w:t>
      </w:r>
      <w:r w:rsidR="002115FC" w:rsidRPr="00D96694">
        <w:rPr>
          <w:rPrChange w:id="2971"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72" w:author="Aleksa Corovic" w:date="2018-08-21T12:50:00Z">
            <w:rPr>
              <w:i/>
              <w:lang w:val="en-GB"/>
            </w:rPr>
          </w:rPrChange>
        </w:rPr>
        <w:t>RSA</w:t>
      </w:r>
      <w:r w:rsidR="00327DFD" w:rsidRPr="00D96694">
        <w:rPr>
          <w:rPrChange w:id="2973" w:author="Aleksa Corovic" w:date="2018-08-21T12:50:00Z">
            <w:rPr>
              <w:lang w:val="en-GB"/>
            </w:rPr>
          </w:rPrChange>
        </w:rPr>
        <w:t xml:space="preserve"> enkripcije.</w:t>
      </w:r>
    </w:p>
    <w:p w14:paraId="1642DAF1" w14:textId="77777777" w:rsidR="005A23C7" w:rsidRPr="00D96694" w:rsidRDefault="004A21C3" w:rsidP="00253E51">
      <w:pPr>
        <w:rPr>
          <w:rPrChange w:id="2974" w:author="Aleksa Corovic" w:date="2018-08-21T12:50:00Z">
            <w:rPr>
              <w:lang w:val="en-GB"/>
            </w:rPr>
          </w:rPrChange>
        </w:rPr>
      </w:pPr>
      <w:r w:rsidRPr="00D96694">
        <w:rPr>
          <w:rPrChange w:id="2975" w:author="Aleksa Corovic" w:date="2018-08-21T12:50:00Z">
            <w:rPr>
              <w:lang w:val="en-GB"/>
            </w:rPr>
          </w:rPrChange>
        </w:rPr>
        <w:t>Bezbednost rešenja</w:t>
      </w:r>
      <w:r w:rsidR="007C2D7E" w:rsidRPr="00D96694">
        <w:rPr>
          <w:rPrChange w:id="2976" w:author="Aleksa Corovic" w:date="2018-08-21T12:50:00Z">
            <w:rPr>
              <w:lang w:val="en-GB"/>
            </w:rPr>
          </w:rPrChange>
        </w:rPr>
        <w:t xml:space="preserve"> može</w:t>
      </w:r>
      <w:r w:rsidRPr="00D96694">
        <w:rPr>
          <w:rPrChange w:id="2977" w:author="Aleksa Corovic" w:date="2018-08-21T12:50:00Z">
            <w:rPr>
              <w:lang w:val="en-GB"/>
            </w:rPr>
          </w:rPrChange>
        </w:rPr>
        <w:t xml:space="preserve"> se</w:t>
      </w:r>
      <w:r w:rsidR="007C2D7E" w:rsidRPr="00D96694">
        <w:rPr>
          <w:rPrChange w:id="2978" w:author="Aleksa Corovic" w:date="2018-08-21T12:50:00Z">
            <w:rPr>
              <w:lang w:val="en-GB"/>
            </w:rPr>
          </w:rPrChange>
        </w:rPr>
        <w:t xml:space="preserve"> podići na viši nivo upotrebom većih prostih brojeva pri izradi </w:t>
      </w:r>
      <w:r w:rsidR="007C2D7E" w:rsidRPr="00D96694">
        <w:rPr>
          <w:i/>
          <w:rPrChange w:id="2979" w:author="Aleksa Corovic" w:date="2018-08-21T12:50:00Z">
            <w:rPr>
              <w:i/>
              <w:lang w:val="en-GB"/>
            </w:rPr>
          </w:rPrChange>
        </w:rPr>
        <w:t>RSA</w:t>
      </w:r>
      <w:r w:rsidR="007C2D7E" w:rsidRPr="00D96694">
        <w:rPr>
          <w:rPrChange w:id="2980" w:author="Aleksa Corovic" w:date="2018-08-21T12:50:00Z">
            <w:rPr>
              <w:lang w:val="en-GB"/>
            </w:rPr>
          </w:rPrChange>
        </w:rPr>
        <w:t xml:space="preserve"> tajnih i javnih ključeva, </w:t>
      </w:r>
      <w:r w:rsidR="00182681" w:rsidRPr="00D96694">
        <w:rPr>
          <w:rPrChange w:id="2981" w:author="Aleksa Corovic" w:date="2018-08-21T12:50:00Z">
            <w:rPr>
              <w:lang w:val="en-GB"/>
            </w:rPr>
          </w:rPrChange>
        </w:rPr>
        <w:t>a</w:t>
      </w:r>
      <w:r w:rsidR="007C2D7E" w:rsidRPr="00D96694">
        <w:rPr>
          <w:rPrChange w:id="2982" w:author="Aleksa Corovic" w:date="2018-08-21T12:50:00Z">
            <w:rPr>
              <w:lang w:val="en-GB"/>
            </w:rPr>
          </w:rPrChange>
        </w:rPr>
        <w:t xml:space="preserve"> pošto se u rešenju brojevi </w:t>
      </w:r>
      <m:oMath>
        <m:r>
          <m:rPr>
            <m:sty m:val="bi"/>
          </m:rPr>
          <w:rPr>
            <w:rFonts w:ascii="Cambria Math" w:hAnsi="Cambria Math"/>
            <w:rPrChange w:id="2983" w:author="Aleksa Corovic" w:date="2018-08-21T12:50:00Z">
              <w:rPr>
                <w:rFonts w:ascii="Cambria Math" w:hAnsi="Cambria Math"/>
                <w:lang w:val="en-GB"/>
              </w:rPr>
            </w:rPrChange>
          </w:rPr>
          <m:t>e</m:t>
        </m:r>
      </m:oMath>
      <w:r w:rsidR="007C2D7E" w:rsidRPr="00D96694">
        <w:rPr>
          <w:rPrChange w:id="2984" w:author="Aleksa Corovic" w:date="2018-08-21T12:50:00Z">
            <w:rPr>
              <w:lang w:val="en-GB"/>
            </w:rPr>
          </w:rPrChange>
        </w:rPr>
        <w:t xml:space="preserve"> i </w:t>
      </w:r>
      <m:oMath>
        <m:r>
          <m:rPr>
            <m:sty m:val="bi"/>
          </m:rPr>
          <w:rPr>
            <w:rFonts w:ascii="Cambria Math" w:hAnsi="Cambria Math"/>
            <w:rPrChange w:id="2985" w:author="Aleksa Corovic" w:date="2018-08-21T12:50:00Z">
              <w:rPr>
                <w:rFonts w:ascii="Cambria Math" w:hAnsi="Cambria Math"/>
                <w:lang w:val="en-GB"/>
              </w:rPr>
            </w:rPrChange>
          </w:rPr>
          <m:t>d</m:t>
        </m:r>
      </m:oMath>
      <w:r w:rsidR="007C2D7E" w:rsidRPr="00D96694">
        <w:rPr>
          <w:b/>
          <w:rPrChange w:id="2986" w:author="Aleksa Corovic" w:date="2018-08-21T12:50:00Z">
            <w:rPr>
              <w:b/>
              <w:lang w:val="en-GB"/>
            </w:rPr>
          </w:rPrChange>
        </w:rPr>
        <w:t xml:space="preserve"> </w:t>
      </w:r>
      <w:r w:rsidR="007C2D7E" w:rsidRPr="00D96694">
        <w:rPr>
          <w:rPrChange w:id="2987" w:author="Aleksa Corovic" w:date="2018-08-21T12:50:00Z">
            <w:rPr>
              <w:lang w:val="en-GB"/>
            </w:rPr>
          </w:rPrChange>
        </w:rPr>
        <w:t>biraju na slučajan način</w:t>
      </w:r>
      <w:r w:rsidR="00182681" w:rsidRPr="00D96694">
        <w:rPr>
          <w:rPrChange w:id="2988" w:author="Aleksa Corovic" w:date="2018-08-21T12:50:00Z">
            <w:rPr>
              <w:lang w:val="en-GB"/>
            </w:rPr>
          </w:rPrChange>
        </w:rPr>
        <w:t xml:space="preserve"> iz niza </w:t>
      </w:r>
      <w:r w:rsidR="0053660B" w:rsidRPr="00D96694">
        <w:rPr>
          <w:rPrChange w:id="2989" w:author="Aleksa Corovic" w:date="2018-08-21T12:50:00Z">
            <w:rPr>
              <w:lang w:val="en-GB"/>
            </w:rPr>
          </w:rPrChange>
        </w:rPr>
        <w:t>ključeva</w:t>
      </w:r>
      <w:r w:rsidR="007C2D7E" w:rsidRPr="00D96694">
        <w:rPr>
          <w:rPrChange w:id="2990" w:author="Aleksa Corovic" w:date="2018-08-21T12:50:00Z">
            <w:rPr>
              <w:lang w:val="en-GB"/>
            </w:rPr>
          </w:rPrChange>
        </w:rPr>
        <w:t xml:space="preserve">, prostim </w:t>
      </w:r>
      <w:r w:rsidR="005A1FEF" w:rsidRPr="00D96694">
        <w:rPr>
          <w:rPrChange w:id="2991" w:author="Aleksa Corovic" w:date="2018-08-21T12:50:00Z">
            <w:rPr>
              <w:lang w:val="en-GB"/>
            </w:rPr>
          </w:rPrChange>
        </w:rPr>
        <w:t>proširenjem</w:t>
      </w:r>
      <w:r w:rsidR="007C2D7E" w:rsidRPr="00D96694">
        <w:rPr>
          <w:rPrChange w:id="2992" w:author="Aleksa Corovic" w:date="2018-08-21T12:50:00Z">
            <w:rPr>
              <w:lang w:val="en-GB"/>
            </w:rPr>
          </w:rPrChange>
        </w:rPr>
        <w:t xml:space="preserve"> </w:t>
      </w:r>
      <w:r w:rsidR="00E613F3" w:rsidRPr="00D96694">
        <w:rPr>
          <w:rPrChange w:id="2993" w:author="Aleksa Corovic" w:date="2018-08-21T12:50:00Z">
            <w:rPr>
              <w:lang w:val="en-GB"/>
            </w:rPr>
          </w:rPrChange>
        </w:rPr>
        <w:t xml:space="preserve">niza iz </w:t>
      </w:r>
      <w:r w:rsidR="0053660B" w:rsidRPr="00D96694">
        <w:rPr>
          <w:rPrChange w:id="2994" w:author="Aleksa Corovic" w:date="2018-08-21T12:50:00Z">
            <w:rPr>
              <w:lang w:val="en-GB"/>
            </w:rPr>
          </w:rPrChange>
        </w:rPr>
        <w:t>kog se biraju</w:t>
      </w:r>
      <w:r w:rsidR="00C30AE2" w:rsidRPr="00D96694">
        <w:rPr>
          <w:rPrChange w:id="2995" w:author="Aleksa Corovic" w:date="2018-08-21T12:50:00Z">
            <w:rPr>
              <w:lang w:val="en-GB"/>
            </w:rPr>
          </w:rPrChange>
        </w:rPr>
        <w:t xml:space="preserve"> ti</w:t>
      </w:r>
      <w:r w:rsidR="0053660B" w:rsidRPr="00D96694">
        <w:rPr>
          <w:rPrChange w:id="2996" w:author="Aleksa Corovic" w:date="2018-08-21T12:50:00Z">
            <w:rPr>
              <w:lang w:val="en-GB"/>
            </w:rPr>
          </w:rPrChange>
        </w:rPr>
        <w:t xml:space="preserve"> ključevi </w:t>
      </w:r>
      <w:r w:rsidR="00E57F8B" w:rsidRPr="00D96694">
        <w:rPr>
          <w:rPrChange w:id="2997" w:author="Aleksa Corovic" w:date="2018-08-21T12:50:00Z">
            <w:rPr>
              <w:lang w:val="en-GB"/>
            </w:rPr>
          </w:rPrChange>
        </w:rPr>
        <w:t>može</w:t>
      </w:r>
      <w:r w:rsidR="00E613F3" w:rsidRPr="00D96694">
        <w:rPr>
          <w:rPrChange w:id="2998" w:author="Aleksa Corovic" w:date="2018-08-21T12:50:00Z">
            <w:rPr>
              <w:lang w:val="en-GB"/>
            </w:rPr>
          </w:rPrChange>
        </w:rPr>
        <w:t xml:space="preserve"> dovesti do veće sigurnosti.</w:t>
      </w:r>
      <w:r w:rsidR="000C37B2" w:rsidRPr="00D96694">
        <w:rPr>
          <w:rPrChange w:id="2999" w:author="Aleksa Corovic" w:date="2018-08-21T12:50:00Z">
            <w:rPr>
              <w:lang w:val="en-GB"/>
            </w:rPr>
          </w:rPrChange>
        </w:rPr>
        <w:t xml:space="preserve"> Takođe, o</w:t>
      </w:r>
      <w:r w:rsidR="005A23C7" w:rsidRPr="00D96694">
        <w:rPr>
          <w:rPrChange w:id="3000" w:author="Aleksa Corovic" w:date="2018-08-21T12:50:00Z">
            <w:rPr>
              <w:lang w:val="en-GB"/>
            </w:rPr>
          </w:rPrChange>
        </w:rPr>
        <w:t>vo</w:t>
      </w:r>
      <w:r w:rsidR="00FF2668" w:rsidRPr="00D96694">
        <w:rPr>
          <w:rPrChange w:id="3001" w:author="Aleksa Corovic" w:date="2018-08-21T12:50:00Z">
            <w:rPr>
              <w:lang w:val="en-GB"/>
            </w:rPr>
          </w:rPrChange>
        </w:rPr>
        <w:t xml:space="preserve"> rešenje moguće je poboljšati</w:t>
      </w:r>
      <w:r w:rsidR="005A23C7" w:rsidRPr="00D96694">
        <w:rPr>
          <w:rPrChange w:id="3002" w:author="Aleksa Corovic" w:date="2018-08-21T12:50:00Z">
            <w:rPr>
              <w:lang w:val="en-GB"/>
            </w:rPr>
          </w:rPrChange>
        </w:rPr>
        <w:t xml:space="preserve"> dodatnim optimizacijama napisanog koda</w:t>
      </w:r>
      <w:r w:rsidR="00FF2668" w:rsidRPr="00D96694">
        <w:rPr>
          <w:rPrChange w:id="3003" w:author="Aleksa Corovic" w:date="2018-08-21T12:50:00Z">
            <w:rPr>
              <w:lang w:val="en-GB"/>
            </w:rPr>
          </w:rPrChange>
        </w:rPr>
        <w:t xml:space="preserve"> kako</w:t>
      </w:r>
      <w:r w:rsidR="000C37B2" w:rsidRPr="00D96694">
        <w:rPr>
          <w:rPrChange w:id="3004" w:author="Aleksa Corovic" w:date="2018-08-21T12:50:00Z">
            <w:rPr>
              <w:lang w:val="en-GB"/>
            </w:rPr>
          </w:rPrChange>
        </w:rPr>
        <w:t xml:space="preserve"> bi se povećala brzina obrade paketa, a samim tim i brzina razmene podataka između namenske platforme i računara.</w:t>
      </w:r>
      <w:r w:rsidR="00253E51" w:rsidRPr="00D96694">
        <w:rPr>
          <w:rPrChange w:id="3005" w:author="Aleksa Corovic" w:date="2018-08-21T12:50:00Z">
            <w:rPr>
              <w:lang w:val="en-GB"/>
            </w:rPr>
          </w:rPrChange>
        </w:rPr>
        <w:t xml:space="preserve"> Još jedan od načina unapređenja programske podr</w:t>
      </w:r>
      <w:r w:rsidR="007B1F87" w:rsidRPr="00D96694">
        <w:rPr>
          <w:rPrChange w:id="3006" w:author="Aleksa Corovic" w:date="2018-08-21T12:50:00Z">
            <w:rPr>
              <w:lang w:val="en-GB"/>
            </w:rPr>
          </w:rPrChange>
        </w:rPr>
        <w:t>ške</w:t>
      </w:r>
      <w:r w:rsidR="00253E51" w:rsidRPr="00D96694">
        <w:rPr>
          <w:rPrChange w:id="3007"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3008" w:author="Aleksa Corovic" w:date="2018-08-21T12:50:00Z">
            <w:rPr>
              <w:lang w:val="en-GB"/>
            </w:rPr>
          </w:rPrChange>
        </w:rPr>
        <w:t xml:space="preserve">Stalni napredak u automobilskoj industriji dovodi do </w:t>
      </w:r>
      <w:r w:rsidR="00CC1D10" w:rsidRPr="00D96694">
        <w:rPr>
          <w:rPrChange w:id="3009" w:author="Aleksa Corovic" w:date="2018-08-21T12:50:00Z">
            <w:rPr>
              <w:lang w:val="en-GB"/>
            </w:rPr>
          </w:rPrChange>
        </w:rPr>
        <w:t xml:space="preserve">toga da se u modernom </w:t>
      </w:r>
      <w:r w:rsidR="00AA7B9A" w:rsidRPr="00D96694">
        <w:rPr>
          <w:rPrChange w:id="3010" w:author="Aleksa Corovic" w:date="2018-08-21T12:50:00Z">
            <w:rPr>
              <w:lang w:val="en-GB"/>
            </w:rPr>
          </w:rPrChange>
        </w:rPr>
        <w:t>vozilu</w:t>
      </w:r>
      <w:r w:rsidR="00CC1D10" w:rsidRPr="00D96694">
        <w:rPr>
          <w:rPrChange w:id="3011"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3012" w:author="Aleksa Corovic" w:date="2018-08-21T12:50:00Z">
            <w:rPr>
              <w:lang w:val="sl-SI"/>
            </w:rPr>
          </w:rPrChange>
        </w:rPr>
      </w:pPr>
      <w:bookmarkStart w:id="3013" w:name="_Toc522019421"/>
      <w:bookmarkStart w:id="3014" w:name="_Ref471876445"/>
      <w:commentRangeStart w:id="3015"/>
      <w:ins w:id="3016" w:author="Filip Dutina" w:date="2018-08-14T10:24:00Z">
        <w:r w:rsidRPr="00D96694">
          <w:rPr>
            <w:rPrChange w:id="3017" w:author="Aleksa Corovic" w:date="2018-08-21T12:50:00Z">
              <w:rPr>
                <w:lang w:val="sl-SI"/>
              </w:rPr>
            </w:rPrChange>
          </w:rPr>
          <w:lastRenderedPageBreak/>
          <w:t>Reference</w:t>
        </w:r>
      </w:ins>
      <w:commentRangeEnd w:id="3015"/>
      <w:ins w:id="3018" w:author="Filip Dutina" w:date="2018-08-14T10:25:00Z">
        <w:r w:rsidR="00CB7553" w:rsidRPr="00D96694">
          <w:rPr>
            <w:rStyle w:val="CommentReference"/>
            <w:rFonts w:ascii="Times New Roman" w:hAnsi="Times New Roman" w:cs="Times New Roman"/>
            <w:b w:val="0"/>
            <w:bCs w:val="0"/>
            <w:kern w:val="0"/>
          </w:rPr>
          <w:commentReference w:id="3015"/>
        </w:r>
      </w:ins>
      <w:bookmarkEnd w:id="3013"/>
      <w:del w:id="3019" w:author="Filip Dutina" w:date="2018-08-14T10:24:00Z">
        <w:r w:rsidR="00517A6A" w:rsidRPr="00D96694" w:rsidDel="00BC3BE6">
          <w:rPr>
            <w:rPrChange w:id="3020" w:author="Aleksa Corovic" w:date="2018-08-21T12:50:00Z">
              <w:rPr>
                <w:lang w:val="sl-SI"/>
              </w:rPr>
            </w:rPrChange>
          </w:rPr>
          <w:delText>Literatura</w:delText>
        </w:r>
      </w:del>
      <w:bookmarkEnd w:id="3014"/>
    </w:p>
    <w:p w14:paraId="18604938" w14:textId="77777777" w:rsidR="00105BF6" w:rsidRPr="00D96694" w:rsidRDefault="00105BF6" w:rsidP="00105BF6">
      <w:pPr>
        <w:rPr>
          <w:rPrChange w:id="3021" w:author="Aleksa Corovic" w:date="2018-08-21T12:50:00Z">
            <w:rPr>
              <w:lang w:val="sl-SI"/>
            </w:rPr>
          </w:rPrChange>
        </w:rPr>
      </w:pPr>
    </w:p>
    <w:p w14:paraId="6321BC33" w14:textId="77777777" w:rsidR="004912F3" w:rsidRPr="00D96694" w:rsidRDefault="004912F3">
      <w:pPr>
        <w:ind w:left="851" w:firstLine="0"/>
        <w:jc w:val="left"/>
        <w:rPr>
          <w:ins w:id="3022" w:author="Filip Dutina" w:date="2018-08-15T12:33:00Z"/>
          <w:rPrChange w:id="3023" w:author="Aleksa Corovic" w:date="2018-08-21T12:50:00Z">
            <w:rPr>
              <w:ins w:id="3024" w:author="Filip Dutina" w:date="2018-08-15T12:33:00Z"/>
              <w:lang w:val="sl-SI"/>
            </w:rPr>
          </w:rPrChange>
        </w:rPr>
        <w:pPrChange w:id="3025"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3026" w:author="Aleksa Corovic" w:date="2018-08-21T12:50:00Z">
            <w:rPr>
              <w:lang w:val="sl-SI"/>
            </w:rPr>
          </w:rPrChange>
        </w:rPr>
        <w:pPrChange w:id="3027" w:author="Filip Dutina" w:date="2018-07-17T11:41:00Z">
          <w:pPr>
            <w:numPr>
              <w:numId w:val="4"/>
            </w:numPr>
            <w:tabs>
              <w:tab w:val="num" w:pos="851"/>
            </w:tabs>
            <w:ind w:left="851" w:hanging="284"/>
          </w:pPr>
        </w:pPrChange>
      </w:pPr>
      <w:r w:rsidRPr="00D96694">
        <w:rPr>
          <w:rPrChange w:id="3028" w:author="Aleksa Corovic" w:date="2018-08-21T12:50:00Z">
            <w:rPr>
              <w:lang w:val="sl-SI"/>
            </w:rPr>
          </w:rPrChange>
        </w:rPr>
        <w:t xml:space="preserve">Slika 2.1, </w:t>
      </w:r>
      <w:r w:rsidR="005E071B" w:rsidRPr="00D96694">
        <w:rPr>
          <w:rStyle w:val="Hyperlink"/>
          <w:rPrChange w:id="3029" w:author="Aleksa Corovic" w:date="2018-08-21T12:50:00Z">
            <w:rPr>
              <w:rStyle w:val="Hyperlink"/>
              <w:lang w:val="sl-SI"/>
            </w:rPr>
          </w:rPrChange>
        </w:rPr>
        <w:fldChar w:fldCharType="begin"/>
      </w:r>
      <w:r w:rsidR="005E071B" w:rsidRPr="00D96694">
        <w:rPr>
          <w:rStyle w:val="Hyperlink"/>
          <w:rPrChange w:id="3030" w:author="Aleksa Corovic" w:date="2018-08-21T12:50:00Z">
            <w:rPr>
              <w:rStyle w:val="Hyperlink"/>
              <w:lang w:val="sl-SI"/>
            </w:rPr>
          </w:rPrChange>
        </w:rPr>
        <w:instrText xml:space="preserve"> HYPERLINK "http://eetimes.jp/ee/articles/1707/24/news069.html" </w:instrText>
      </w:r>
      <w:r w:rsidR="005E071B" w:rsidRPr="00D96694">
        <w:rPr>
          <w:rStyle w:val="Hyperlink"/>
          <w:rPrChange w:id="3031" w:author="Aleksa Corovic" w:date="2018-08-21T12:50:00Z">
            <w:rPr>
              <w:rStyle w:val="Hyperlink"/>
              <w:lang w:val="sl-SI"/>
            </w:rPr>
          </w:rPrChange>
        </w:rPr>
        <w:fldChar w:fldCharType="separate"/>
      </w:r>
      <w:r w:rsidRPr="00D96694">
        <w:rPr>
          <w:rStyle w:val="Hyperlink"/>
          <w:rPrChange w:id="3032" w:author="Aleksa Corovic" w:date="2018-08-21T12:50:00Z">
            <w:rPr>
              <w:rStyle w:val="Hyperlink"/>
              <w:lang w:val="sl-SI"/>
            </w:rPr>
          </w:rPrChange>
        </w:rPr>
        <w:t>http://eetimes.jp/ee/articles/1707/24/news069.html</w:t>
      </w:r>
      <w:r w:rsidR="005E071B" w:rsidRPr="00D96694">
        <w:rPr>
          <w:rStyle w:val="Hyperlink"/>
          <w:rPrChange w:id="3033" w:author="Aleksa Corovic" w:date="2018-08-21T12:50:00Z">
            <w:rPr>
              <w:rStyle w:val="Hyperlink"/>
              <w:lang w:val="sl-SI"/>
            </w:rPr>
          </w:rPrChange>
        </w:rPr>
        <w:fldChar w:fldCharType="end"/>
      </w:r>
      <w:r w:rsidR="006D6290" w:rsidRPr="00D96694">
        <w:rPr>
          <w:rPrChange w:id="3034" w:author="Aleksa Corovic" w:date="2018-08-21T12:50:00Z">
            <w:rPr>
              <w:lang w:val="sl-SI"/>
            </w:rPr>
          </w:rPrChange>
        </w:rPr>
        <w:t>, jun</w:t>
      </w:r>
      <w:r w:rsidRPr="00D96694">
        <w:rPr>
          <w:rPrChange w:id="3035" w:author="Aleksa Corovic" w:date="2018-08-21T12:50:00Z">
            <w:rPr>
              <w:lang w:val="sl-SI"/>
            </w:rPr>
          </w:rPrChange>
        </w:rPr>
        <w:t xml:space="preserve"> 2018</w:t>
      </w:r>
    </w:p>
    <w:p w14:paraId="47BA680D" w14:textId="77777777" w:rsidR="00027991" w:rsidRPr="00D96694" w:rsidRDefault="00027991">
      <w:pPr>
        <w:numPr>
          <w:ilvl w:val="0"/>
          <w:numId w:val="4"/>
        </w:numPr>
        <w:jc w:val="left"/>
        <w:rPr>
          <w:rPrChange w:id="3036" w:author="Aleksa Corovic" w:date="2018-08-21T12:50:00Z">
            <w:rPr>
              <w:lang w:val="sl-SI"/>
            </w:rPr>
          </w:rPrChange>
        </w:rPr>
        <w:pPrChange w:id="3037" w:author="Filip Dutina" w:date="2018-07-17T11:41:00Z">
          <w:pPr>
            <w:numPr>
              <w:numId w:val="4"/>
            </w:numPr>
            <w:tabs>
              <w:tab w:val="num" w:pos="851"/>
            </w:tabs>
            <w:ind w:left="851" w:hanging="284"/>
          </w:pPr>
        </w:pPrChange>
      </w:pPr>
      <w:r w:rsidRPr="00D96694">
        <w:rPr>
          <w:rPrChange w:id="3038" w:author="Aleksa Corovic" w:date="2018-08-21T12:50:00Z">
            <w:rPr>
              <w:lang w:val="sl-SI"/>
            </w:rPr>
          </w:rPrChange>
        </w:rPr>
        <w:t xml:space="preserve">Slika 2.2, </w:t>
      </w:r>
      <w:r w:rsidR="005E071B" w:rsidRPr="00D96694">
        <w:rPr>
          <w:rStyle w:val="Hyperlink"/>
          <w:rPrChange w:id="3039" w:author="Aleksa Corovic" w:date="2018-08-21T12:50:00Z">
            <w:rPr>
              <w:rStyle w:val="Hyperlink"/>
              <w:lang w:val="sl-SI"/>
            </w:rPr>
          </w:rPrChange>
        </w:rPr>
        <w:fldChar w:fldCharType="begin"/>
      </w:r>
      <w:r w:rsidR="005E071B" w:rsidRPr="00D96694">
        <w:rPr>
          <w:rStyle w:val="Hyperlink"/>
          <w:rPrChange w:id="3040" w:author="Aleksa Corovic" w:date="2018-08-21T12:50:00Z">
            <w:rPr>
              <w:rStyle w:val="Hyperlink"/>
              <w:lang w:val="sl-SI"/>
            </w:rPr>
          </w:rPrChange>
        </w:rPr>
        <w:instrText xml:space="preserve"> HYPERLINK "https://en.wikipedia.org/wiki/Twisted_pair" </w:instrText>
      </w:r>
      <w:r w:rsidR="005E071B" w:rsidRPr="00D96694">
        <w:rPr>
          <w:rStyle w:val="Hyperlink"/>
          <w:rPrChange w:id="3041" w:author="Aleksa Corovic" w:date="2018-08-21T12:50:00Z">
            <w:rPr>
              <w:rStyle w:val="Hyperlink"/>
              <w:lang w:val="sl-SI"/>
            </w:rPr>
          </w:rPrChange>
        </w:rPr>
        <w:fldChar w:fldCharType="separate"/>
      </w:r>
      <w:r w:rsidRPr="00D96694">
        <w:rPr>
          <w:rStyle w:val="Hyperlink"/>
          <w:rPrChange w:id="3042" w:author="Aleksa Corovic" w:date="2018-08-21T12:50:00Z">
            <w:rPr>
              <w:rStyle w:val="Hyperlink"/>
              <w:lang w:val="sl-SI"/>
            </w:rPr>
          </w:rPrChange>
        </w:rPr>
        <w:t>https://en.wikipedia.org/wiki/Twisted_pair</w:t>
      </w:r>
      <w:r w:rsidR="005E071B" w:rsidRPr="00D96694">
        <w:rPr>
          <w:rStyle w:val="Hyperlink"/>
          <w:rPrChange w:id="3043" w:author="Aleksa Corovic" w:date="2018-08-21T12:50:00Z">
            <w:rPr>
              <w:rStyle w:val="Hyperlink"/>
              <w:lang w:val="sl-SI"/>
            </w:rPr>
          </w:rPrChange>
        </w:rPr>
        <w:fldChar w:fldCharType="end"/>
      </w:r>
      <w:r w:rsidR="006D6290" w:rsidRPr="00D96694">
        <w:rPr>
          <w:rPrChange w:id="3044" w:author="Aleksa Corovic" w:date="2018-08-21T12:50:00Z">
            <w:rPr>
              <w:lang w:val="sl-SI"/>
            </w:rPr>
          </w:rPrChange>
        </w:rPr>
        <w:t>, jun</w:t>
      </w:r>
      <w:r w:rsidRPr="00D96694">
        <w:rPr>
          <w:rPrChange w:id="3045"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46" w:author="Filip Dutina" w:date="2018-07-17T11:40:00Z"/>
          <w:rPrChange w:id="3047" w:author="Aleksa Corovic" w:date="2018-08-21T12:50:00Z">
            <w:rPr>
              <w:ins w:id="3048" w:author="Filip Dutina" w:date="2018-07-17T11:40:00Z"/>
              <w:lang w:val="sl-SI"/>
            </w:rPr>
          </w:rPrChange>
        </w:rPr>
        <w:pPrChange w:id="3049" w:author="Filip Dutina" w:date="2018-07-17T11:41:00Z">
          <w:pPr>
            <w:numPr>
              <w:numId w:val="4"/>
            </w:numPr>
            <w:tabs>
              <w:tab w:val="num" w:pos="851"/>
            </w:tabs>
            <w:ind w:left="851" w:hanging="284"/>
          </w:pPr>
        </w:pPrChange>
      </w:pPr>
      <w:r w:rsidRPr="00D96694">
        <w:rPr>
          <w:i/>
          <w:rPrChange w:id="3050" w:author="Aleksa Corovic" w:date="2018-08-21T12:50:00Z">
            <w:rPr>
              <w:i/>
              <w:lang w:val="sl-SI"/>
            </w:rPr>
          </w:rPrChange>
        </w:rPr>
        <w:t>BroadR-Reach</w:t>
      </w:r>
      <w:r w:rsidRPr="00D96694">
        <w:rPr>
          <w:rPrChange w:id="3051" w:author="Aleksa Corovic" w:date="2018-08-21T12:50:00Z">
            <w:rPr>
              <w:lang w:val="sl-SI"/>
            </w:rPr>
          </w:rPrChange>
        </w:rPr>
        <w:t xml:space="preserve">, </w:t>
      </w:r>
      <w:r w:rsidR="005E071B" w:rsidRPr="00D96694">
        <w:rPr>
          <w:rStyle w:val="Hyperlink"/>
          <w:rPrChange w:id="3052" w:author="Aleksa Corovic" w:date="2018-08-21T12:50:00Z">
            <w:rPr>
              <w:rStyle w:val="Hyperlink"/>
              <w:lang w:val="sl-SI"/>
            </w:rPr>
          </w:rPrChange>
        </w:rPr>
        <w:fldChar w:fldCharType="begin"/>
      </w:r>
      <w:r w:rsidR="005E071B" w:rsidRPr="00D96694">
        <w:rPr>
          <w:rStyle w:val="Hyperlink"/>
          <w:rPrChange w:id="3053" w:author="Aleksa Corovic" w:date="2018-08-21T12:50:00Z">
            <w:rPr>
              <w:rStyle w:val="Hyperlink"/>
              <w:lang w:val="sl-SI"/>
            </w:rPr>
          </w:rPrChange>
        </w:rPr>
        <w:instrText xml:space="preserve"> HYPERLINK "https://en.wikipedia.org/wiki/BroadR-Reach" </w:instrText>
      </w:r>
      <w:r w:rsidR="005E071B" w:rsidRPr="00D96694">
        <w:rPr>
          <w:rStyle w:val="Hyperlink"/>
          <w:rPrChange w:id="3054" w:author="Aleksa Corovic" w:date="2018-08-21T12:50:00Z">
            <w:rPr>
              <w:rStyle w:val="Hyperlink"/>
              <w:lang w:val="sl-SI"/>
            </w:rPr>
          </w:rPrChange>
        </w:rPr>
        <w:fldChar w:fldCharType="separate"/>
      </w:r>
      <w:r w:rsidRPr="00D96694">
        <w:rPr>
          <w:rStyle w:val="Hyperlink"/>
          <w:rPrChange w:id="3055" w:author="Aleksa Corovic" w:date="2018-08-21T12:50:00Z">
            <w:rPr>
              <w:rStyle w:val="Hyperlink"/>
              <w:lang w:val="sl-SI"/>
            </w:rPr>
          </w:rPrChange>
        </w:rPr>
        <w:t>https://en.wikipedia.org/wiki/BroadR-Reach</w:t>
      </w:r>
      <w:r w:rsidR="005E071B" w:rsidRPr="00D96694">
        <w:rPr>
          <w:rStyle w:val="Hyperlink"/>
          <w:rPrChange w:id="3056" w:author="Aleksa Corovic" w:date="2018-08-21T12:50:00Z">
            <w:rPr>
              <w:rStyle w:val="Hyperlink"/>
              <w:lang w:val="sl-SI"/>
            </w:rPr>
          </w:rPrChange>
        </w:rPr>
        <w:fldChar w:fldCharType="end"/>
      </w:r>
      <w:r w:rsidRPr="00D96694">
        <w:rPr>
          <w:rPrChange w:id="3057" w:author="Aleksa Corovic" w:date="2018-08-21T12:50:00Z">
            <w:rPr>
              <w:lang w:val="sl-SI"/>
            </w:rPr>
          </w:rPrChange>
        </w:rPr>
        <w:t>, jun 2018</w:t>
      </w:r>
    </w:p>
    <w:p w14:paraId="1CFAB4F7" w14:textId="0610E625" w:rsidR="0029468F" w:rsidRPr="00D96694" w:rsidRDefault="00323E96">
      <w:pPr>
        <w:numPr>
          <w:ilvl w:val="0"/>
          <w:numId w:val="4"/>
        </w:numPr>
        <w:jc w:val="left"/>
        <w:rPr>
          <w:ins w:id="3058" w:author="Filip Dutina" w:date="2018-08-14T14:10:00Z"/>
          <w:rPrChange w:id="3059" w:author="Aleksa Corovic" w:date="2018-08-21T12:50:00Z">
            <w:rPr>
              <w:ins w:id="3060" w:author="Filip Dutina" w:date="2018-08-14T14:10:00Z"/>
              <w:lang w:val="sl-SI"/>
            </w:rPr>
          </w:rPrChange>
        </w:rPr>
        <w:pPrChange w:id="3061" w:author="Filip Dutina" w:date="2018-08-14T14:10:00Z">
          <w:pPr>
            <w:numPr>
              <w:numId w:val="4"/>
            </w:numPr>
            <w:tabs>
              <w:tab w:val="num" w:pos="851"/>
            </w:tabs>
            <w:ind w:left="851" w:hanging="284"/>
          </w:pPr>
        </w:pPrChange>
      </w:pPr>
      <w:ins w:id="3062" w:author="Filip Dutina" w:date="2018-07-17T11:40:00Z">
        <w:r w:rsidRPr="00D96694">
          <w:rPr>
            <w:i/>
            <w:rPrChange w:id="3063" w:author="Aleksa Corovic" w:date="2018-08-21T12:50:00Z">
              <w:rPr>
                <w:i/>
                <w:lang w:val="sl-SI"/>
              </w:rPr>
            </w:rPrChange>
          </w:rPr>
          <w:t>BroadR-Reach</w:t>
        </w:r>
        <w:r w:rsidRPr="00D96694">
          <w:rPr>
            <w:rPrChange w:id="3064" w:author="Aleksa Corovic" w:date="2018-08-21T12:50:00Z">
              <w:rPr>
                <w:lang w:val="sl-SI"/>
              </w:rPr>
            </w:rPrChange>
          </w:rPr>
          <w:t xml:space="preserve">, </w:t>
        </w:r>
      </w:ins>
      <w:ins w:id="3065" w:author="Filip Dutina" w:date="2018-07-17T11:41:00Z">
        <w:r w:rsidRPr="00D96694">
          <w:rPr>
            <w:rPrChange w:id="3066" w:author="Aleksa Corovic" w:date="2018-08-21T12:50:00Z">
              <w:rPr>
                <w:lang w:val="sl-SI"/>
              </w:rPr>
            </w:rPrChange>
          </w:rPr>
          <w:fldChar w:fldCharType="begin"/>
        </w:r>
        <w:r w:rsidRPr="00D96694">
          <w:rPr>
            <w:rPrChange w:id="3067" w:author="Aleksa Corovic" w:date="2018-08-21T12:50:00Z">
              <w:rPr>
                <w:lang w:val="sl-SI"/>
              </w:rPr>
            </w:rPrChange>
          </w:rPr>
          <w:instrText xml:space="preserve"> HYPERLINK "</w:instrText>
        </w:r>
      </w:ins>
      <w:ins w:id="3068" w:author="Filip Dutina" w:date="2018-07-17T11:40:00Z">
        <w:r w:rsidRPr="00D96694">
          <w:rPr>
            <w:rPrChange w:id="3069" w:author="Aleksa Corovic" w:date="2018-08-21T12:50:00Z">
              <w:rPr>
                <w:lang w:val="sl-SI"/>
              </w:rPr>
            </w:rPrChange>
          </w:rPr>
          <w:instrText>http://www.electronicdesign.com/automotive/what-s-difference-between-broadr-reach-and-100base-t1</w:instrText>
        </w:r>
      </w:ins>
      <w:ins w:id="3070" w:author="Filip Dutina" w:date="2018-07-17T11:41:00Z">
        <w:r w:rsidRPr="00D96694">
          <w:rPr>
            <w:rPrChange w:id="3071" w:author="Aleksa Corovic" w:date="2018-08-21T12:50:00Z">
              <w:rPr>
                <w:lang w:val="sl-SI"/>
              </w:rPr>
            </w:rPrChange>
          </w:rPr>
          <w:instrText xml:space="preserve">" </w:instrText>
        </w:r>
        <w:r w:rsidRPr="00D96694">
          <w:rPr>
            <w:rPrChange w:id="3072" w:author="Aleksa Corovic" w:date="2018-08-21T12:50:00Z">
              <w:rPr>
                <w:lang w:val="sl-SI"/>
              </w:rPr>
            </w:rPrChange>
          </w:rPr>
          <w:fldChar w:fldCharType="separate"/>
        </w:r>
      </w:ins>
      <w:ins w:id="3073" w:author="Filip Dutina" w:date="2018-07-17T11:40:00Z">
        <w:r w:rsidRPr="00D96694">
          <w:rPr>
            <w:rStyle w:val="Hyperlink"/>
            <w:rPrChange w:id="3074" w:author="Aleksa Corovic" w:date="2018-08-21T12:50:00Z">
              <w:rPr>
                <w:rStyle w:val="Hyperlink"/>
                <w:lang w:val="sl-SI"/>
              </w:rPr>
            </w:rPrChange>
          </w:rPr>
          <w:t>http://www.electronicdesign.com/automotive/what-s-difference-between-broadr-reach-and-100base-t1</w:t>
        </w:r>
      </w:ins>
      <w:ins w:id="3075" w:author="Filip Dutina" w:date="2018-07-17T11:41:00Z">
        <w:r w:rsidRPr="00D96694">
          <w:rPr>
            <w:rPrChange w:id="3076" w:author="Aleksa Corovic" w:date="2018-08-21T12:50:00Z">
              <w:rPr>
                <w:lang w:val="sl-SI"/>
              </w:rPr>
            </w:rPrChange>
          </w:rPr>
          <w:fldChar w:fldCharType="end"/>
        </w:r>
        <w:r w:rsidRPr="00D96694">
          <w:rPr>
            <w:rPrChange w:id="3077" w:author="Aleksa Corovic" w:date="2018-08-21T12:50:00Z">
              <w:rPr>
                <w:lang w:val="sl-SI"/>
              </w:rPr>
            </w:rPrChange>
          </w:rPr>
          <w:t>, jul 2018</w:t>
        </w:r>
      </w:ins>
    </w:p>
    <w:p w14:paraId="5159CF64" w14:textId="03E3FBE2" w:rsidR="0029468F" w:rsidRPr="00D96694" w:rsidRDefault="0029468F">
      <w:pPr>
        <w:numPr>
          <w:ilvl w:val="0"/>
          <w:numId w:val="4"/>
        </w:numPr>
        <w:jc w:val="left"/>
        <w:rPr>
          <w:ins w:id="3078" w:author="Filip Dutina" w:date="2018-08-14T14:11:00Z"/>
          <w:szCs w:val="24"/>
        </w:rPr>
        <w:pPrChange w:id="3079" w:author="Filip Dutina" w:date="2018-08-14T14:10:00Z">
          <w:pPr>
            <w:numPr>
              <w:numId w:val="4"/>
            </w:numPr>
            <w:tabs>
              <w:tab w:val="num" w:pos="851"/>
            </w:tabs>
            <w:ind w:left="851" w:hanging="284"/>
          </w:pPr>
        </w:pPrChange>
      </w:pPr>
      <w:ins w:id="3080" w:author="Filip Dutina" w:date="2018-08-14T14:10:00Z">
        <w:r w:rsidRPr="00D96694">
          <w:rPr>
            <w:i/>
            <w:rPrChange w:id="3081" w:author="Aleksa Corovic" w:date="2018-08-21T12:50:00Z">
              <w:rPr>
                <w:i/>
                <w:lang w:val="sl-SI"/>
              </w:rPr>
            </w:rPrChange>
          </w:rPr>
          <w:t>BroadR-Reach</w:t>
        </w:r>
        <w:r w:rsidRPr="00D96694">
          <w:rPr>
            <w:szCs w:val="24"/>
            <w:rPrChange w:id="3082"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83"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84"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85" w:author="Aleksa Corovic" w:date="2018-08-21T12:50:00Z">
            <w:rPr>
              <w:szCs w:val="24"/>
              <w:lang w:val="sl-SI"/>
            </w:rPr>
          </w:rPrChange>
        </w:rPr>
        <w:pPrChange w:id="3086" w:author="Filip Dutina" w:date="2018-08-14T14:10:00Z">
          <w:pPr>
            <w:numPr>
              <w:numId w:val="4"/>
            </w:numPr>
            <w:tabs>
              <w:tab w:val="num" w:pos="851"/>
            </w:tabs>
            <w:ind w:left="851" w:hanging="284"/>
          </w:pPr>
        </w:pPrChange>
      </w:pPr>
      <w:ins w:id="3087" w:author="Filip Dutina" w:date="2018-08-14T14:11:00Z">
        <w:r w:rsidRPr="00D96694">
          <w:rPr>
            <w:rPrChange w:id="3088" w:author="Aleksa Corovic" w:date="2018-08-21T12:50:00Z">
              <w:rPr>
                <w:lang w:val="sl-SI"/>
              </w:rPr>
            </w:rPrChange>
          </w:rPr>
          <w:t xml:space="preserve">Slika 2.3, </w:t>
        </w:r>
      </w:ins>
      <w:ins w:id="3089"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90"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1"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092" w:author="Aleksa Corovic" w:date="2018-08-21T12:50:00Z">
            <w:rPr>
              <w:lang w:val="sl-SI"/>
            </w:rPr>
          </w:rPrChange>
        </w:rPr>
        <w:pPrChange w:id="3093" w:author="Filip Dutina" w:date="2018-07-17T11:41:00Z">
          <w:pPr>
            <w:numPr>
              <w:numId w:val="4"/>
            </w:numPr>
            <w:tabs>
              <w:tab w:val="num" w:pos="851"/>
            </w:tabs>
            <w:ind w:left="851" w:hanging="284"/>
          </w:pPr>
        </w:pPrChange>
      </w:pPr>
      <w:r w:rsidRPr="00D96694">
        <w:rPr>
          <w:rPrChange w:id="3094" w:author="Aleksa Corovic" w:date="2018-08-21T12:50:00Z">
            <w:rPr>
              <w:lang w:val="sl-SI"/>
            </w:rPr>
          </w:rPrChange>
        </w:rPr>
        <w:t>Slika 2.</w:t>
      </w:r>
      <w:del w:id="3095" w:author="Filip Dutina" w:date="2018-08-14T14:12:00Z">
        <w:r w:rsidRPr="00D96694" w:rsidDel="00F029E1">
          <w:rPr>
            <w:rPrChange w:id="3096" w:author="Aleksa Corovic" w:date="2018-08-21T12:50:00Z">
              <w:rPr>
                <w:lang w:val="sl-SI"/>
              </w:rPr>
            </w:rPrChange>
          </w:rPr>
          <w:delText>3</w:delText>
        </w:r>
      </w:del>
      <w:ins w:id="3097" w:author="Filip Dutina" w:date="2018-08-14T14:12:00Z">
        <w:r w:rsidR="00F029E1" w:rsidRPr="00D96694">
          <w:rPr>
            <w:rPrChange w:id="3098" w:author="Aleksa Corovic" w:date="2018-08-21T12:50:00Z">
              <w:rPr>
                <w:lang w:val="sl-SI"/>
              </w:rPr>
            </w:rPrChange>
          </w:rPr>
          <w:t>4</w:t>
        </w:r>
      </w:ins>
      <w:r w:rsidRPr="00D96694">
        <w:rPr>
          <w:rPrChange w:id="3099" w:author="Aleksa Corovic" w:date="2018-08-21T12:50:00Z">
            <w:rPr>
              <w:lang w:val="sl-SI"/>
            </w:rPr>
          </w:rPrChange>
        </w:rPr>
        <w:t>,</w:t>
      </w:r>
      <w:r w:rsidR="000D2C3E" w:rsidRPr="00D96694">
        <w:t xml:space="preserve"> </w:t>
      </w:r>
      <w:r w:rsidR="005E071B" w:rsidRPr="00D96694">
        <w:rPr>
          <w:rStyle w:val="Hyperlink"/>
          <w:rPrChange w:id="3100" w:author="Aleksa Corovic" w:date="2018-08-21T12:50:00Z">
            <w:rPr>
              <w:rStyle w:val="Hyperlink"/>
              <w:lang w:val="sl-SI"/>
            </w:rPr>
          </w:rPrChange>
        </w:rPr>
        <w:fldChar w:fldCharType="begin"/>
      </w:r>
      <w:r w:rsidR="005E071B" w:rsidRPr="00D96694">
        <w:rPr>
          <w:rStyle w:val="Hyperlink"/>
          <w:rPrChange w:id="3101"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02" w:author="Aleksa Corovic" w:date="2018-08-21T12:50:00Z">
            <w:rPr>
              <w:rStyle w:val="Hyperlink"/>
              <w:lang w:val="sl-SI"/>
            </w:rPr>
          </w:rPrChange>
        </w:rPr>
        <w:fldChar w:fldCharType="separate"/>
      </w:r>
      <w:r w:rsidR="000D2C3E" w:rsidRPr="00D96694">
        <w:rPr>
          <w:rStyle w:val="Hyperlink"/>
          <w:rPrChange w:id="3103" w:author="Aleksa Corovic" w:date="2018-08-21T12:50:00Z">
            <w:rPr>
              <w:rStyle w:val="Hyperlink"/>
              <w:lang w:val="sl-SI"/>
            </w:rPr>
          </w:rPrChange>
        </w:rPr>
        <w:t>http://www.rt-rk.uns.ac.rs/predmeti/e2/orm-1-osnovi-računarskih-mreža-1</w:t>
      </w:r>
      <w:r w:rsidR="005E071B" w:rsidRPr="00D96694">
        <w:rPr>
          <w:rStyle w:val="Hyperlink"/>
          <w:rPrChange w:id="3104" w:author="Aleksa Corovic" w:date="2018-08-21T12:50:00Z">
            <w:rPr>
              <w:rStyle w:val="Hyperlink"/>
              <w:lang w:val="sl-SI"/>
            </w:rPr>
          </w:rPrChange>
        </w:rPr>
        <w:fldChar w:fldCharType="end"/>
      </w:r>
      <w:r w:rsidR="000D2C3E" w:rsidRPr="00D96694">
        <w:rPr>
          <w:rPrChange w:id="3105" w:author="Aleksa Corovic" w:date="2018-08-21T12:50:00Z">
            <w:rPr>
              <w:lang w:val="sl-SI"/>
            </w:rPr>
          </w:rPrChange>
        </w:rPr>
        <w:t>, jun 2018</w:t>
      </w:r>
    </w:p>
    <w:p w14:paraId="622C7C23" w14:textId="3ADE9BB2" w:rsidR="000D2C3E" w:rsidRPr="00D96694" w:rsidRDefault="000D2C3E">
      <w:pPr>
        <w:numPr>
          <w:ilvl w:val="0"/>
          <w:numId w:val="4"/>
        </w:numPr>
        <w:jc w:val="left"/>
        <w:rPr>
          <w:rPrChange w:id="3106" w:author="Aleksa Corovic" w:date="2018-08-21T12:50:00Z">
            <w:rPr>
              <w:lang w:val="sl-SI"/>
            </w:rPr>
          </w:rPrChange>
        </w:rPr>
        <w:pPrChange w:id="3107" w:author="Filip Dutina" w:date="2018-07-17T11:41:00Z">
          <w:pPr>
            <w:numPr>
              <w:numId w:val="4"/>
            </w:numPr>
            <w:tabs>
              <w:tab w:val="num" w:pos="851"/>
            </w:tabs>
            <w:ind w:left="851" w:hanging="284"/>
          </w:pPr>
        </w:pPrChange>
      </w:pPr>
      <w:r w:rsidRPr="00D96694">
        <w:rPr>
          <w:rPrChange w:id="3108" w:author="Aleksa Corovic" w:date="2018-08-21T12:50:00Z">
            <w:rPr>
              <w:lang w:val="sl-SI"/>
            </w:rPr>
          </w:rPrChange>
        </w:rPr>
        <w:t>Slika 2.</w:t>
      </w:r>
      <w:del w:id="3109" w:author="Filip Dutina" w:date="2018-08-14T14:12:00Z">
        <w:r w:rsidRPr="00D96694" w:rsidDel="00F029E1">
          <w:rPr>
            <w:rPrChange w:id="3110" w:author="Aleksa Corovic" w:date="2018-08-21T12:50:00Z">
              <w:rPr>
                <w:lang w:val="sl-SI"/>
              </w:rPr>
            </w:rPrChange>
          </w:rPr>
          <w:delText>4</w:delText>
        </w:r>
      </w:del>
      <w:ins w:id="3111" w:author="Filip Dutina" w:date="2018-08-14T14:12:00Z">
        <w:r w:rsidR="00F029E1" w:rsidRPr="00D96694">
          <w:rPr>
            <w:rPrChange w:id="3112" w:author="Aleksa Corovic" w:date="2018-08-21T12:50:00Z">
              <w:rPr>
                <w:lang w:val="sl-SI"/>
              </w:rPr>
            </w:rPrChange>
          </w:rPr>
          <w:t>5</w:t>
        </w:r>
      </w:ins>
      <w:r w:rsidRPr="00D96694">
        <w:rPr>
          <w:rPrChange w:id="3113" w:author="Aleksa Corovic" w:date="2018-08-21T12:50:00Z">
            <w:rPr>
              <w:lang w:val="sl-SI"/>
            </w:rPr>
          </w:rPrChange>
        </w:rPr>
        <w:t xml:space="preserve">, </w:t>
      </w:r>
      <w:r w:rsidR="005E071B" w:rsidRPr="00D96694">
        <w:rPr>
          <w:rStyle w:val="Hyperlink"/>
          <w:rPrChange w:id="3114" w:author="Aleksa Corovic" w:date="2018-08-21T12:50:00Z">
            <w:rPr>
              <w:rStyle w:val="Hyperlink"/>
              <w:lang w:val="sl-SI"/>
            </w:rPr>
          </w:rPrChange>
        </w:rPr>
        <w:fldChar w:fldCharType="begin"/>
      </w:r>
      <w:r w:rsidR="005E071B" w:rsidRPr="00D96694">
        <w:rPr>
          <w:rStyle w:val="Hyperlink"/>
          <w:rPrChange w:id="3115"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6" w:author="Aleksa Corovic" w:date="2018-08-21T12:50:00Z">
            <w:rPr>
              <w:rStyle w:val="Hyperlink"/>
              <w:lang w:val="sl-SI"/>
            </w:rPr>
          </w:rPrChange>
        </w:rPr>
        <w:fldChar w:fldCharType="separate"/>
      </w:r>
      <w:r w:rsidRPr="00D96694">
        <w:rPr>
          <w:rStyle w:val="Hyperlink"/>
          <w:rPrChange w:id="3117" w:author="Aleksa Corovic" w:date="2018-08-21T12:50:00Z">
            <w:rPr>
              <w:rStyle w:val="Hyperlink"/>
              <w:lang w:val="sl-SI"/>
            </w:rPr>
          </w:rPrChange>
        </w:rPr>
        <w:t>http://www.rt-rk.uns.ac.rs/predmeti/e2/orm-1-osnovi-računarskih-mreža-1</w:t>
      </w:r>
      <w:r w:rsidR="005E071B" w:rsidRPr="00D96694">
        <w:rPr>
          <w:rStyle w:val="Hyperlink"/>
          <w:rPrChange w:id="3118" w:author="Aleksa Corovic" w:date="2018-08-21T12:50:00Z">
            <w:rPr>
              <w:rStyle w:val="Hyperlink"/>
              <w:lang w:val="sl-SI"/>
            </w:rPr>
          </w:rPrChange>
        </w:rPr>
        <w:fldChar w:fldCharType="end"/>
      </w:r>
      <w:r w:rsidRPr="00D96694">
        <w:rPr>
          <w:rPrChange w:id="3119" w:author="Aleksa Corovic" w:date="2018-08-21T12:50:00Z">
            <w:rPr>
              <w:lang w:val="sl-SI"/>
            </w:rPr>
          </w:rPrChange>
        </w:rPr>
        <w:t>, jun 2018</w:t>
      </w:r>
    </w:p>
    <w:p w14:paraId="5FA32334" w14:textId="1D37C97F" w:rsidR="000D2C3E" w:rsidRPr="00D96694" w:rsidRDefault="000D2C3E">
      <w:pPr>
        <w:numPr>
          <w:ilvl w:val="0"/>
          <w:numId w:val="4"/>
        </w:numPr>
        <w:jc w:val="left"/>
        <w:rPr>
          <w:rPrChange w:id="3120" w:author="Aleksa Corovic" w:date="2018-08-21T12:50:00Z">
            <w:rPr>
              <w:lang w:val="sl-SI"/>
            </w:rPr>
          </w:rPrChange>
        </w:rPr>
        <w:pPrChange w:id="3121" w:author="Filip Dutina" w:date="2018-07-17T11:41:00Z">
          <w:pPr>
            <w:numPr>
              <w:numId w:val="4"/>
            </w:numPr>
            <w:tabs>
              <w:tab w:val="num" w:pos="851"/>
            </w:tabs>
            <w:ind w:left="851" w:hanging="284"/>
          </w:pPr>
        </w:pPrChange>
      </w:pPr>
      <w:r w:rsidRPr="00D96694">
        <w:rPr>
          <w:rPrChange w:id="3122" w:author="Aleksa Corovic" w:date="2018-08-21T12:50:00Z">
            <w:rPr>
              <w:lang w:val="sl-SI"/>
            </w:rPr>
          </w:rPrChange>
        </w:rPr>
        <w:t>Slika 2.</w:t>
      </w:r>
      <w:del w:id="3123" w:author="Filip Dutina" w:date="2018-08-14T14:12:00Z">
        <w:r w:rsidRPr="00D96694" w:rsidDel="00F029E1">
          <w:rPr>
            <w:rPrChange w:id="3124" w:author="Aleksa Corovic" w:date="2018-08-21T12:50:00Z">
              <w:rPr>
                <w:lang w:val="sl-SI"/>
              </w:rPr>
            </w:rPrChange>
          </w:rPr>
          <w:delText>5</w:delText>
        </w:r>
      </w:del>
      <w:ins w:id="3125" w:author="Filip Dutina" w:date="2018-08-14T14:12:00Z">
        <w:r w:rsidR="00F029E1" w:rsidRPr="00D96694">
          <w:rPr>
            <w:rPrChange w:id="3126" w:author="Aleksa Corovic" w:date="2018-08-21T12:50:00Z">
              <w:rPr>
                <w:lang w:val="sl-SI"/>
              </w:rPr>
            </w:rPrChange>
          </w:rPr>
          <w:t>6</w:t>
        </w:r>
      </w:ins>
      <w:r w:rsidRPr="00D96694">
        <w:rPr>
          <w:rPrChange w:id="3127" w:author="Aleksa Corovic" w:date="2018-08-21T12:50:00Z">
            <w:rPr>
              <w:lang w:val="sl-SI"/>
            </w:rPr>
          </w:rPrChange>
        </w:rPr>
        <w:t xml:space="preserve">, </w:t>
      </w:r>
      <w:r w:rsidR="005E071B" w:rsidRPr="00D96694">
        <w:rPr>
          <w:rStyle w:val="Hyperlink"/>
          <w:rPrChange w:id="3128" w:author="Aleksa Corovic" w:date="2018-08-21T12:50:00Z">
            <w:rPr>
              <w:rStyle w:val="Hyperlink"/>
              <w:lang w:val="sl-SI"/>
            </w:rPr>
          </w:rPrChange>
        </w:rPr>
        <w:fldChar w:fldCharType="begin"/>
      </w:r>
      <w:r w:rsidR="005E071B" w:rsidRPr="00D96694">
        <w:rPr>
          <w:rStyle w:val="Hyperlink"/>
          <w:rPrChange w:id="3129"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30" w:author="Aleksa Corovic" w:date="2018-08-21T12:50:00Z">
            <w:rPr>
              <w:rStyle w:val="Hyperlink"/>
              <w:lang w:val="sl-SI"/>
            </w:rPr>
          </w:rPrChange>
        </w:rPr>
        <w:fldChar w:fldCharType="separate"/>
      </w:r>
      <w:r w:rsidRPr="00D96694">
        <w:rPr>
          <w:rStyle w:val="Hyperlink"/>
          <w:rPrChange w:id="3131" w:author="Aleksa Corovic" w:date="2018-08-21T12:50:00Z">
            <w:rPr>
              <w:rStyle w:val="Hyperlink"/>
              <w:lang w:val="sl-SI"/>
            </w:rPr>
          </w:rPrChange>
        </w:rPr>
        <w:t>http://www.rt-rk.uns.ac.rs/predmeti/e2/orm-1-osnovi-računarskih-mreža-1</w:t>
      </w:r>
      <w:r w:rsidR="005E071B" w:rsidRPr="00D96694">
        <w:rPr>
          <w:rStyle w:val="Hyperlink"/>
          <w:rPrChange w:id="3132" w:author="Aleksa Corovic" w:date="2018-08-21T12:50:00Z">
            <w:rPr>
              <w:rStyle w:val="Hyperlink"/>
              <w:lang w:val="sl-SI"/>
            </w:rPr>
          </w:rPrChange>
        </w:rPr>
        <w:fldChar w:fldCharType="end"/>
      </w:r>
      <w:r w:rsidRPr="00D96694">
        <w:rPr>
          <w:rPrChange w:id="3133" w:author="Aleksa Corovic" w:date="2018-08-21T12:50:00Z">
            <w:rPr>
              <w:lang w:val="sl-SI"/>
            </w:rPr>
          </w:rPrChange>
        </w:rPr>
        <w:t>, jun 2018</w:t>
      </w:r>
    </w:p>
    <w:p w14:paraId="108A6F97" w14:textId="77777777" w:rsidR="000075BE" w:rsidRPr="00D96694" w:rsidRDefault="000075BE">
      <w:pPr>
        <w:numPr>
          <w:ilvl w:val="0"/>
          <w:numId w:val="4"/>
        </w:numPr>
        <w:jc w:val="left"/>
        <w:rPr>
          <w:rPrChange w:id="3134" w:author="Aleksa Corovic" w:date="2018-08-21T12:50:00Z">
            <w:rPr>
              <w:lang w:val="sl-SI"/>
            </w:rPr>
          </w:rPrChange>
        </w:rPr>
        <w:pPrChange w:id="3135" w:author="Filip Dutina" w:date="2018-07-17T11:41:00Z">
          <w:pPr>
            <w:numPr>
              <w:numId w:val="4"/>
            </w:numPr>
            <w:tabs>
              <w:tab w:val="num" w:pos="851"/>
            </w:tabs>
            <w:ind w:left="851" w:hanging="284"/>
          </w:pPr>
        </w:pPrChange>
      </w:pPr>
      <w:r w:rsidRPr="00D96694">
        <w:rPr>
          <w:i/>
          <w:rPrChange w:id="3136" w:author="Aleksa Corovic" w:date="2018-08-21T12:50:00Z">
            <w:rPr>
              <w:i/>
              <w:lang w:val="sl-SI"/>
            </w:rPr>
          </w:rPrChange>
        </w:rPr>
        <w:t>TCP</w:t>
      </w:r>
      <w:r w:rsidRPr="00D96694">
        <w:rPr>
          <w:rPrChange w:id="3137" w:author="Aleksa Corovic" w:date="2018-08-21T12:50:00Z">
            <w:rPr>
              <w:lang w:val="sl-SI"/>
            </w:rPr>
          </w:rPrChange>
        </w:rPr>
        <w:t xml:space="preserve">, </w:t>
      </w:r>
      <w:r w:rsidR="005E071B" w:rsidRPr="00D96694">
        <w:rPr>
          <w:rStyle w:val="Hyperlink"/>
          <w:rPrChange w:id="3138" w:author="Aleksa Corovic" w:date="2018-08-21T12:50:00Z">
            <w:rPr>
              <w:rStyle w:val="Hyperlink"/>
              <w:lang w:val="sl-SI"/>
            </w:rPr>
          </w:rPrChange>
        </w:rPr>
        <w:fldChar w:fldCharType="begin"/>
      </w:r>
      <w:r w:rsidR="005E071B" w:rsidRPr="00D96694">
        <w:rPr>
          <w:rStyle w:val="Hyperlink"/>
          <w:rPrChange w:id="3139"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40" w:author="Aleksa Corovic" w:date="2018-08-21T12:50:00Z">
            <w:rPr>
              <w:rStyle w:val="Hyperlink"/>
              <w:lang w:val="sl-SI"/>
            </w:rPr>
          </w:rPrChange>
        </w:rPr>
        <w:fldChar w:fldCharType="separate"/>
      </w:r>
      <w:r w:rsidRPr="00D96694">
        <w:rPr>
          <w:rStyle w:val="Hyperlink"/>
          <w:rPrChange w:id="3141" w:author="Aleksa Corovic" w:date="2018-08-21T12:50:00Z">
            <w:rPr>
              <w:rStyle w:val="Hyperlink"/>
              <w:lang w:val="sl-SI"/>
            </w:rPr>
          </w:rPrChange>
        </w:rPr>
        <w:t>http://www.rt-rk.uns.ac.rs/predmeti/e2/orm-1-osnovi-računarskih-mreža-1</w:t>
      </w:r>
      <w:r w:rsidR="005E071B" w:rsidRPr="00D96694">
        <w:rPr>
          <w:rStyle w:val="Hyperlink"/>
          <w:rPrChange w:id="3142" w:author="Aleksa Corovic" w:date="2018-08-21T12:50:00Z">
            <w:rPr>
              <w:rStyle w:val="Hyperlink"/>
              <w:lang w:val="sl-SI"/>
            </w:rPr>
          </w:rPrChange>
        </w:rPr>
        <w:fldChar w:fldCharType="end"/>
      </w:r>
      <w:r w:rsidRPr="00D96694">
        <w:rPr>
          <w:rPrChange w:id="3143" w:author="Aleksa Corovic" w:date="2018-08-21T12:50:00Z">
            <w:rPr>
              <w:lang w:val="sl-SI"/>
            </w:rPr>
          </w:rPrChange>
        </w:rPr>
        <w:t>, jun 2018</w:t>
      </w:r>
    </w:p>
    <w:p w14:paraId="29E7A456" w14:textId="7AAD9F64" w:rsidR="000D2C3E" w:rsidRPr="00D96694" w:rsidRDefault="000D2C3E">
      <w:pPr>
        <w:numPr>
          <w:ilvl w:val="0"/>
          <w:numId w:val="4"/>
        </w:numPr>
        <w:jc w:val="left"/>
        <w:rPr>
          <w:rPrChange w:id="3144" w:author="Aleksa Corovic" w:date="2018-08-21T12:50:00Z">
            <w:rPr>
              <w:lang w:val="sl-SI"/>
            </w:rPr>
          </w:rPrChange>
        </w:rPr>
        <w:pPrChange w:id="3145" w:author="Filip Dutina" w:date="2018-07-17T11:41:00Z">
          <w:pPr>
            <w:numPr>
              <w:numId w:val="4"/>
            </w:numPr>
            <w:tabs>
              <w:tab w:val="num" w:pos="851"/>
            </w:tabs>
            <w:ind w:left="851" w:hanging="284"/>
          </w:pPr>
        </w:pPrChange>
      </w:pPr>
      <w:r w:rsidRPr="00D96694">
        <w:rPr>
          <w:rPrChange w:id="3146" w:author="Aleksa Corovic" w:date="2018-08-21T12:50:00Z">
            <w:rPr>
              <w:lang w:val="sl-SI"/>
            </w:rPr>
          </w:rPrChange>
        </w:rPr>
        <w:t>Slika 2.</w:t>
      </w:r>
      <w:del w:id="3147" w:author="Filip Dutina" w:date="2018-08-14T14:12:00Z">
        <w:r w:rsidRPr="00D96694" w:rsidDel="00F029E1">
          <w:rPr>
            <w:rPrChange w:id="3148" w:author="Aleksa Corovic" w:date="2018-08-21T12:50:00Z">
              <w:rPr>
                <w:lang w:val="sl-SI"/>
              </w:rPr>
            </w:rPrChange>
          </w:rPr>
          <w:delText>6</w:delText>
        </w:r>
      </w:del>
      <w:ins w:id="3149" w:author="Filip Dutina" w:date="2018-08-14T14:12:00Z">
        <w:r w:rsidR="00F029E1" w:rsidRPr="00D96694">
          <w:rPr>
            <w:rPrChange w:id="3150" w:author="Aleksa Corovic" w:date="2018-08-21T12:50:00Z">
              <w:rPr>
                <w:lang w:val="sl-SI"/>
              </w:rPr>
            </w:rPrChange>
          </w:rPr>
          <w:t>7</w:t>
        </w:r>
      </w:ins>
      <w:r w:rsidRPr="00D96694">
        <w:rPr>
          <w:rPrChange w:id="3151" w:author="Aleksa Corovic" w:date="2018-08-21T12:50:00Z">
            <w:rPr>
              <w:lang w:val="sl-SI"/>
            </w:rPr>
          </w:rPrChange>
        </w:rPr>
        <w:t xml:space="preserve">, </w:t>
      </w:r>
      <w:r w:rsidR="005E071B" w:rsidRPr="00D96694">
        <w:rPr>
          <w:rStyle w:val="Hyperlink"/>
          <w:rPrChange w:id="3152" w:author="Aleksa Corovic" w:date="2018-08-21T12:50:00Z">
            <w:rPr>
              <w:rStyle w:val="Hyperlink"/>
              <w:lang w:val="sl-SI"/>
            </w:rPr>
          </w:rPrChange>
        </w:rPr>
        <w:fldChar w:fldCharType="begin"/>
      </w:r>
      <w:r w:rsidR="005E071B" w:rsidRPr="00D96694">
        <w:rPr>
          <w:rStyle w:val="Hyperlink"/>
          <w:rPrChange w:id="3153"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54" w:author="Aleksa Corovic" w:date="2018-08-21T12:50:00Z">
            <w:rPr>
              <w:rStyle w:val="Hyperlink"/>
              <w:lang w:val="sl-SI"/>
            </w:rPr>
          </w:rPrChange>
        </w:rPr>
        <w:fldChar w:fldCharType="separate"/>
      </w:r>
      <w:r w:rsidRPr="00D96694">
        <w:rPr>
          <w:rStyle w:val="Hyperlink"/>
          <w:rPrChange w:id="3155" w:author="Aleksa Corovic" w:date="2018-08-21T12:50:00Z">
            <w:rPr>
              <w:rStyle w:val="Hyperlink"/>
              <w:lang w:val="sl-SI"/>
            </w:rPr>
          </w:rPrChange>
        </w:rPr>
        <w:t>http://www.rt-rk.uns.ac.rs/predmeti/e2/orm-1-osnovi-računarskih-mreža-1</w:t>
      </w:r>
      <w:r w:rsidR="005E071B" w:rsidRPr="00D96694">
        <w:rPr>
          <w:rStyle w:val="Hyperlink"/>
          <w:rPrChange w:id="3156" w:author="Aleksa Corovic" w:date="2018-08-21T12:50:00Z">
            <w:rPr>
              <w:rStyle w:val="Hyperlink"/>
              <w:lang w:val="sl-SI"/>
            </w:rPr>
          </w:rPrChange>
        </w:rPr>
        <w:fldChar w:fldCharType="end"/>
      </w:r>
      <w:r w:rsidRPr="00D96694">
        <w:rPr>
          <w:rPrChange w:id="3157" w:author="Aleksa Corovic" w:date="2018-08-21T12:50:00Z">
            <w:rPr>
              <w:lang w:val="sl-SI"/>
            </w:rPr>
          </w:rPrChange>
        </w:rPr>
        <w:t>, jun 2018</w:t>
      </w:r>
    </w:p>
    <w:p w14:paraId="36983EBA" w14:textId="4D97EAEE" w:rsidR="00827D0D" w:rsidRPr="00D96694" w:rsidRDefault="00827D0D">
      <w:pPr>
        <w:numPr>
          <w:ilvl w:val="0"/>
          <w:numId w:val="4"/>
        </w:numPr>
        <w:jc w:val="left"/>
        <w:rPr>
          <w:rPrChange w:id="3158" w:author="Aleksa Corovic" w:date="2018-08-21T12:50:00Z">
            <w:rPr>
              <w:lang w:val="sl-SI"/>
            </w:rPr>
          </w:rPrChange>
        </w:rPr>
        <w:pPrChange w:id="3159" w:author="Filip Dutina" w:date="2018-07-17T11:41:00Z">
          <w:pPr>
            <w:numPr>
              <w:numId w:val="4"/>
            </w:numPr>
            <w:tabs>
              <w:tab w:val="num" w:pos="851"/>
            </w:tabs>
            <w:ind w:left="851" w:hanging="284"/>
          </w:pPr>
        </w:pPrChange>
      </w:pPr>
      <w:r w:rsidRPr="00D96694">
        <w:rPr>
          <w:rPrChange w:id="3160" w:author="Aleksa Corovic" w:date="2018-08-21T12:50:00Z">
            <w:rPr>
              <w:lang w:val="sl-SI"/>
            </w:rPr>
          </w:rPrChange>
        </w:rPr>
        <w:t>Slika 2.</w:t>
      </w:r>
      <w:del w:id="3161" w:author="Filip Dutina" w:date="2018-08-14T14:12:00Z">
        <w:r w:rsidRPr="00D96694" w:rsidDel="00F029E1">
          <w:rPr>
            <w:rPrChange w:id="3162" w:author="Aleksa Corovic" w:date="2018-08-21T12:50:00Z">
              <w:rPr>
                <w:lang w:val="sl-SI"/>
              </w:rPr>
            </w:rPrChange>
          </w:rPr>
          <w:delText>7</w:delText>
        </w:r>
      </w:del>
      <w:ins w:id="3163" w:author="Filip Dutina" w:date="2018-08-14T14:12:00Z">
        <w:r w:rsidR="00F029E1" w:rsidRPr="00D96694">
          <w:rPr>
            <w:rPrChange w:id="3164" w:author="Aleksa Corovic" w:date="2018-08-21T12:50:00Z">
              <w:rPr>
                <w:lang w:val="sl-SI"/>
              </w:rPr>
            </w:rPrChange>
          </w:rPr>
          <w:t>8</w:t>
        </w:r>
      </w:ins>
      <w:r w:rsidRPr="00D96694">
        <w:rPr>
          <w:rPrChange w:id="3165" w:author="Aleksa Corovic" w:date="2018-08-21T12:50:00Z">
            <w:rPr>
              <w:lang w:val="sl-SI"/>
            </w:rPr>
          </w:rPrChange>
        </w:rPr>
        <w:t xml:space="preserve">, </w:t>
      </w:r>
      <w:r w:rsidR="005E071B" w:rsidRPr="00D96694">
        <w:rPr>
          <w:rStyle w:val="Hyperlink"/>
          <w:rPrChange w:id="3166" w:author="Aleksa Corovic" w:date="2018-08-21T12:50:00Z">
            <w:rPr>
              <w:rStyle w:val="Hyperlink"/>
              <w:lang w:val="sl-SI"/>
            </w:rPr>
          </w:rPrChange>
        </w:rPr>
        <w:fldChar w:fldCharType="begin"/>
      </w:r>
      <w:r w:rsidR="005E071B" w:rsidRPr="00D96694">
        <w:rPr>
          <w:rStyle w:val="Hyperlink"/>
          <w:rPrChange w:id="3167" w:author="Aleksa Corovic" w:date="2018-08-21T12:50:00Z">
            <w:rPr>
              <w:rStyle w:val="Hyperlink"/>
              <w:lang w:val="sl-SI"/>
            </w:rPr>
          </w:rPrChange>
        </w:rPr>
        <w:instrText xml:space="preserve"> HYPERLINK "https://sr.wikipedia.org/sr-el/IPv6" </w:instrText>
      </w:r>
      <w:r w:rsidR="005E071B" w:rsidRPr="00D96694">
        <w:rPr>
          <w:rStyle w:val="Hyperlink"/>
          <w:rPrChange w:id="3168" w:author="Aleksa Corovic" w:date="2018-08-21T12:50:00Z">
            <w:rPr>
              <w:rStyle w:val="Hyperlink"/>
              <w:lang w:val="sl-SI"/>
            </w:rPr>
          </w:rPrChange>
        </w:rPr>
        <w:fldChar w:fldCharType="separate"/>
      </w:r>
      <w:r w:rsidRPr="00D96694">
        <w:rPr>
          <w:rStyle w:val="Hyperlink"/>
          <w:rPrChange w:id="3169" w:author="Aleksa Corovic" w:date="2018-08-21T12:50:00Z">
            <w:rPr>
              <w:rStyle w:val="Hyperlink"/>
              <w:lang w:val="sl-SI"/>
            </w:rPr>
          </w:rPrChange>
        </w:rPr>
        <w:t>https://sr.wikipedia.org/sr-el/IPv6</w:t>
      </w:r>
      <w:r w:rsidR="005E071B" w:rsidRPr="00D96694">
        <w:rPr>
          <w:rStyle w:val="Hyperlink"/>
          <w:rPrChange w:id="3170" w:author="Aleksa Corovic" w:date="2018-08-21T12:50:00Z">
            <w:rPr>
              <w:rStyle w:val="Hyperlink"/>
              <w:lang w:val="sl-SI"/>
            </w:rPr>
          </w:rPrChange>
        </w:rPr>
        <w:fldChar w:fldCharType="end"/>
      </w:r>
      <w:r w:rsidRPr="00D96694">
        <w:rPr>
          <w:rPrChange w:id="3171" w:author="Aleksa Corovic" w:date="2018-08-21T12:50:00Z">
            <w:rPr>
              <w:lang w:val="sl-SI"/>
            </w:rPr>
          </w:rPrChange>
        </w:rPr>
        <w:t>, jun 2018</w:t>
      </w:r>
    </w:p>
    <w:p w14:paraId="09AB23FD" w14:textId="4C02BD7A" w:rsidR="00827D0D" w:rsidRPr="00D96694" w:rsidRDefault="00827D0D">
      <w:pPr>
        <w:numPr>
          <w:ilvl w:val="0"/>
          <w:numId w:val="4"/>
        </w:numPr>
        <w:jc w:val="left"/>
        <w:rPr>
          <w:rPrChange w:id="3172" w:author="Aleksa Corovic" w:date="2018-08-21T12:50:00Z">
            <w:rPr>
              <w:lang w:val="sl-SI"/>
            </w:rPr>
          </w:rPrChange>
        </w:rPr>
        <w:pPrChange w:id="3173" w:author="Filip Dutina" w:date="2018-07-17T11:41:00Z">
          <w:pPr>
            <w:numPr>
              <w:numId w:val="4"/>
            </w:numPr>
            <w:tabs>
              <w:tab w:val="num" w:pos="851"/>
            </w:tabs>
            <w:ind w:left="851" w:hanging="284"/>
          </w:pPr>
        </w:pPrChange>
      </w:pPr>
      <w:r w:rsidRPr="00D96694">
        <w:rPr>
          <w:rPrChange w:id="3174" w:author="Aleksa Corovic" w:date="2018-08-21T12:50:00Z">
            <w:rPr>
              <w:lang w:val="sl-SI"/>
            </w:rPr>
          </w:rPrChange>
        </w:rPr>
        <w:t>Slika 2.</w:t>
      </w:r>
      <w:del w:id="3175" w:author="Filip Dutina" w:date="2018-08-14T14:13:00Z">
        <w:r w:rsidRPr="00D96694" w:rsidDel="00F029E1">
          <w:rPr>
            <w:rPrChange w:id="3176" w:author="Aleksa Corovic" w:date="2018-08-21T12:50:00Z">
              <w:rPr>
                <w:lang w:val="sl-SI"/>
              </w:rPr>
            </w:rPrChange>
          </w:rPr>
          <w:delText>8</w:delText>
        </w:r>
      </w:del>
      <w:ins w:id="3177" w:author="Filip Dutina" w:date="2018-08-14T14:13:00Z">
        <w:r w:rsidR="00F029E1" w:rsidRPr="00D96694">
          <w:rPr>
            <w:rPrChange w:id="3178" w:author="Aleksa Corovic" w:date="2018-08-21T12:50:00Z">
              <w:rPr>
                <w:lang w:val="sl-SI"/>
              </w:rPr>
            </w:rPrChange>
          </w:rPr>
          <w:t>9</w:t>
        </w:r>
      </w:ins>
      <w:r w:rsidRPr="00D96694">
        <w:rPr>
          <w:rPrChange w:id="3179" w:author="Aleksa Corovic" w:date="2018-08-21T12:50:00Z">
            <w:rPr>
              <w:lang w:val="sl-SI"/>
            </w:rPr>
          </w:rPrChange>
        </w:rPr>
        <w:t xml:space="preserve">, </w:t>
      </w:r>
      <w:r w:rsidR="005E071B" w:rsidRPr="00D96694">
        <w:rPr>
          <w:rStyle w:val="Hyperlink"/>
          <w:rPrChange w:id="3180" w:author="Aleksa Corovic" w:date="2018-08-21T12:50:00Z">
            <w:rPr>
              <w:rStyle w:val="Hyperlink"/>
              <w:lang w:val="sl-SI"/>
            </w:rPr>
          </w:rPrChange>
        </w:rPr>
        <w:fldChar w:fldCharType="begin"/>
      </w:r>
      <w:r w:rsidR="005E071B" w:rsidRPr="00D96694">
        <w:rPr>
          <w:rStyle w:val="Hyperlink"/>
          <w:rPrChange w:id="3181" w:author="Aleksa Corovic" w:date="2018-08-21T12:50:00Z">
            <w:rPr>
              <w:rStyle w:val="Hyperlink"/>
              <w:lang w:val="sl-SI"/>
            </w:rPr>
          </w:rPrChange>
        </w:rPr>
        <w:instrText xml:space="preserve"> HYPERLINK "https://sr.wikipedia.org/sr-el/IPv6" </w:instrText>
      </w:r>
      <w:r w:rsidR="005E071B" w:rsidRPr="00D96694">
        <w:rPr>
          <w:rStyle w:val="Hyperlink"/>
          <w:rPrChange w:id="3182" w:author="Aleksa Corovic" w:date="2018-08-21T12:50:00Z">
            <w:rPr>
              <w:rStyle w:val="Hyperlink"/>
              <w:lang w:val="sl-SI"/>
            </w:rPr>
          </w:rPrChange>
        </w:rPr>
        <w:fldChar w:fldCharType="separate"/>
      </w:r>
      <w:r w:rsidRPr="00D96694">
        <w:rPr>
          <w:rStyle w:val="Hyperlink"/>
          <w:rPrChange w:id="3183" w:author="Aleksa Corovic" w:date="2018-08-21T12:50:00Z">
            <w:rPr>
              <w:rStyle w:val="Hyperlink"/>
              <w:lang w:val="sl-SI"/>
            </w:rPr>
          </w:rPrChange>
        </w:rPr>
        <w:t>https://sr.wikipedia.org/sr-el/IPv6</w:t>
      </w:r>
      <w:r w:rsidR="005E071B" w:rsidRPr="00D96694">
        <w:rPr>
          <w:rStyle w:val="Hyperlink"/>
          <w:rPrChange w:id="3184" w:author="Aleksa Corovic" w:date="2018-08-21T12:50:00Z">
            <w:rPr>
              <w:rStyle w:val="Hyperlink"/>
              <w:lang w:val="sl-SI"/>
            </w:rPr>
          </w:rPrChange>
        </w:rPr>
        <w:fldChar w:fldCharType="end"/>
      </w:r>
      <w:r w:rsidRPr="00D96694">
        <w:rPr>
          <w:rPrChange w:id="3185" w:author="Aleksa Corovic" w:date="2018-08-21T12:50:00Z">
            <w:rPr>
              <w:lang w:val="sl-SI"/>
            </w:rPr>
          </w:rPrChange>
        </w:rPr>
        <w:t>, jun 2018</w:t>
      </w:r>
    </w:p>
    <w:p w14:paraId="05906027" w14:textId="77777777" w:rsidR="005C20BB" w:rsidRPr="00D96694" w:rsidRDefault="005C20BB">
      <w:pPr>
        <w:numPr>
          <w:ilvl w:val="0"/>
          <w:numId w:val="4"/>
        </w:numPr>
        <w:jc w:val="left"/>
        <w:rPr>
          <w:rPrChange w:id="3186" w:author="Aleksa Corovic" w:date="2018-08-21T12:50:00Z">
            <w:rPr>
              <w:lang w:val="sl-SI"/>
            </w:rPr>
          </w:rPrChange>
        </w:rPr>
        <w:pPrChange w:id="3187" w:author="Filip Dutina" w:date="2018-07-17T11:41:00Z">
          <w:pPr>
            <w:numPr>
              <w:numId w:val="4"/>
            </w:numPr>
            <w:tabs>
              <w:tab w:val="num" w:pos="851"/>
            </w:tabs>
            <w:ind w:left="851" w:hanging="284"/>
          </w:pPr>
        </w:pPrChange>
      </w:pPr>
      <w:r w:rsidRPr="00D96694">
        <w:rPr>
          <w:i/>
          <w:rPrChange w:id="3188" w:author="Aleksa Corovic" w:date="2018-08-21T12:50:00Z">
            <w:rPr>
              <w:i/>
              <w:lang w:val="sl-SI"/>
            </w:rPr>
          </w:rPrChange>
        </w:rPr>
        <w:t>IPv6</w:t>
      </w:r>
      <w:r w:rsidRPr="00D96694">
        <w:rPr>
          <w:rPrChange w:id="3189" w:author="Aleksa Corovic" w:date="2018-08-21T12:50:00Z">
            <w:rPr>
              <w:lang w:val="sl-SI"/>
            </w:rPr>
          </w:rPrChange>
        </w:rPr>
        <w:t>,</w:t>
      </w:r>
      <w:r w:rsidRPr="00D96694">
        <w:rPr>
          <w:i/>
          <w:rPrChange w:id="3190" w:author="Aleksa Corovic" w:date="2018-08-21T12:50:00Z">
            <w:rPr>
              <w:i/>
              <w:lang w:val="sl-SI"/>
            </w:rPr>
          </w:rPrChange>
        </w:rPr>
        <w:t xml:space="preserve"> </w:t>
      </w:r>
      <w:r w:rsidR="005E071B" w:rsidRPr="00D96694">
        <w:rPr>
          <w:rStyle w:val="Hyperlink"/>
          <w:rPrChange w:id="3191" w:author="Aleksa Corovic" w:date="2018-08-21T12:50:00Z">
            <w:rPr>
              <w:rStyle w:val="Hyperlink"/>
              <w:lang w:val="sl-SI"/>
            </w:rPr>
          </w:rPrChange>
        </w:rPr>
        <w:fldChar w:fldCharType="begin"/>
      </w:r>
      <w:r w:rsidR="005E071B" w:rsidRPr="00D96694">
        <w:rPr>
          <w:rStyle w:val="Hyperlink"/>
          <w:rPrChange w:id="3192" w:author="Aleksa Corovic" w:date="2018-08-21T12:50:00Z">
            <w:rPr>
              <w:rStyle w:val="Hyperlink"/>
              <w:lang w:val="sl-SI"/>
            </w:rPr>
          </w:rPrChange>
        </w:rPr>
        <w:instrText xml:space="preserve"> HYPERLINK "https://sr.wikipedia.org/sr-el/IPv6" </w:instrText>
      </w:r>
      <w:r w:rsidR="005E071B" w:rsidRPr="00D96694">
        <w:rPr>
          <w:rStyle w:val="Hyperlink"/>
          <w:rPrChange w:id="3193" w:author="Aleksa Corovic" w:date="2018-08-21T12:50:00Z">
            <w:rPr>
              <w:rStyle w:val="Hyperlink"/>
              <w:lang w:val="sl-SI"/>
            </w:rPr>
          </w:rPrChange>
        </w:rPr>
        <w:fldChar w:fldCharType="separate"/>
      </w:r>
      <w:r w:rsidRPr="00D96694">
        <w:rPr>
          <w:rStyle w:val="Hyperlink"/>
          <w:rPrChange w:id="3194" w:author="Aleksa Corovic" w:date="2018-08-21T12:50:00Z">
            <w:rPr>
              <w:rStyle w:val="Hyperlink"/>
              <w:lang w:val="sl-SI"/>
            </w:rPr>
          </w:rPrChange>
        </w:rPr>
        <w:t>https://sr.wikipedia.org/sr-el/IPv6</w:t>
      </w:r>
      <w:r w:rsidR="005E071B" w:rsidRPr="00D96694">
        <w:rPr>
          <w:rStyle w:val="Hyperlink"/>
          <w:rPrChange w:id="3195" w:author="Aleksa Corovic" w:date="2018-08-21T12:50:00Z">
            <w:rPr>
              <w:rStyle w:val="Hyperlink"/>
              <w:lang w:val="sl-SI"/>
            </w:rPr>
          </w:rPrChange>
        </w:rPr>
        <w:fldChar w:fldCharType="end"/>
      </w:r>
      <w:r w:rsidRPr="00D96694">
        <w:rPr>
          <w:rPrChange w:id="3196" w:author="Aleksa Corovic" w:date="2018-08-21T12:50:00Z">
            <w:rPr>
              <w:lang w:val="sl-SI"/>
            </w:rPr>
          </w:rPrChange>
        </w:rPr>
        <w:t>, jun 2018</w:t>
      </w:r>
    </w:p>
    <w:p w14:paraId="0EC57756" w14:textId="77777777" w:rsidR="00C86851" w:rsidRPr="00D96694" w:rsidRDefault="00C86851">
      <w:pPr>
        <w:numPr>
          <w:ilvl w:val="0"/>
          <w:numId w:val="4"/>
        </w:numPr>
        <w:jc w:val="left"/>
        <w:rPr>
          <w:rPrChange w:id="3197" w:author="Aleksa Corovic" w:date="2018-08-21T12:50:00Z">
            <w:rPr>
              <w:lang w:val="sl-SI"/>
            </w:rPr>
          </w:rPrChange>
        </w:rPr>
        <w:pPrChange w:id="3198" w:author="Filip Dutina" w:date="2018-07-17T11:41:00Z">
          <w:pPr>
            <w:numPr>
              <w:numId w:val="4"/>
            </w:numPr>
            <w:tabs>
              <w:tab w:val="num" w:pos="851"/>
            </w:tabs>
            <w:ind w:left="851" w:hanging="284"/>
          </w:pPr>
        </w:pPrChange>
      </w:pPr>
      <w:r w:rsidRPr="00D96694">
        <w:rPr>
          <w:i/>
          <w:rPrChange w:id="3199" w:author="Aleksa Corovic" w:date="2018-08-21T12:50:00Z">
            <w:rPr>
              <w:i/>
              <w:lang w:val="sl-SI"/>
            </w:rPr>
          </w:rPrChange>
        </w:rPr>
        <w:t>RSA</w:t>
      </w:r>
      <w:r w:rsidRPr="00D96694">
        <w:rPr>
          <w:rPrChange w:id="3200" w:author="Aleksa Corovic" w:date="2018-08-21T12:50:00Z">
            <w:rPr>
              <w:lang w:val="sl-SI"/>
            </w:rPr>
          </w:rPrChange>
        </w:rPr>
        <w:t xml:space="preserve">, </w:t>
      </w:r>
      <w:r w:rsidR="005E071B" w:rsidRPr="00D96694">
        <w:rPr>
          <w:rStyle w:val="Hyperlink"/>
          <w:rPrChange w:id="3201" w:author="Aleksa Corovic" w:date="2018-08-21T12:50:00Z">
            <w:rPr>
              <w:rStyle w:val="Hyperlink"/>
              <w:lang w:val="sl-SI"/>
            </w:rPr>
          </w:rPrChange>
        </w:rPr>
        <w:fldChar w:fldCharType="begin"/>
      </w:r>
      <w:r w:rsidR="005E071B" w:rsidRPr="00D96694">
        <w:rPr>
          <w:rStyle w:val="Hyperlink"/>
          <w:rPrChange w:id="3202" w:author="Aleksa Corovic" w:date="2018-08-21T12:50:00Z">
            <w:rPr>
              <w:rStyle w:val="Hyperlink"/>
              <w:lang w:val="sl-SI"/>
            </w:rPr>
          </w:rPrChange>
        </w:rPr>
        <w:instrText xml:space="preserve"> HYPERLINK "https://sr.wikipedia.org/wiki/Enkripcija" </w:instrText>
      </w:r>
      <w:r w:rsidR="005E071B" w:rsidRPr="00D96694">
        <w:rPr>
          <w:rStyle w:val="Hyperlink"/>
          <w:rPrChange w:id="3203" w:author="Aleksa Corovic" w:date="2018-08-21T12:50:00Z">
            <w:rPr>
              <w:rStyle w:val="Hyperlink"/>
              <w:lang w:val="sl-SI"/>
            </w:rPr>
          </w:rPrChange>
        </w:rPr>
        <w:fldChar w:fldCharType="separate"/>
      </w:r>
      <w:r w:rsidRPr="00D96694">
        <w:rPr>
          <w:rStyle w:val="Hyperlink"/>
          <w:rPrChange w:id="3204" w:author="Aleksa Corovic" w:date="2018-08-21T12:50:00Z">
            <w:rPr>
              <w:rStyle w:val="Hyperlink"/>
              <w:lang w:val="sl-SI"/>
            </w:rPr>
          </w:rPrChange>
        </w:rPr>
        <w:t>https://sr.wikipedia.org/wiki/Enkripcija</w:t>
      </w:r>
      <w:r w:rsidR="005E071B" w:rsidRPr="00D96694">
        <w:rPr>
          <w:rStyle w:val="Hyperlink"/>
          <w:rPrChange w:id="3205" w:author="Aleksa Corovic" w:date="2018-08-21T12:50:00Z">
            <w:rPr>
              <w:rStyle w:val="Hyperlink"/>
              <w:lang w:val="sl-SI"/>
            </w:rPr>
          </w:rPrChange>
        </w:rPr>
        <w:fldChar w:fldCharType="end"/>
      </w:r>
      <w:r w:rsidRPr="00D96694">
        <w:rPr>
          <w:rPrChange w:id="3206" w:author="Aleksa Corovic" w:date="2018-08-21T12:50:00Z">
            <w:rPr>
              <w:lang w:val="sl-SI"/>
            </w:rPr>
          </w:rPrChange>
        </w:rPr>
        <w:t xml:space="preserve">, </w:t>
      </w:r>
      <w:r w:rsidR="00F453C8" w:rsidRPr="00D96694">
        <w:rPr>
          <w:rPrChange w:id="3207" w:author="Aleksa Corovic" w:date="2018-08-21T12:50:00Z">
            <w:rPr>
              <w:lang w:val="sl-SI"/>
            </w:rPr>
          </w:rPrChange>
        </w:rPr>
        <w:t>jun 2018</w:t>
      </w:r>
    </w:p>
    <w:p w14:paraId="487FD670" w14:textId="26DE53F4" w:rsidR="00074CD9" w:rsidRPr="00D96694" w:rsidRDefault="00890F0B">
      <w:pPr>
        <w:numPr>
          <w:ilvl w:val="0"/>
          <w:numId w:val="4"/>
        </w:numPr>
        <w:jc w:val="left"/>
        <w:rPr>
          <w:ins w:id="3208" w:author="Filip Dutina" w:date="2018-07-17T11:36:00Z"/>
          <w:rPrChange w:id="3209" w:author="Aleksa Corovic" w:date="2018-08-21T12:50:00Z">
            <w:rPr>
              <w:ins w:id="3210" w:author="Filip Dutina" w:date="2018-07-17T11:36:00Z"/>
              <w:lang w:val="sl-SI"/>
            </w:rPr>
          </w:rPrChange>
        </w:rPr>
        <w:pPrChange w:id="3211" w:author="Filip Dutina" w:date="2018-07-17T11:41:00Z">
          <w:pPr>
            <w:numPr>
              <w:numId w:val="4"/>
            </w:numPr>
            <w:tabs>
              <w:tab w:val="num" w:pos="851"/>
            </w:tabs>
            <w:ind w:left="851" w:hanging="284"/>
          </w:pPr>
        </w:pPrChange>
      </w:pPr>
      <w:r w:rsidRPr="00D96694">
        <w:rPr>
          <w:rPrChange w:id="3212" w:author="Aleksa Corovic" w:date="2018-08-21T12:50:00Z">
            <w:rPr>
              <w:lang w:val="sl-SI"/>
            </w:rPr>
          </w:rPrChange>
        </w:rPr>
        <w:lastRenderedPageBreak/>
        <w:t xml:space="preserve">Slika </w:t>
      </w:r>
      <w:r w:rsidR="00074CD9" w:rsidRPr="00D96694">
        <w:rPr>
          <w:rPrChange w:id="3213" w:author="Aleksa Corovic" w:date="2018-08-21T12:50:00Z">
            <w:rPr>
              <w:lang w:val="sl-SI"/>
            </w:rPr>
          </w:rPrChange>
        </w:rPr>
        <w:t>2.</w:t>
      </w:r>
      <w:del w:id="3214" w:author="Filip Dutina" w:date="2018-08-14T14:13:00Z">
        <w:r w:rsidR="00074CD9" w:rsidRPr="00D96694" w:rsidDel="00F029E1">
          <w:rPr>
            <w:rPrChange w:id="3215" w:author="Aleksa Corovic" w:date="2018-08-21T12:50:00Z">
              <w:rPr>
                <w:lang w:val="sl-SI"/>
              </w:rPr>
            </w:rPrChange>
          </w:rPr>
          <w:delText>9</w:delText>
        </w:r>
      </w:del>
      <w:ins w:id="3216" w:author="Filip Dutina" w:date="2018-08-14T14:13:00Z">
        <w:r w:rsidR="00F029E1" w:rsidRPr="00D96694">
          <w:rPr>
            <w:rPrChange w:id="3217" w:author="Aleksa Corovic" w:date="2018-08-21T12:50:00Z">
              <w:rPr>
                <w:lang w:val="sl-SI"/>
              </w:rPr>
            </w:rPrChange>
          </w:rPr>
          <w:t>10</w:t>
        </w:r>
      </w:ins>
      <w:r w:rsidR="00074CD9" w:rsidRPr="00D96694">
        <w:rPr>
          <w:rPrChange w:id="3218" w:author="Aleksa Corovic" w:date="2018-08-21T12:50:00Z">
            <w:rPr>
              <w:lang w:val="sl-SI"/>
            </w:rPr>
          </w:rPrChange>
        </w:rPr>
        <w:t xml:space="preserve">, </w:t>
      </w:r>
      <w:r w:rsidR="005E071B" w:rsidRPr="00D96694">
        <w:rPr>
          <w:rStyle w:val="Hyperlink"/>
          <w:rPrChange w:id="3219" w:author="Aleksa Corovic" w:date="2018-08-21T12:50:00Z">
            <w:rPr>
              <w:rStyle w:val="Hyperlink"/>
              <w:lang w:val="sl-SI"/>
            </w:rPr>
          </w:rPrChange>
        </w:rPr>
        <w:fldChar w:fldCharType="begin"/>
      </w:r>
      <w:r w:rsidR="005E071B" w:rsidRPr="00D96694">
        <w:rPr>
          <w:rStyle w:val="Hyperlink"/>
          <w:rPrChange w:id="3220"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221" w:author="Aleksa Corovic" w:date="2018-08-21T12:50:00Z">
            <w:rPr>
              <w:rStyle w:val="Hyperlink"/>
              <w:lang w:val="sl-SI"/>
            </w:rPr>
          </w:rPrChange>
        </w:rPr>
        <w:fldChar w:fldCharType="separate"/>
      </w:r>
      <w:r w:rsidR="00074CD9" w:rsidRPr="00D96694">
        <w:rPr>
          <w:rStyle w:val="Hyperlink"/>
          <w:rPrChange w:id="3222" w:author="Aleksa Corovic" w:date="2018-08-21T12:50:00Z">
            <w:rPr>
              <w:rStyle w:val="Hyperlink"/>
              <w:lang w:val="sl-SI"/>
            </w:rPr>
          </w:rPrChange>
        </w:rPr>
        <w:t>https://www.safaribooksonline.com/library/view/openstack-cloud-security/9781782170983/ch04s03.html</w:t>
      </w:r>
      <w:r w:rsidR="005E071B" w:rsidRPr="00D96694">
        <w:rPr>
          <w:rStyle w:val="Hyperlink"/>
          <w:rPrChange w:id="3223" w:author="Aleksa Corovic" w:date="2018-08-21T12:50:00Z">
            <w:rPr>
              <w:rStyle w:val="Hyperlink"/>
              <w:lang w:val="sl-SI"/>
            </w:rPr>
          </w:rPrChange>
        </w:rPr>
        <w:fldChar w:fldCharType="end"/>
      </w:r>
      <w:r w:rsidR="00074CD9" w:rsidRPr="00D96694">
        <w:rPr>
          <w:rPrChange w:id="3224" w:author="Aleksa Corovic" w:date="2018-08-21T12:50:00Z">
            <w:rPr>
              <w:lang w:val="sl-SI"/>
            </w:rPr>
          </w:rPrChange>
        </w:rPr>
        <w:t>, jun 2018</w:t>
      </w:r>
    </w:p>
    <w:p w14:paraId="3EA5CCB7" w14:textId="18790B0A" w:rsidR="00297E73" w:rsidRPr="00D96694" w:rsidRDefault="00297E73">
      <w:pPr>
        <w:numPr>
          <w:ilvl w:val="0"/>
          <w:numId w:val="4"/>
        </w:numPr>
        <w:jc w:val="left"/>
        <w:rPr>
          <w:rPrChange w:id="3225" w:author="Aleksa Corovic" w:date="2018-08-21T12:50:00Z">
            <w:rPr>
              <w:lang w:val="sl-SI"/>
            </w:rPr>
          </w:rPrChange>
        </w:rPr>
        <w:pPrChange w:id="3226" w:author="Filip Dutina" w:date="2018-07-17T11:41:00Z">
          <w:pPr>
            <w:numPr>
              <w:numId w:val="4"/>
            </w:numPr>
            <w:tabs>
              <w:tab w:val="num" w:pos="851"/>
            </w:tabs>
            <w:ind w:left="851" w:hanging="284"/>
          </w:pPr>
        </w:pPrChange>
      </w:pPr>
      <w:ins w:id="3227" w:author="Filip Dutina" w:date="2018-07-17T11:36:00Z">
        <w:r w:rsidRPr="00D96694">
          <w:rPr>
            <w:rPrChange w:id="3228" w:author="Aleksa Corovic" w:date="2018-08-21T12:50:00Z">
              <w:rPr>
                <w:lang w:val="sl-SI"/>
              </w:rPr>
            </w:rPrChange>
          </w:rPr>
          <w:t xml:space="preserve">Ojlerova fi funkcija, </w:t>
        </w:r>
      </w:ins>
      <w:ins w:id="3229" w:author="Filip Dutina" w:date="2018-07-17T11:37:00Z">
        <w:r w:rsidRPr="00D96694">
          <w:rPr>
            <w:rPrChange w:id="3230" w:author="Aleksa Corovic" w:date="2018-08-21T12:50:00Z">
              <w:rPr>
                <w:lang w:val="sl-SI"/>
              </w:rPr>
            </w:rPrChange>
          </w:rPr>
          <w:fldChar w:fldCharType="begin"/>
        </w:r>
        <w:r w:rsidRPr="00D96694">
          <w:rPr>
            <w:rPrChange w:id="3231" w:author="Aleksa Corovic" w:date="2018-08-21T12:50:00Z">
              <w:rPr>
                <w:lang w:val="sl-SI"/>
              </w:rPr>
            </w:rPrChange>
          </w:rPr>
          <w:instrText xml:space="preserve"> HYPERLINK "https://sr.wikipedia.org/wiki/%D0%9E%D1%98%D0%BB%D0%B5%D1%80%D0%BE%D0%B2%D0%B0_%D1%84%D0%B8_%D1%84%D1%83%D0%BD%D0%BA%D1%86%D0%B8%D1%98%D0%B0" </w:instrText>
        </w:r>
        <w:r w:rsidRPr="00D96694">
          <w:rPr>
            <w:rPrChange w:id="3232" w:author="Aleksa Corovic" w:date="2018-08-21T12:50:00Z">
              <w:rPr>
                <w:lang w:val="sl-SI"/>
              </w:rPr>
            </w:rPrChange>
          </w:rPr>
          <w:fldChar w:fldCharType="separate"/>
        </w:r>
        <w:r w:rsidRPr="00D96694">
          <w:rPr>
            <w:rStyle w:val="Hyperlink"/>
            <w:rPrChange w:id="3233" w:author="Aleksa Corovic" w:date="2018-08-21T12:50:00Z">
              <w:rPr>
                <w:rStyle w:val="Hyperlink"/>
                <w:lang w:val="sl-SI"/>
              </w:rPr>
            </w:rPrChange>
          </w:rPr>
          <w:t>https://sr.wikipedia.org/wiki/%D0%9E%D1%98%D0%BB%D0%B5%D1%80%D0%BE%D0%B2%D0%B0_%D1%84%D0%B8_%D1%84%D1%83%D0%BD%D0%BA%D1%86%D0%B8%D1%98%D0%B0</w:t>
        </w:r>
        <w:r w:rsidRPr="00D96694">
          <w:rPr>
            <w:rPrChange w:id="3234" w:author="Aleksa Corovic" w:date="2018-08-21T12:50:00Z">
              <w:rPr>
                <w:lang w:val="sl-SI"/>
              </w:rPr>
            </w:rPrChange>
          </w:rPr>
          <w:fldChar w:fldCharType="end"/>
        </w:r>
        <w:r w:rsidRPr="00D96694">
          <w:rPr>
            <w:rPrChange w:id="3235"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236" w:author="Aleksa Corovic" w:date="2018-08-21T12:50:00Z">
            <w:rPr>
              <w:lang w:val="sl-SI"/>
            </w:rPr>
          </w:rPrChange>
        </w:rPr>
        <w:pPrChange w:id="3237" w:author="Filip Dutina" w:date="2018-07-17T11:41:00Z">
          <w:pPr>
            <w:numPr>
              <w:numId w:val="4"/>
            </w:numPr>
            <w:tabs>
              <w:tab w:val="num" w:pos="851"/>
            </w:tabs>
            <w:ind w:left="851" w:hanging="284"/>
          </w:pPr>
        </w:pPrChange>
      </w:pPr>
      <w:r w:rsidRPr="00D96694">
        <w:rPr>
          <w:i/>
          <w:rPrChange w:id="3238" w:author="Aleksa Corovic" w:date="2018-08-21T12:50:00Z">
            <w:rPr>
              <w:i/>
              <w:lang w:val="sl-SI"/>
            </w:rPr>
          </w:rPrChange>
        </w:rPr>
        <w:t>RSA</w:t>
      </w:r>
      <w:r w:rsidRPr="00D96694">
        <w:rPr>
          <w:rPrChange w:id="3239" w:author="Aleksa Corovic" w:date="2018-08-21T12:50:00Z">
            <w:rPr>
              <w:lang w:val="sl-SI"/>
            </w:rPr>
          </w:rPrChange>
        </w:rPr>
        <w:t xml:space="preserve">, </w:t>
      </w:r>
      <w:r w:rsidR="005E071B" w:rsidRPr="00D96694">
        <w:rPr>
          <w:rStyle w:val="Hyperlink"/>
          <w:rPrChange w:id="3240" w:author="Aleksa Corovic" w:date="2018-08-21T12:50:00Z">
            <w:rPr>
              <w:rStyle w:val="Hyperlink"/>
              <w:lang w:val="sl-SI"/>
            </w:rPr>
          </w:rPrChange>
        </w:rPr>
        <w:fldChar w:fldCharType="begin"/>
      </w:r>
      <w:r w:rsidR="005E071B" w:rsidRPr="00D96694">
        <w:rPr>
          <w:rStyle w:val="Hyperlink"/>
          <w:rPrChange w:id="3241" w:author="Aleksa Corovic" w:date="2018-08-21T12:50:00Z">
            <w:rPr>
              <w:rStyle w:val="Hyperlink"/>
              <w:lang w:val="sl-SI"/>
            </w:rPr>
          </w:rPrChange>
        </w:rPr>
        <w:instrText xml:space="preserve"> HYPERLINK "https://simple.wikipedia.org/wiki/RSA_algorithm" </w:instrText>
      </w:r>
      <w:r w:rsidR="005E071B" w:rsidRPr="00D96694">
        <w:rPr>
          <w:rStyle w:val="Hyperlink"/>
          <w:rPrChange w:id="3242" w:author="Aleksa Corovic" w:date="2018-08-21T12:50:00Z">
            <w:rPr>
              <w:rStyle w:val="Hyperlink"/>
              <w:lang w:val="sl-SI"/>
            </w:rPr>
          </w:rPrChange>
        </w:rPr>
        <w:fldChar w:fldCharType="separate"/>
      </w:r>
      <w:r w:rsidRPr="00D96694">
        <w:rPr>
          <w:rStyle w:val="Hyperlink"/>
          <w:rPrChange w:id="3243" w:author="Aleksa Corovic" w:date="2018-08-21T12:50:00Z">
            <w:rPr>
              <w:rStyle w:val="Hyperlink"/>
              <w:lang w:val="sl-SI"/>
            </w:rPr>
          </w:rPrChange>
        </w:rPr>
        <w:t>https://simple.wikipedia.org/wiki/RSA_algorithm</w:t>
      </w:r>
      <w:r w:rsidR="005E071B" w:rsidRPr="00D96694">
        <w:rPr>
          <w:rStyle w:val="Hyperlink"/>
          <w:rPrChange w:id="3244" w:author="Aleksa Corovic" w:date="2018-08-21T12:50:00Z">
            <w:rPr>
              <w:rStyle w:val="Hyperlink"/>
              <w:lang w:val="sl-SI"/>
            </w:rPr>
          </w:rPrChange>
        </w:rPr>
        <w:fldChar w:fldCharType="end"/>
      </w:r>
      <w:r w:rsidRPr="00D96694">
        <w:rPr>
          <w:rPrChange w:id="3245" w:author="Aleksa Corovic" w:date="2018-08-21T12:50:00Z">
            <w:rPr>
              <w:lang w:val="sl-SI"/>
            </w:rPr>
          </w:rPrChange>
        </w:rPr>
        <w:t>, jun 2018</w:t>
      </w:r>
    </w:p>
    <w:p w14:paraId="53A11D74" w14:textId="77777777" w:rsidR="003F01E2" w:rsidRPr="00D96694" w:rsidRDefault="00677AA9">
      <w:pPr>
        <w:numPr>
          <w:ilvl w:val="0"/>
          <w:numId w:val="4"/>
        </w:numPr>
        <w:jc w:val="left"/>
        <w:rPr>
          <w:rPrChange w:id="3246" w:author="Aleksa Corovic" w:date="2018-08-21T12:50:00Z">
            <w:rPr>
              <w:lang w:val="sl-SI"/>
            </w:rPr>
          </w:rPrChange>
        </w:rPr>
        <w:pPrChange w:id="3247" w:author="Filip Dutina" w:date="2018-07-17T11:41:00Z">
          <w:pPr>
            <w:numPr>
              <w:numId w:val="4"/>
            </w:numPr>
            <w:tabs>
              <w:tab w:val="num" w:pos="851"/>
            </w:tabs>
            <w:ind w:left="851" w:hanging="284"/>
          </w:pPr>
        </w:pPrChange>
      </w:pPr>
      <w:r w:rsidRPr="00D96694">
        <w:rPr>
          <w:i/>
          <w:rPrChange w:id="3248" w:author="Aleksa Corovic" w:date="2018-08-21T12:50:00Z">
            <w:rPr>
              <w:i/>
              <w:lang w:val="sl-SI"/>
            </w:rPr>
          </w:rPrChange>
        </w:rPr>
        <w:t>Altera Cyclone V</w:t>
      </w:r>
      <w:r w:rsidRPr="00D96694">
        <w:rPr>
          <w:rPrChange w:id="3249" w:author="Aleksa Corovic" w:date="2018-08-21T12:50:00Z">
            <w:rPr>
              <w:lang w:val="sl-SI"/>
            </w:rPr>
          </w:rPrChange>
        </w:rPr>
        <w:t xml:space="preserve">, </w:t>
      </w:r>
      <w:r w:rsidR="005E071B" w:rsidRPr="00D96694">
        <w:rPr>
          <w:rStyle w:val="Hyperlink"/>
          <w:rPrChange w:id="3250" w:author="Aleksa Corovic" w:date="2018-08-21T12:50:00Z">
            <w:rPr>
              <w:rStyle w:val="Hyperlink"/>
              <w:lang w:val="sl-SI"/>
            </w:rPr>
          </w:rPrChange>
        </w:rPr>
        <w:fldChar w:fldCharType="begin"/>
      </w:r>
      <w:r w:rsidR="005E071B" w:rsidRPr="00D96694">
        <w:rPr>
          <w:rStyle w:val="Hyperlink"/>
          <w:rPrChange w:id="3251"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52" w:author="Aleksa Corovic" w:date="2018-08-21T12:50:00Z">
            <w:rPr>
              <w:rStyle w:val="Hyperlink"/>
              <w:lang w:val="sl-SI"/>
            </w:rPr>
          </w:rPrChange>
        </w:rPr>
        <w:fldChar w:fldCharType="separate"/>
      </w:r>
      <w:r w:rsidRPr="00D96694">
        <w:rPr>
          <w:rStyle w:val="Hyperlink"/>
          <w:rPrChange w:id="3253" w:author="Aleksa Corovic" w:date="2018-08-21T12:50:00Z">
            <w:rPr>
              <w:rStyle w:val="Hyperlink"/>
              <w:lang w:val="sl-SI"/>
            </w:rPr>
          </w:rPrChange>
        </w:rPr>
        <w:t>https://www.altera.com/products/soc/ecosystem/system-on-modules.html</w:t>
      </w:r>
      <w:r w:rsidR="005E071B" w:rsidRPr="00D96694">
        <w:rPr>
          <w:rStyle w:val="Hyperlink"/>
          <w:rPrChange w:id="3254" w:author="Aleksa Corovic" w:date="2018-08-21T12:50:00Z">
            <w:rPr>
              <w:rStyle w:val="Hyperlink"/>
              <w:lang w:val="sl-SI"/>
            </w:rPr>
          </w:rPrChange>
        </w:rPr>
        <w:fldChar w:fldCharType="end"/>
      </w:r>
      <w:r w:rsidRPr="00D96694">
        <w:rPr>
          <w:rPrChange w:id="3255"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2" w:author="Filip Dutina" w:date="2018-07-12T10:12:00Z" w:initials="FD">
    <w:p w14:paraId="7CDA45DE" w14:textId="77777777" w:rsidR="00D96694" w:rsidRPr="00F453E6" w:rsidRDefault="00D96694">
      <w:pPr>
        <w:pStyle w:val="CommentText"/>
      </w:pPr>
      <w:r>
        <w:rPr>
          <w:rStyle w:val="CommentReference"/>
        </w:rPr>
        <w:annotationRef/>
      </w:r>
      <w:r>
        <w:t>proširiti deo oko BroadR-Reach-a</w:t>
      </w:r>
    </w:p>
  </w:comment>
  <w:comment w:id="1808" w:author="Filip Dutina" w:date="2018-07-12T11:20:00Z" w:initials="FD">
    <w:p w14:paraId="05F11C5F" w14:textId="032B8DB1" w:rsidR="00D96694" w:rsidRDefault="00D96694">
      <w:pPr>
        <w:pStyle w:val="CommentText"/>
      </w:pPr>
      <w:r>
        <w:rPr>
          <w:rStyle w:val="CommentReference"/>
        </w:rPr>
        <w:annotationRef/>
      </w:r>
      <w:r>
        <w:t>naći adekvatne prevode</w:t>
      </w:r>
    </w:p>
  </w:comment>
  <w:comment w:id="1865" w:author="Filip Dutina" w:date="2018-08-14T13:09:00Z" w:initials="FD">
    <w:p w14:paraId="5D54B67F" w14:textId="20D353BB" w:rsidR="00D96694" w:rsidRDefault="00D96694">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361" w:author="Filip Dutina" w:date="2018-07-13T11:53:00Z" w:initials="FD">
    <w:p w14:paraId="46A40855" w14:textId="7257C759" w:rsidR="00D96694" w:rsidRDefault="00D96694">
      <w:pPr>
        <w:pStyle w:val="CommentText"/>
      </w:pPr>
      <w:r>
        <w:rPr>
          <w:rStyle w:val="CommentReference"/>
        </w:rPr>
        <w:annotationRef/>
      </w:r>
      <w:r>
        <w:t>dodatno pojasniti RSA algoritam</w:t>
      </w:r>
    </w:p>
  </w:comment>
  <w:comment w:id="2510" w:author="Filip Dutina" w:date="2018-08-15T12:06:00Z" w:initials="FD">
    <w:p w14:paraId="2290AB9B" w14:textId="64FC738A" w:rsidR="00D96694" w:rsidRDefault="00D96694">
      <w:pPr>
        <w:pStyle w:val="CommentText"/>
      </w:pPr>
      <w:r>
        <w:rPr>
          <w:rStyle w:val="CommentReference"/>
        </w:rPr>
        <w:annotationRef/>
      </w:r>
      <w:r>
        <w:t>ubacio sam simetricnu enkripciju javnog kljuca u kod</w:t>
      </w:r>
    </w:p>
  </w:comment>
  <w:comment w:id="2802" w:author="Filip Dutina" w:date="2018-07-17T14:23:00Z" w:initials="FD">
    <w:p w14:paraId="217E1C90" w14:textId="5B093953" w:rsidR="00D96694" w:rsidRDefault="00D96694">
      <w:pPr>
        <w:pStyle w:val="CommentText"/>
      </w:pPr>
      <w:r>
        <w:rPr>
          <w:rStyle w:val="CommentReference"/>
        </w:rPr>
        <w:annotationRef/>
      </w:r>
      <w:r>
        <w:t>izbacio sam imena funkcija iz naslova poglavlja</w:t>
      </w:r>
    </w:p>
  </w:comment>
  <w:comment w:id="2821" w:author="Filip Dutina" w:date="2018-07-17T12:46:00Z" w:initials="FD">
    <w:p w14:paraId="4BD9E3FD" w14:textId="4BD7F933" w:rsidR="00D96694" w:rsidRDefault="00D96694">
      <w:pPr>
        <w:pStyle w:val="CommentText"/>
      </w:pPr>
      <w:r>
        <w:rPr>
          <w:rStyle w:val="CommentReference"/>
        </w:rPr>
        <w:annotationRef/>
      </w:r>
      <w:r>
        <w:t>ubacio sam msc dijagram radi preglednosti</w:t>
      </w:r>
    </w:p>
  </w:comment>
  <w:comment w:id="2921" w:author="Filip Dutina" w:date="2018-07-17T14:22:00Z" w:initials="FD">
    <w:p w14:paraId="763B26E9" w14:textId="71C4AF18" w:rsidR="00D96694" w:rsidRDefault="00D96694">
      <w:pPr>
        <w:pStyle w:val="CommentText"/>
      </w:pPr>
      <w:r>
        <w:rPr>
          <w:rStyle w:val="CommentReference"/>
        </w:rPr>
        <w:annotationRef/>
      </w:r>
      <w:r>
        <w:t>ubacio sam merenja</w:t>
      </w:r>
    </w:p>
  </w:comment>
  <w:comment w:id="3015" w:author="Filip Dutina" w:date="2018-08-14T10:25:00Z" w:initials="FD">
    <w:p w14:paraId="4D370E52" w14:textId="68029066" w:rsidR="00D96694" w:rsidRDefault="00D96694">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29A4" w14:textId="77777777" w:rsidR="00CC702D" w:rsidRDefault="00CC702D">
      <w:r>
        <w:separator/>
      </w:r>
    </w:p>
  </w:endnote>
  <w:endnote w:type="continuationSeparator" w:id="0">
    <w:p w14:paraId="1BBA91EC" w14:textId="77777777" w:rsidR="00CC702D" w:rsidRDefault="00CC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C3C6" w14:textId="77777777" w:rsidR="00D96694" w:rsidRDefault="00D96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3529" w14:textId="77777777" w:rsidR="00D96694" w:rsidRDefault="00D96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17F" w14:textId="77777777" w:rsidR="00D96694" w:rsidRDefault="00D966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603C6" w14:textId="0B70E5D7"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3E7753">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E82C" w14:textId="52FFF094"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3E7753">
      <w:rPr>
        <w:rStyle w:val="PageNumber"/>
        <w:noProof/>
      </w:rPr>
      <w:t>VI</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7348B" w14:textId="31F03CBA" w:rsidR="00D96694" w:rsidRDefault="00D9669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3E7753">
      <w:rPr>
        <w:rStyle w:val="PageNumber"/>
        <w:noProof/>
      </w:rPr>
      <w:t>12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8CACD" w14:textId="77777777" w:rsidR="00CC702D" w:rsidRDefault="00CC702D">
      <w:r>
        <w:separator/>
      </w:r>
    </w:p>
  </w:footnote>
  <w:footnote w:type="continuationSeparator" w:id="0">
    <w:p w14:paraId="21E401BD" w14:textId="77777777" w:rsidR="00CC702D" w:rsidRDefault="00CC70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9E43" w14:textId="77777777" w:rsidR="00D96694" w:rsidRDefault="00D96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0050" w14:textId="77777777" w:rsidR="00D96694" w:rsidRPr="00236E5A" w:rsidRDefault="00D96694"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0C1F4"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t>Uvod</w:t>
    </w:r>
    <w:r>
      <w:rPr>
        <w:lang w:val="sl-SI"/>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BA9C"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t>Teorijske osnove</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1076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r>
      <w:t>Koncept rešenja</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9A29"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t>Programsko rešenje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410E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r>
      <w:rPr>
        <w:lang w:val="en-GB"/>
      </w:rPr>
      <w:t>Testiranje i verifikacija</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3887"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r>
      <w:rPr>
        <w:lang w:val="en-GB"/>
      </w:rPr>
      <w:t>Zaklju</w:t>
    </w:r>
    <w:r>
      <w:t>č</w:t>
    </w:r>
    <w:r>
      <w:rPr>
        <w:lang w:val="en-GB"/>
      </w:rPr>
      <w:t>ak</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6950"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5505" w14:textId="77777777" w:rsidR="00D96694" w:rsidRDefault="00D966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F052F" w14:textId="77777777" w:rsidR="00D96694" w:rsidRDefault="00D96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D96694" w:rsidRDefault="00D9669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D96694" w:rsidRDefault="00D9669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96694"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D96694" w:rsidRDefault="00D96694"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D96694" w:rsidRPr="009857F6" w:rsidRDefault="00D96694"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D96694" w:rsidRDefault="00D9669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D96694" w:rsidRPr="00AD67BD" w:rsidRDefault="00D9669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96694"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D96694" w:rsidRPr="00AD67BD" w:rsidRDefault="00D96694"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D96694" w:rsidRPr="009857F6" w:rsidRDefault="00D96694" w:rsidP="00AD67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CA1A" w14:textId="77777777" w:rsidR="00D96694" w:rsidRPr="006A6C11" w:rsidRDefault="00D96694"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7131" w14:textId="77777777" w:rsidR="00D96694" w:rsidRPr="009A29B1" w:rsidRDefault="00D96694"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D71EB" w14:textId="77777777" w:rsidR="00D96694" w:rsidRPr="00AD67BD" w:rsidRDefault="00D96694"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3DCE" w14:textId="77777777" w:rsidR="00D96694" w:rsidRPr="00236E5A" w:rsidRDefault="00D96694"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Dutina">
    <w15:presenceInfo w15:providerId="AD" w15:userId="S-1-5-21-1978290403-2289391794-3804472284-11363"/>
  </w15:person>
  <w15:person w15:author="Aleksa Corovic">
    <w15:presenceInfo w15:providerId="None" w15:userId="Aleksa Cor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5A9"/>
    <w:rsid w:val="00071DEA"/>
    <w:rsid w:val="00074422"/>
    <w:rsid w:val="00074CD9"/>
    <w:rsid w:val="00077A75"/>
    <w:rsid w:val="00083884"/>
    <w:rsid w:val="00094BF2"/>
    <w:rsid w:val="0009631B"/>
    <w:rsid w:val="0009682F"/>
    <w:rsid w:val="000B10B1"/>
    <w:rsid w:val="000B2DAF"/>
    <w:rsid w:val="000C0466"/>
    <w:rsid w:val="000C37B2"/>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03C8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753"/>
    <w:rsid w:val="003E792A"/>
    <w:rsid w:val="003F01E2"/>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30A0C"/>
    <w:rsid w:val="00731A5D"/>
    <w:rsid w:val="00732D99"/>
    <w:rsid w:val="007340F9"/>
    <w:rsid w:val="00755655"/>
    <w:rsid w:val="00761F40"/>
    <w:rsid w:val="00762830"/>
    <w:rsid w:val="00762D13"/>
    <w:rsid w:val="0076378A"/>
    <w:rsid w:val="00764BD8"/>
    <w:rsid w:val="00766327"/>
    <w:rsid w:val="007666C0"/>
    <w:rsid w:val="00766BF6"/>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241C"/>
    <w:rsid w:val="008A5769"/>
    <w:rsid w:val="008A5B10"/>
    <w:rsid w:val="008A73D2"/>
    <w:rsid w:val="008B0B3C"/>
    <w:rsid w:val="008B30D5"/>
    <w:rsid w:val="008C1E39"/>
    <w:rsid w:val="008C23CA"/>
    <w:rsid w:val="008C703D"/>
    <w:rsid w:val="008D1720"/>
    <w:rsid w:val="008D78B3"/>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0FD"/>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2FA1"/>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Izmerena brzina komunikacije</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Sheet1!$S$2:$S$12</c:f>
              <c:numCache>
                <c:formatCode>General</c:formatCode>
                <c:ptCount val="11"/>
                <c:pt idx="0">
                  <c:v>1359.44</c:v>
                </c:pt>
                <c:pt idx="1">
                  <c:v>1359.44</c:v>
                </c:pt>
                <c:pt idx="2">
                  <c:v>1359.44</c:v>
                </c:pt>
                <c:pt idx="3">
                  <c:v>308.64</c:v>
                </c:pt>
                <c:pt idx="4">
                  <c:v>308.64</c:v>
                </c:pt>
                <c:pt idx="5">
                  <c:v>308.64</c:v>
                </c:pt>
                <c:pt idx="6">
                  <c:v>18957.04</c:v>
                </c:pt>
                <c:pt idx="7">
                  <c:v>588</c:v>
                </c:pt>
                <c:pt idx="8">
                  <c:v>588</c:v>
                </c:pt>
                <c:pt idx="9">
                  <c:v>588</c:v>
                </c:pt>
                <c:pt idx="10">
                  <c:v>4826.4799999999996</c:v>
                </c:pt>
              </c:numCache>
            </c:numRef>
          </c:xVal>
          <c:yVal>
            <c:numRef>
              <c:f>Sheet1!$T$2:$T$12</c:f>
              <c:numCache>
                <c:formatCode>General</c:formatCode>
                <c:ptCount val="11"/>
                <c:pt idx="0">
                  <c:v>19.66</c:v>
                </c:pt>
                <c:pt idx="1">
                  <c:v>22.53</c:v>
                </c:pt>
                <c:pt idx="2">
                  <c:v>24.45</c:v>
                </c:pt>
                <c:pt idx="3">
                  <c:v>23.69</c:v>
                </c:pt>
                <c:pt idx="4">
                  <c:v>23.93</c:v>
                </c:pt>
                <c:pt idx="5">
                  <c:v>23.89</c:v>
                </c:pt>
                <c:pt idx="6">
                  <c:v>23.64</c:v>
                </c:pt>
                <c:pt idx="7">
                  <c:v>19.510000000000002</c:v>
                </c:pt>
                <c:pt idx="8">
                  <c:v>24.22</c:v>
                </c:pt>
                <c:pt idx="9">
                  <c:v>24.27</c:v>
                </c:pt>
                <c:pt idx="10">
                  <c:v>24.84</c:v>
                </c:pt>
              </c:numCache>
            </c:numRef>
          </c:yVal>
          <c:smooth val="0"/>
        </c:ser>
        <c:dLbls>
          <c:showLegendKey val="0"/>
          <c:showVal val="0"/>
          <c:showCatName val="0"/>
          <c:showSerName val="0"/>
          <c:showPercent val="0"/>
          <c:showBubbleSize val="0"/>
        </c:dLbls>
        <c:axId val="307933560"/>
        <c:axId val="307934736"/>
      </c:scatterChart>
      <c:valAx>
        <c:axId val="30793356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a:t>
                </a:r>
                <a:r>
                  <a:rPr lang="en-GB"/>
                  <a:t>k</a:t>
                </a:r>
                <a:r>
                  <a:rPr lang="sr-Latn-RS"/>
                  <a:t>bit)</a:t>
                </a:r>
                <a:endParaRPr lang="en-GB"/>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07934736"/>
        <c:crosses val="autoZero"/>
        <c:crossBetween val="midCat"/>
      </c:valAx>
      <c:valAx>
        <c:axId val="307934736"/>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Brzina (</a:t>
                </a:r>
                <a:r>
                  <a:rPr lang="en-GB"/>
                  <a:t>k</a:t>
                </a:r>
                <a:r>
                  <a:rPr lang="sr-Latn-RS"/>
                  <a:t>bit/s)</a:t>
                </a:r>
                <a:endParaRPr lang="en-GB"/>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307933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C18C-7324-4DF8-AFF6-CE8DFF87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diplomski.dot</Template>
  <TotalTime>234</TotalTime>
  <Pages>40</Pages>
  <Words>5860</Words>
  <Characters>44733</Characters>
  <Application>Microsoft Office Word</Application>
  <DocSecurity>0</DocSecurity>
  <Lines>372</Lines>
  <Paragraphs>100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50493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Filip Dutina</cp:lastModifiedBy>
  <cp:revision>19</cp:revision>
  <dcterms:created xsi:type="dcterms:W3CDTF">2018-08-21T10:58:00Z</dcterms:created>
  <dcterms:modified xsi:type="dcterms:W3CDTF">2018-08-23T09:31:00Z</dcterms:modified>
</cp:coreProperties>
</file>