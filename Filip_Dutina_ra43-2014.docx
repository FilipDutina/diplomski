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920BA3" w14:textId="77777777" w:rsidR="00415483" w:rsidRPr="003E7753" w:rsidRDefault="00415483" w:rsidP="00415483">
      <w:pPr>
        <w:spacing w:before="60"/>
        <w:rPr>
          <w:rFonts w:ascii="Arial" w:hAnsi="Arial"/>
          <w:sz w:val="12"/>
          <w:rPrChange w:id="2" w:author="Filip Dutina" w:date="2018-08-23T11:27:00Z">
            <w:rPr>
              <w:rFonts w:ascii="Arial" w:hAnsi="Arial"/>
              <w:sz w:val="12"/>
              <w:lang w:val="sr-Cyrl-RS"/>
            </w:rPr>
          </w:rPrChange>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D96694" w14:paraId="490FC012" w14:textId="77777777" w:rsidTr="00077A75">
        <w:trPr>
          <w:trHeight w:hRule="exact" w:val="1701"/>
        </w:trPr>
        <w:tc>
          <w:tcPr>
            <w:tcW w:w="1701" w:type="dxa"/>
          </w:tcPr>
          <w:p w14:paraId="54D53904" w14:textId="77777777" w:rsidR="00415483" w:rsidRPr="00D96694" w:rsidRDefault="00415483" w:rsidP="00077A75">
            <w:pPr>
              <w:spacing w:before="240"/>
              <w:ind w:firstLine="0"/>
              <w:jc w:val="center"/>
              <w:rPr>
                <w:rFonts w:ascii="Arial" w:hAnsi="Arial"/>
                <w:sz w:val="20"/>
              </w:rPr>
            </w:pPr>
            <w:r w:rsidRPr="00DF0BBD">
              <w:rPr>
                <w:rFonts w:ascii="Arial" w:hAnsi="Arial"/>
                <w:sz w:val="20"/>
              </w:rPr>
              <w:object w:dxaOrig="1382" w:dyaOrig="1380" w14:anchorId="66F3D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45pt;height:64.5pt" o:ole="" fillcolor="window">
                  <v:imagedata r:id="rId8" o:title=""/>
                </v:shape>
                <o:OLEObject Type="Embed" ProgID="CorelDraw.Graphic.7" ShapeID="_x0000_i1025" DrawAspect="Content" ObjectID="_1597570423" r:id="rId9"/>
              </w:object>
            </w:r>
          </w:p>
        </w:tc>
        <w:tc>
          <w:tcPr>
            <w:tcW w:w="6521" w:type="dxa"/>
            <w:vAlign w:val="center"/>
          </w:tcPr>
          <w:p w14:paraId="12F92F43" w14:textId="77777777" w:rsidR="00415483" w:rsidRPr="00D96694" w:rsidRDefault="00415483" w:rsidP="00077A75">
            <w:pPr>
              <w:pStyle w:val="Tekst"/>
              <w:spacing w:before="0" w:after="0"/>
              <w:jc w:val="center"/>
              <w:rPr>
                <w:rFonts w:ascii="Arial" w:hAnsi="Arial"/>
                <w:kern w:val="0"/>
                <w:sz w:val="32"/>
                <w:szCs w:val="32"/>
                <w:rPrChange w:id="3" w:author="Aleksa Corovic" w:date="2018-08-21T12:50:00Z">
                  <w:rPr>
                    <w:rFonts w:ascii="Arial" w:hAnsi="Arial"/>
                    <w:kern w:val="0"/>
                    <w:sz w:val="32"/>
                    <w:szCs w:val="32"/>
                    <w:lang w:val="ru-RU"/>
                  </w:rPr>
                </w:rPrChange>
              </w:rPr>
            </w:pPr>
            <w:r w:rsidRPr="00D96694">
              <w:rPr>
                <w:rFonts w:ascii="Arial" w:hAnsi="Arial"/>
                <w:kern w:val="0"/>
                <w:sz w:val="32"/>
                <w:szCs w:val="32"/>
                <w:rPrChange w:id="4" w:author="Aleksa Corovic" w:date="2018-08-21T12:50:00Z">
                  <w:rPr>
                    <w:rFonts w:ascii="Arial" w:hAnsi="Arial"/>
                    <w:kern w:val="0"/>
                    <w:sz w:val="32"/>
                    <w:szCs w:val="32"/>
                    <w:lang w:val="ru-RU"/>
                  </w:rPr>
                </w:rPrChange>
              </w:rPr>
              <w:t>УНИВЕРЗИТЕТ У НОВОМ САДУ</w:t>
            </w:r>
          </w:p>
          <w:p w14:paraId="7C96EAE3" w14:textId="77777777" w:rsidR="00415483" w:rsidRPr="00D96694" w:rsidRDefault="00415483" w:rsidP="00077A75">
            <w:pPr>
              <w:pStyle w:val="Tekst"/>
              <w:spacing w:after="0"/>
              <w:jc w:val="center"/>
              <w:rPr>
                <w:rFonts w:ascii="Arial" w:hAnsi="Arial"/>
                <w:b/>
                <w:spacing w:val="34"/>
                <w:sz w:val="32"/>
                <w:rPrChange w:id="5" w:author="Aleksa Corovic" w:date="2018-08-21T12:50:00Z">
                  <w:rPr>
                    <w:rFonts w:ascii="Arial" w:hAnsi="Arial"/>
                    <w:b/>
                    <w:spacing w:val="34"/>
                    <w:sz w:val="32"/>
                    <w:lang w:val="ru-RU"/>
                  </w:rPr>
                </w:rPrChange>
              </w:rPr>
            </w:pPr>
            <w:r w:rsidRPr="00D96694">
              <w:rPr>
                <w:rFonts w:ascii="Arial" w:hAnsi="Arial"/>
                <w:b/>
                <w:kern w:val="0"/>
                <w:sz w:val="32"/>
                <w:szCs w:val="32"/>
                <w:rPrChange w:id="6" w:author="Aleksa Corovic" w:date="2018-08-21T12:50:00Z">
                  <w:rPr>
                    <w:rFonts w:ascii="Arial" w:hAnsi="Arial"/>
                    <w:b/>
                    <w:kern w:val="0"/>
                    <w:sz w:val="32"/>
                    <w:szCs w:val="32"/>
                    <w:lang w:val="ru-RU"/>
                  </w:rPr>
                </w:rPrChange>
              </w:rPr>
              <w:t>ФАКУЛТЕТ ТЕХНИЧКИХ НАУКА У НОВОМ САДУ</w:t>
            </w:r>
          </w:p>
        </w:tc>
        <w:tc>
          <w:tcPr>
            <w:tcW w:w="1701" w:type="dxa"/>
            <w:vAlign w:val="center"/>
          </w:tcPr>
          <w:p w14:paraId="44BE0698" w14:textId="77777777" w:rsidR="00415483" w:rsidRPr="00D96694" w:rsidRDefault="00C965C4" w:rsidP="00077A75">
            <w:pPr>
              <w:pStyle w:val="Tekst"/>
              <w:spacing w:before="0"/>
              <w:jc w:val="center"/>
              <w:rPr>
                <w:rFonts w:ascii="Arial" w:hAnsi="Arial"/>
                <w:spacing w:val="12"/>
                <w:sz w:val="24"/>
              </w:rPr>
            </w:pPr>
            <w:r w:rsidRPr="00DF0BBD">
              <w:rPr>
                <w:noProof/>
                <w:lang w:val="en-GB" w:eastAsia="en-GB"/>
              </w:rPr>
              <w:drawing>
                <wp:inline distT="0" distB="0" distL="0" distR="0" wp14:anchorId="32A48E2A" wp14:editId="6DEEB374">
                  <wp:extent cx="779145" cy="858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r>
    </w:tbl>
    <w:p w14:paraId="7C485DFC" w14:textId="77777777" w:rsidR="00415483" w:rsidRPr="00D96694" w:rsidRDefault="00415483" w:rsidP="00415483">
      <w:pPr>
        <w:spacing w:before="60" w:line="240" w:lineRule="auto"/>
        <w:ind w:firstLine="0"/>
        <w:rPr>
          <w:rFonts w:ascii="Arial" w:hAnsi="Arial"/>
          <w:sz w:val="40"/>
          <w:szCs w:val="40"/>
          <w:rPrChange w:id="7" w:author="Aleksa Corovic" w:date="2018-08-21T12:50:00Z">
            <w:rPr>
              <w:rFonts w:ascii="Arial" w:hAnsi="Arial"/>
              <w:sz w:val="40"/>
              <w:szCs w:val="40"/>
              <w:lang w:val="sr-Cyrl-CS"/>
            </w:rPr>
          </w:rPrChange>
        </w:rPr>
      </w:pPr>
    </w:p>
    <w:p w14:paraId="7F4A7884" w14:textId="77777777" w:rsidR="00415483" w:rsidRPr="00D96694" w:rsidRDefault="00415483" w:rsidP="00415483">
      <w:pPr>
        <w:spacing w:before="60" w:line="240" w:lineRule="auto"/>
        <w:ind w:firstLine="0"/>
        <w:rPr>
          <w:rFonts w:ascii="Arial" w:hAnsi="Arial"/>
          <w:sz w:val="40"/>
          <w:szCs w:val="40"/>
          <w:rPrChange w:id="8" w:author="Aleksa Corovic" w:date="2018-08-21T12:50:00Z">
            <w:rPr>
              <w:rFonts w:ascii="Arial" w:hAnsi="Arial"/>
              <w:sz w:val="40"/>
              <w:szCs w:val="40"/>
              <w:lang w:val="sr-Cyrl-CS"/>
            </w:rPr>
          </w:rPrChange>
        </w:rPr>
      </w:pPr>
    </w:p>
    <w:p w14:paraId="66FE566A" w14:textId="77777777" w:rsidR="00415483" w:rsidRPr="00D96694" w:rsidRDefault="00415483" w:rsidP="00415483">
      <w:pPr>
        <w:spacing w:before="60" w:line="240" w:lineRule="auto"/>
        <w:ind w:firstLine="0"/>
        <w:rPr>
          <w:rFonts w:ascii="Arial" w:hAnsi="Arial"/>
          <w:sz w:val="40"/>
          <w:szCs w:val="40"/>
          <w:rPrChange w:id="9" w:author="Aleksa Corovic" w:date="2018-08-21T12:50:00Z">
            <w:rPr>
              <w:rFonts w:ascii="Arial" w:hAnsi="Arial"/>
              <w:sz w:val="40"/>
              <w:szCs w:val="40"/>
              <w:lang w:val="sr-Cyrl-CS"/>
            </w:rPr>
          </w:rPrChange>
        </w:rPr>
      </w:pPr>
    </w:p>
    <w:p w14:paraId="46460117" w14:textId="77777777" w:rsidR="00415483" w:rsidRPr="00D96694" w:rsidRDefault="00C965C4" w:rsidP="00415483">
      <w:pPr>
        <w:spacing w:before="60" w:line="240" w:lineRule="auto"/>
        <w:ind w:left="992" w:firstLine="0"/>
        <w:jc w:val="left"/>
        <w:rPr>
          <w:rFonts w:ascii="Arial" w:hAnsi="Arial"/>
          <w:sz w:val="40"/>
          <w:szCs w:val="40"/>
          <w:rPrChange w:id="10" w:author="Aleksa Corovic" w:date="2018-08-21T12:50:00Z">
            <w:rPr>
              <w:rFonts w:ascii="Arial" w:hAnsi="Arial"/>
              <w:sz w:val="40"/>
              <w:szCs w:val="40"/>
              <w:lang w:val="sr-Cyrl-CS"/>
            </w:rPr>
          </w:rPrChange>
        </w:rPr>
      </w:pPr>
      <w:r w:rsidRPr="00D96694">
        <w:rPr>
          <w:rFonts w:ascii="Arial" w:hAnsi="Arial"/>
          <w:sz w:val="40"/>
          <w:szCs w:val="40"/>
          <w:rPrChange w:id="11" w:author="Aleksa Corovic" w:date="2018-08-21T12:50:00Z">
            <w:rPr>
              <w:rFonts w:ascii="Arial" w:hAnsi="Arial"/>
              <w:sz w:val="40"/>
              <w:szCs w:val="40"/>
              <w:lang w:val="sr-Cyrl-CS"/>
            </w:rPr>
          </w:rPrChange>
        </w:rPr>
        <w:t>Филип Дутина</w:t>
      </w:r>
    </w:p>
    <w:p w14:paraId="06A4AE5E" w14:textId="77777777" w:rsidR="00415483" w:rsidRPr="00D96694" w:rsidRDefault="00415483" w:rsidP="00415483">
      <w:pPr>
        <w:spacing w:before="60" w:line="240" w:lineRule="auto"/>
        <w:ind w:firstLine="0"/>
        <w:rPr>
          <w:rFonts w:ascii="Arial" w:hAnsi="Arial"/>
          <w:sz w:val="40"/>
          <w:szCs w:val="40"/>
          <w:rPrChange w:id="12" w:author="Aleksa Corovic" w:date="2018-08-21T12:50:00Z">
            <w:rPr>
              <w:rFonts w:ascii="Arial" w:hAnsi="Arial"/>
              <w:sz w:val="40"/>
              <w:szCs w:val="40"/>
              <w:lang w:val="sr-Cyrl-CS"/>
            </w:rPr>
          </w:rPrChange>
        </w:rPr>
      </w:pPr>
    </w:p>
    <w:p w14:paraId="76C20BE9" w14:textId="77777777" w:rsidR="00415483" w:rsidRPr="00D96694" w:rsidRDefault="00415483" w:rsidP="00415483">
      <w:pPr>
        <w:spacing w:before="60" w:line="240" w:lineRule="auto"/>
        <w:ind w:firstLine="0"/>
        <w:rPr>
          <w:rFonts w:ascii="Arial" w:hAnsi="Arial"/>
          <w:sz w:val="40"/>
          <w:szCs w:val="40"/>
          <w:rPrChange w:id="13" w:author="Aleksa Corovic" w:date="2018-08-21T12:50:00Z">
            <w:rPr>
              <w:rFonts w:ascii="Arial" w:hAnsi="Arial"/>
              <w:sz w:val="40"/>
              <w:szCs w:val="40"/>
              <w:lang w:val="sr-Cyrl-CS"/>
            </w:rPr>
          </w:rPrChange>
        </w:rPr>
      </w:pPr>
    </w:p>
    <w:p w14:paraId="0D4FD997" w14:textId="77777777" w:rsidR="00415483" w:rsidRPr="00D96694" w:rsidRDefault="00415483" w:rsidP="00415483">
      <w:pPr>
        <w:spacing w:before="60" w:line="240" w:lineRule="auto"/>
        <w:ind w:firstLine="0"/>
        <w:rPr>
          <w:rFonts w:ascii="Arial" w:hAnsi="Arial"/>
          <w:sz w:val="40"/>
          <w:szCs w:val="40"/>
          <w:rPrChange w:id="14" w:author="Aleksa Corovic" w:date="2018-08-21T12:50:00Z">
            <w:rPr>
              <w:rFonts w:ascii="Arial" w:hAnsi="Arial"/>
              <w:sz w:val="40"/>
              <w:szCs w:val="40"/>
              <w:lang w:val="sr-Cyrl-CS"/>
            </w:rPr>
          </w:rPrChange>
        </w:rPr>
      </w:pPr>
    </w:p>
    <w:p w14:paraId="4B5B37B8" w14:textId="473F07F2" w:rsidR="00415483" w:rsidRPr="00D96694" w:rsidRDefault="00C965C4" w:rsidP="00415483">
      <w:pPr>
        <w:spacing w:before="60" w:line="240" w:lineRule="auto"/>
        <w:ind w:firstLine="0"/>
        <w:jc w:val="center"/>
        <w:rPr>
          <w:rFonts w:ascii="Arial" w:hAnsi="Arial"/>
          <w:b/>
          <w:sz w:val="40"/>
          <w:szCs w:val="40"/>
          <w:rPrChange w:id="15" w:author="Aleksa Corovic" w:date="2018-08-21T12:50:00Z">
            <w:rPr>
              <w:rFonts w:ascii="Arial" w:hAnsi="Arial"/>
              <w:b/>
              <w:sz w:val="40"/>
              <w:szCs w:val="40"/>
              <w:lang w:val="sr-Cyrl-RS"/>
            </w:rPr>
          </w:rPrChange>
        </w:rPr>
      </w:pPr>
      <w:r w:rsidRPr="00D96694">
        <w:rPr>
          <w:rFonts w:ascii="Arial" w:hAnsi="Arial"/>
          <w:b/>
          <w:sz w:val="50"/>
          <w:szCs w:val="40"/>
          <w:rPrChange w:id="16" w:author="Aleksa Corovic" w:date="2018-08-21T12:50:00Z">
            <w:rPr>
              <w:rFonts w:ascii="Arial" w:hAnsi="Arial"/>
              <w:b/>
              <w:sz w:val="50"/>
              <w:szCs w:val="40"/>
              <w:lang w:val="sr-Cyrl-CS"/>
            </w:rPr>
          </w:rPrChange>
        </w:rPr>
        <w:t xml:space="preserve">Једно решење програмске подршке за безбедан пренос података путем </w:t>
      </w:r>
      <w:r w:rsidRPr="003E7753">
        <w:rPr>
          <w:rFonts w:ascii="Arial" w:hAnsi="Arial"/>
          <w:b/>
          <w:i/>
          <w:sz w:val="50"/>
          <w:szCs w:val="40"/>
          <w:rPrChange w:id="17" w:author="Filip Dutina" w:date="2018-08-23T11:31:00Z">
            <w:rPr>
              <w:rFonts w:ascii="Arial" w:hAnsi="Arial"/>
              <w:b/>
              <w:sz w:val="50"/>
              <w:szCs w:val="40"/>
            </w:rPr>
          </w:rPrChange>
        </w:rPr>
        <w:t>BroadR-Reach</w:t>
      </w:r>
      <w:r w:rsidRPr="00D96694">
        <w:rPr>
          <w:rFonts w:ascii="Arial" w:hAnsi="Arial"/>
          <w:b/>
          <w:sz w:val="50"/>
          <w:szCs w:val="40"/>
        </w:rPr>
        <w:t xml:space="preserve"> </w:t>
      </w:r>
      <w:ins w:id="18" w:author="Filip Dutina" w:date="2018-07-12T11:25:00Z">
        <w:r w:rsidR="0090337A" w:rsidRPr="00D96694">
          <w:rPr>
            <w:rFonts w:ascii="Arial" w:hAnsi="Arial"/>
            <w:b/>
            <w:sz w:val="50"/>
            <w:szCs w:val="40"/>
            <w:rPrChange w:id="19" w:author="Aleksa Corovic" w:date="2018-08-21T12:50:00Z">
              <w:rPr>
                <w:rFonts w:ascii="Arial" w:hAnsi="Arial"/>
                <w:b/>
                <w:sz w:val="50"/>
                <w:szCs w:val="40"/>
                <w:lang w:val="sr-Cyrl-RS"/>
              </w:rPr>
            </w:rPrChange>
          </w:rPr>
          <w:t>спреге</w:t>
        </w:r>
      </w:ins>
      <w:del w:id="20" w:author="Filip Dutina" w:date="2018-07-12T11:25:00Z">
        <w:r w:rsidRPr="00D96694" w:rsidDel="0090337A">
          <w:rPr>
            <w:rFonts w:ascii="Arial" w:hAnsi="Arial"/>
            <w:b/>
            <w:sz w:val="50"/>
            <w:szCs w:val="40"/>
            <w:rPrChange w:id="21" w:author="Aleksa Corovic" w:date="2018-08-21T12:50:00Z">
              <w:rPr>
                <w:rFonts w:ascii="Arial" w:hAnsi="Arial"/>
                <w:b/>
                <w:sz w:val="50"/>
                <w:szCs w:val="40"/>
                <w:lang w:val="sr-Cyrl-RS"/>
              </w:rPr>
            </w:rPrChange>
          </w:rPr>
          <w:delText>интерфејса</w:delText>
        </w:r>
      </w:del>
    </w:p>
    <w:p w14:paraId="05755AB9" w14:textId="77777777" w:rsidR="00415483" w:rsidRPr="00D96694" w:rsidRDefault="00415483" w:rsidP="00415483">
      <w:pPr>
        <w:spacing w:before="60" w:line="240" w:lineRule="auto"/>
        <w:ind w:firstLine="0"/>
        <w:rPr>
          <w:rFonts w:ascii="Arial" w:hAnsi="Arial"/>
          <w:sz w:val="40"/>
          <w:szCs w:val="40"/>
          <w:rPrChange w:id="22" w:author="Aleksa Corovic" w:date="2018-08-21T12:50:00Z">
            <w:rPr>
              <w:rFonts w:ascii="Arial" w:hAnsi="Arial"/>
              <w:sz w:val="40"/>
              <w:szCs w:val="40"/>
              <w:lang w:val="sr-Cyrl-CS"/>
            </w:rPr>
          </w:rPrChange>
        </w:rPr>
      </w:pPr>
    </w:p>
    <w:p w14:paraId="02262CA0" w14:textId="77777777" w:rsidR="00415483" w:rsidRPr="00D96694" w:rsidRDefault="00415483" w:rsidP="00415483">
      <w:pPr>
        <w:spacing w:before="60" w:line="240" w:lineRule="auto"/>
        <w:ind w:firstLine="0"/>
        <w:jc w:val="center"/>
        <w:rPr>
          <w:rFonts w:ascii="Arial" w:hAnsi="Arial"/>
          <w:sz w:val="40"/>
          <w:szCs w:val="40"/>
          <w:rPrChange w:id="23" w:author="Aleksa Corovic" w:date="2018-08-21T12:50:00Z">
            <w:rPr>
              <w:rFonts w:ascii="Arial" w:hAnsi="Arial"/>
              <w:sz w:val="40"/>
              <w:szCs w:val="40"/>
              <w:lang w:val="sr-Cyrl-CS"/>
            </w:rPr>
          </w:rPrChange>
        </w:rPr>
      </w:pPr>
      <w:r w:rsidRPr="00D96694">
        <w:rPr>
          <w:rFonts w:ascii="Arial" w:hAnsi="Arial"/>
          <w:sz w:val="40"/>
          <w:szCs w:val="40"/>
          <w:rPrChange w:id="24" w:author="Aleksa Corovic" w:date="2018-08-21T12:50:00Z">
            <w:rPr>
              <w:rFonts w:ascii="Arial" w:hAnsi="Arial"/>
              <w:sz w:val="40"/>
              <w:szCs w:val="40"/>
              <w:lang w:val="sr-Cyrl-CS"/>
            </w:rPr>
          </w:rPrChange>
        </w:rPr>
        <w:t>ДИПЛОМСКИ РАД</w:t>
      </w:r>
    </w:p>
    <w:p w14:paraId="0D8A9932" w14:textId="77777777" w:rsidR="00415483" w:rsidRPr="00D96694" w:rsidRDefault="00415483" w:rsidP="00415483">
      <w:pPr>
        <w:spacing w:before="60" w:line="240" w:lineRule="auto"/>
        <w:ind w:firstLine="0"/>
        <w:jc w:val="center"/>
        <w:rPr>
          <w:rFonts w:ascii="Arial" w:hAnsi="Arial"/>
          <w:sz w:val="40"/>
          <w:szCs w:val="40"/>
          <w:rPrChange w:id="25" w:author="Aleksa Corovic" w:date="2018-08-21T12:50:00Z">
            <w:rPr>
              <w:rFonts w:ascii="Arial" w:hAnsi="Arial"/>
              <w:sz w:val="40"/>
              <w:szCs w:val="40"/>
              <w:lang w:val="sr-Cyrl-CS"/>
            </w:rPr>
          </w:rPrChange>
        </w:rPr>
      </w:pPr>
      <w:r w:rsidRPr="00D96694">
        <w:rPr>
          <w:rFonts w:ascii="Arial" w:hAnsi="Arial"/>
          <w:sz w:val="40"/>
          <w:szCs w:val="40"/>
          <w:rPrChange w:id="26" w:author="Aleksa Corovic" w:date="2018-08-21T12:50:00Z">
            <w:rPr>
              <w:rFonts w:ascii="Arial" w:hAnsi="Arial"/>
              <w:sz w:val="40"/>
              <w:szCs w:val="40"/>
              <w:lang w:val="sr-Cyrl-CS"/>
            </w:rPr>
          </w:rPrChange>
        </w:rPr>
        <w:t>- Основне академске студије -</w:t>
      </w:r>
    </w:p>
    <w:p w14:paraId="1923C6F2" w14:textId="77777777" w:rsidR="00415483" w:rsidRPr="00D96694" w:rsidRDefault="00415483" w:rsidP="00415483">
      <w:pPr>
        <w:spacing w:before="60" w:line="240" w:lineRule="auto"/>
        <w:ind w:firstLine="0"/>
        <w:jc w:val="center"/>
        <w:rPr>
          <w:rFonts w:ascii="Arial" w:hAnsi="Arial"/>
          <w:sz w:val="40"/>
          <w:szCs w:val="40"/>
          <w:rPrChange w:id="27" w:author="Aleksa Corovic" w:date="2018-08-21T12:50:00Z">
            <w:rPr>
              <w:rFonts w:ascii="Arial" w:hAnsi="Arial"/>
              <w:sz w:val="40"/>
              <w:szCs w:val="40"/>
              <w:lang w:val="sr-Cyrl-CS"/>
            </w:rPr>
          </w:rPrChange>
        </w:rPr>
      </w:pPr>
    </w:p>
    <w:p w14:paraId="0C93E9BD" w14:textId="77777777" w:rsidR="00415483" w:rsidRPr="00D96694" w:rsidRDefault="00415483" w:rsidP="00415483">
      <w:pPr>
        <w:spacing w:before="60" w:line="240" w:lineRule="auto"/>
        <w:ind w:firstLine="0"/>
        <w:jc w:val="center"/>
        <w:rPr>
          <w:rFonts w:ascii="Arial" w:hAnsi="Arial"/>
          <w:sz w:val="40"/>
          <w:szCs w:val="40"/>
          <w:rPrChange w:id="28" w:author="Aleksa Corovic" w:date="2018-08-21T12:50:00Z">
            <w:rPr>
              <w:rFonts w:ascii="Arial" w:hAnsi="Arial"/>
              <w:sz w:val="40"/>
              <w:szCs w:val="40"/>
              <w:lang w:val="sr-Cyrl-CS"/>
            </w:rPr>
          </w:rPrChange>
        </w:rPr>
      </w:pPr>
    </w:p>
    <w:p w14:paraId="217AB780" w14:textId="77777777" w:rsidR="00415483" w:rsidRPr="00D96694" w:rsidRDefault="00415483" w:rsidP="00415483">
      <w:pPr>
        <w:spacing w:before="60" w:line="240" w:lineRule="auto"/>
        <w:ind w:firstLine="0"/>
        <w:rPr>
          <w:rFonts w:ascii="Arial" w:hAnsi="Arial"/>
          <w:sz w:val="40"/>
          <w:szCs w:val="40"/>
          <w:rPrChange w:id="29" w:author="Aleksa Corovic" w:date="2018-08-21T12:50:00Z">
            <w:rPr>
              <w:rFonts w:ascii="Arial" w:hAnsi="Arial"/>
              <w:sz w:val="40"/>
              <w:szCs w:val="40"/>
              <w:lang w:val="sr-Cyrl-CS"/>
            </w:rPr>
          </w:rPrChange>
        </w:rPr>
      </w:pPr>
    </w:p>
    <w:p w14:paraId="7BDE7A0B" w14:textId="77777777" w:rsidR="00415483" w:rsidRPr="00D96694" w:rsidRDefault="00415483" w:rsidP="00415483">
      <w:pPr>
        <w:spacing w:before="60" w:line="240" w:lineRule="auto"/>
        <w:ind w:firstLine="0"/>
        <w:rPr>
          <w:rFonts w:ascii="Arial" w:hAnsi="Arial"/>
          <w:sz w:val="40"/>
          <w:szCs w:val="40"/>
          <w:rPrChange w:id="30" w:author="Aleksa Corovic" w:date="2018-08-21T12:50:00Z">
            <w:rPr>
              <w:rFonts w:ascii="Arial" w:hAnsi="Arial"/>
              <w:sz w:val="40"/>
              <w:szCs w:val="40"/>
              <w:lang w:val="sr-Cyrl-CS"/>
            </w:rPr>
          </w:rPrChange>
        </w:rPr>
      </w:pPr>
    </w:p>
    <w:p w14:paraId="20FD0251" w14:textId="77777777" w:rsidR="00415483" w:rsidRPr="00D96694" w:rsidRDefault="00415483" w:rsidP="00415483">
      <w:pPr>
        <w:spacing w:before="60" w:line="240" w:lineRule="auto"/>
        <w:ind w:firstLine="0"/>
        <w:rPr>
          <w:rFonts w:ascii="Arial" w:hAnsi="Arial"/>
          <w:sz w:val="40"/>
          <w:szCs w:val="40"/>
          <w:rPrChange w:id="31" w:author="Aleksa Corovic" w:date="2018-08-21T12:50:00Z">
            <w:rPr>
              <w:rFonts w:ascii="Arial" w:hAnsi="Arial"/>
              <w:sz w:val="40"/>
              <w:szCs w:val="40"/>
              <w:lang w:val="sr-Cyrl-CS"/>
            </w:rPr>
          </w:rPrChange>
        </w:rPr>
      </w:pPr>
    </w:p>
    <w:p w14:paraId="254E9CE4" w14:textId="77777777" w:rsidR="00415483" w:rsidRPr="00D96694" w:rsidRDefault="00415483" w:rsidP="00415483">
      <w:pPr>
        <w:spacing w:before="60" w:line="240" w:lineRule="auto"/>
        <w:ind w:firstLine="0"/>
        <w:rPr>
          <w:rFonts w:ascii="Arial" w:hAnsi="Arial"/>
          <w:sz w:val="40"/>
          <w:szCs w:val="40"/>
          <w:rPrChange w:id="32" w:author="Aleksa Corovic" w:date="2018-08-21T12:50:00Z">
            <w:rPr>
              <w:rFonts w:ascii="Arial" w:hAnsi="Arial"/>
              <w:sz w:val="40"/>
              <w:szCs w:val="40"/>
              <w:lang w:val="sr-Cyrl-CS"/>
            </w:rPr>
          </w:rPrChange>
        </w:rPr>
      </w:pPr>
    </w:p>
    <w:p w14:paraId="53E5AAE6" w14:textId="77777777" w:rsidR="00415483" w:rsidRPr="00D96694" w:rsidRDefault="00415483" w:rsidP="00415483">
      <w:pPr>
        <w:spacing w:before="60" w:line="240" w:lineRule="auto"/>
        <w:ind w:firstLine="0"/>
        <w:rPr>
          <w:rFonts w:ascii="Arial" w:hAnsi="Arial"/>
          <w:sz w:val="40"/>
          <w:szCs w:val="40"/>
          <w:rPrChange w:id="33" w:author="Aleksa Corovic" w:date="2018-08-21T12:50:00Z">
            <w:rPr>
              <w:rFonts w:ascii="Arial" w:hAnsi="Arial"/>
              <w:sz w:val="40"/>
              <w:szCs w:val="40"/>
              <w:lang w:val="sr-Cyrl-CS"/>
            </w:rPr>
          </w:rPrChange>
        </w:rPr>
      </w:pPr>
    </w:p>
    <w:p w14:paraId="2CDA0BC1" w14:textId="77777777" w:rsidR="00415483" w:rsidRPr="00D96694" w:rsidRDefault="00415483" w:rsidP="00415483">
      <w:pPr>
        <w:spacing w:before="60" w:line="240" w:lineRule="auto"/>
        <w:ind w:firstLine="0"/>
        <w:rPr>
          <w:rFonts w:ascii="Arial" w:hAnsi="Arial"/>
          <w:sz w:val="40"/>
          <w:szCs w:val="40"/>
          <w:rPrChange w:id="34" w:author="Aleksa Corovic" w:date="2018-08-21T12:50:00Z">
            <w:rPr>
              <w:rFonts w:ascii="Arial" w:hAnsi="Arial"/>
              <w:sz w:val="40"/>
              <w:szCs w:val="40"/>
              <w:lang w:val="sr-Cyrl-CS"/>
            </w:rPr>
          </w:rPrChange>
        </w:rPr>
      </w:pPr>
    </w:p>
    <w:p w14:paraId="4401A88E" w14:textId="77777777" w:rsidR="00415483" w:rsidRPr="00D96694" w:rsidRDefault="00415483" w:rsidP="00415483">
      <w:pPr>
        <w:spacing w:before="60" w:line="240" w:lineRule="auto"/>
        <w:ind w:firstLine="0"/>
        <w:rPr>
          <w:rFonts w:ascii="Arial" w:hAnsi="Arial"/>
          <w:sz w:val="40"/>
          <w:szCs w:val="40"/>
          <w:rPrChange w:id="35" w:author="Aleksa Corovic" w:date="2018-08-21T12:50:00Z">
            <w:rPr>
              <w:rFonts w:ascii="Arial" w:hAnsi="Arial"/>
              <w:sz w:val="40"/>
              <w:szCs w:val="40"/>
              <w:lang w:val="sr-Cyrl-CS"/>
            </w:rPr>
          </w:rPrChange>
        </w:rPr>
      </w:pPr>
    </w:p>
    <w:p w14:paraId="0EAC2755" w14:textId="77777777" w:rsidR="00415483" w:rsidRPr="00D96694" w:rsidRDefault="00415483" w:rsidP="00AD57E7">
      <w:pPr>
        <w:spacing w:before="60" w:line="240" w:lineRule="auto"/>
        <w:ind w:firstLine="0"/>
        <w:rPr>
          <w:rFonts w:ascii="Arial" w:hAnsi="Arial"/>
          <w:sz w:val="32"/>
          <w:szCs w:val="40"/>
          <w:rPrChange w:id="36" w:author="Aleksa Corovic" w:date="2018-08-21T12:50:00Z">
            <w:rPr>
              <w:rFonts w:ascii="Arial" w:hAnsi="Arial"/>
              <w:sz w:val="32"/>
              <w:szCs w:val="40"/>
              <w:lang w:val="sr-Cyrl-CS"/>
            </w:rPr>
          </w:rPrChange>
        </w:rPr>
      </w:pPr>
    </w:p>
    <w:p w14:paraId="7D6D8FE3" w14:textId="77777777" w:rsidR="00415483" w:rsidRPr="00D96694" w:rsidRDefault="00415483" w:rsidP="00415483">
      <w:pPr>
        <w:spacing w:before="60" w:line="240" w:lineRule="auto"/>
        <w:ind w:firstLine="0"/>
        <w:jc w:val="center"/>
        <w:rPr>
          <w:rFonts w:ascii="Arial" w:hAnsi="Arial"/>
          <w:sz w:val="40"/>
          <w:szCs w:val="40"/>
          <w:rPrChange w:id="37" w:author="Aleksa Corovic" w:date="2018-08-21T12:50:00Z">
            <w:rPr>
              <w:rFonts w:ascii="Arial" w:hAnsi="Arial"/>
              <w:sz w:val="40"/>
              <w:szCs w:val="40"/>
              <w:lang w:val="sr-Cyrl-CS"/>
            </w:rPr>
          </w:rPrChange>
        </w:rPr>
      </w:pPr>
      <w:r w:rsidRPr="00D96694">
        <w:rPr>
          <w:rFonts w:ascii="Arial" w:hAnsi="Arial"/>
          <w:sz w:val="32"/>
          <w:szCs w:val="40"/>
          <w:rPrChange w:id="38" w:author="Aleksa Corovic" w:date="2018-08-21T12:50:00Z">
            <w:rPr>
              <w:rFonts w:ascii="Arial" w:hAnsi="Arial"/>
              <w:sz w:val="32"/>
              <w:szCs w:val="40"/>
              <w:lang w:val="sr-Cyrl-CS"/>
            </w:rPr>
          </w:rPrChange>
        </w:rPr>
        <w:t xml:space="preserve">Нови Сад, </w:t>
      </w:r>
      <w:r w:rsidR="00CC6E0D" w:rsidRPr="00D96694">
        <w:rPr>
          <w:rFonts w:ascii="Arial" w:hAnsi="Arial"/>
          <w:sz w:val="32"/>
          <w:szCs w:val="40"/>
          <w:rPrChange w:id="39" w:author="Aleksa Corovic" w:date="2018-08-21T12:50:00Z">
            <w:rPr>
              <w:rFonts w:ascii="Arial" w:hAnsi="Arial"/>
              <w:sz w:val="32"/>
              <w:szCs w:val="40"/>
              <w:lang w:val="sr-Cyrl-CS"/>
            </w:rPr>
          </w:rPrChange>
        </w:rPr>
        <w:t>2018</w:t>
      </w:r>
    </w:p>
    <w:p w14:paraId="6F35F784" w14:textId="77777777" w:rsidR="00415483" w:rsidRPr="00D96694" w:rsidRDefault="00415483">
      <w:pPr>
        <w:rPr>
          <w:sz w:val="12"/>
          <w:szCs w:val="12"/>
        </w:rPr>
      </w:pPr>
    </w:p>
    <w:p w14:paraId="04656D21" w14:textId="77777777" w:rsidR="00517A6A" w:rsidRPr="00D96694" w:rsidRDefault="00517A6A">
      <w:pPr>
        <w:ind w:firstLine="0"/>
        <w:rPr>
          <w:rPrChange w:id="40" w:author="Aleksa Corovic" w:date="2018-08-21T12:50:00Z">
            <w:rPr>
              <w:lang w:val="sr-Cyrl-CS"/>
            </w:rPr>
          </w:rPrChange>
        </w:rPr>
        <w:sectPr w:rsidR="00517A6A" w:rsidRPr="00D96694" w:rsidSect="00171186">
          <w:headerReference w:type="even" r:id="rId11"/>
          <w:headerReference w:type="default" r:id="rId12"/>
          <w:footerReference w:type="even" r:id="rId13"/>
          <w:footerReference w:type="default" r:id="rId14"/>
          <w:headerReference w:type="first" r:id="rId15"/>
          <w:footerReference w:type="first" r:id="rId16"/>
          <w:pgSz w:w="11907" w:h="16840" w:code="9"/>
          <w:pgMar w:top="567" w:right="567" w:bottom="567" w:left="1418" w:header="567" w:footer="567" w:gutter="0"/>
          <w:cols w:space="720"/>
          <w:titlePg/>
        </w:sectPr>
      </w:pPr>
    </w:p>
    <w:p w14:paraId="42184D4D" w14:textId="77777777" w:rsidR="009857F6" w:rsidRPr="00D96694" w:rsidRDefault="009857F6" w:rsidP="00A07D1E">
      <w:pPr>
        <w:pStyle w:val="tab"/>
        <w:spacing w:before="0" w:after="0" w:line="240" w:lineRule="auto"/>
        <w:rPr>
          <w:rFonts w:ascii="Arial" w:hAnsi="Arial"/>
          <w:sz w:val="16"/>
          <w:rPrChange w:id="41" w:author="Aleksa Corovic" w:date="2018-08-21T12:50:00Z">
            <w:rPr>
              <w:rFonts w:ascii="Arial" w:hAnsi="Arial"/>
              <w:sz w:val="16"/>
              <w:lang w:val="sr-Cyrl-CS"/>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D96694" w14:paraId="2E8E7413" w14:textId="77777777" w:rsidTr="00517A6A">
        <w:trPr>
          <w:cantSplit/>
          <w:trHeight w:hRule="exact" w:val="350"/>
        </w:trPr>
        <w:tc>
          <w:tcPr>
            <w:tcW w:w="3544" w:type="dxa"/>
            <w:gridSpan w:val="2"/>
            <w:tcBorders>
              <w:top w:val="single" w:sz="12" w:space="0" w:color="auto"/>
              <w:bottom w:val="dashSmallGap" w:sz="4" w:space="0" w:color="auto"/>
            </w:tcBorders>
          </w:tcPr>
          <w:p w14:paraId="395A534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Редни број, </w:t>
            </w:r>
            <w:r w:rsidRPr="00D96694">
              <w:rPr>
                <w:rFonts w:ascii="Arial" w:hAnsi="Arial"/>
                <w:b/>
                <w:sz w:val="18"/>
              </w:rPr>
              <w:t>РБР</w:t>
            </w:r>
            <w:r w:rsidRPr="00D96694">
              <w:rPr>
                <w:rFonts w:ascii="Arial" w:hAnsi="Arial"/>
                <w:sz w:val="18"/>
              </w:rPr>
              <w:t>:</w:t>
            </w:r>
          </w:p>
        </w:tc>
        <w:tc>
          <w:tcPr>
            <w:tcW w:w="6379" w:type="dxa"/>
            <w:gridSpan w:val="2"/>
            <w:tcBorders>
              <w:top w:val="single" w:sz="12" w:space="0" w:color="auto"/>
              <w:bottom w:val="dashSmallGap" w:sz="4" w:space="0" w:color="auto"/>
            </w:tcBorders>
          </w:tcPr>
          <w:p w14:paraId="593A59A8"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4CD17073" w14:textId="77777777" w:rsidTr="00517A6A">
        <w:trPr>
          <w:cantSplit/>
          <w:trHeight w:hRule="exact" w:val="350"/>
        </w:trPr>
        <w:tc>
          <w:tcPr>
            <w:tcW w:w="3544" w:type="dxa"/>
            <w:gridSpan w:val="2"/>
            <w:tcBorders>
              <w:top w:val="dashSmallGap" w:sz="4" w:space="0" w:color="auto"/>
              <w:bottom w:val="dashSmallGap" w:sz="4" w:space="0" w:color="auto"/>
            </w:tcBorders>
          </w:tcPr>
          <w:p w14:paraId="2A07C1E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Идентификациони број, </w:t>
            </w:r>
            <w:r w:rsidRPr="00D96694">
              <w:rPr>
                <w:rFonts w:ascii="Arial" w:hAnsi="Arial"/>
                <w:b/>
                <w:sz w:val="18"/>
              </w:rPr>
              <w:t>ИБР</w:t>
            </w:r>
            <w:r w:rsidRPr="00D96694">
              <w:rPr>
                <w:rFonts w:ascii="Arial" w:hAnsi="Arial"/>
                <w:sz w:val="18"/>
              </w:rPr>
              <w:t>:</w:t>
            </w:r>
          </w:p>
        </w:tc>
        <w:tc>
          <w:tcPr>
            <w:tcW w:w="6379" w:type="dxa"/>
            <w:gridSpan w:val="2"/>
            <w:tcBorders>
              <w:top w:val="dashSmallGap" w:sz="4" w:space="0" w:color="auto"/>
              <w:bottom w:val="dashSmallGap" w:sz="4" w:space="0" w:color="auto"/>
            </w:tcBorders>
          </w:tcPr>
          <w:p w14:paraId="06A6ECA7"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1C68A2EA" w14:textId="77777777" w:rsidTr="00517A6A">
        <w:trPr>
          <w:cantSplit/>
          <w:trHeight w:hRule="exact" w:val="350"/>
        </w:trPr>
        <w:tc>
          <w:tcPr>
            <w:tcW w:w="3544" w:type="dxa"/>
            <w:gridSpan w:val="2"/>
            <w:tcBorders>
              <w:top w:val="dashSmallGap" w:sz="4" w:space="0" w:color="auto"/>
              <w:bottom w:val="dashSmallGap" w:sz="4" w:space="0" w:color="auto"/>
            </w:tcBorders>
          </w:tcPr>
          <w:p w14:paraId="19D3C4F2"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документације, </w:t>
            </w:r>
            <w:r w:rsidRPr="00D96694">
              <w:rPr>
                <w:rFonts w:ascii="Arial" w:hAnsi="Arial"/>
                <w:b/>
                <w:sz w:val="18"/>
              </w:rPr>
              <w:t>ТД</w:t>
            </w:r>
            <w:r w:rsidRPr="00D96694">
              <w:rPr>
                <w:rFonts w:ascii="Arial" w:hAnsi="Arial"/>
                <w:sz w:val="18"/>
              </w:rPr>
              <w:t>:</w:t>
            </w:r>
          </w:p>
        </w:tc>
        <w:tc>
          <w:tcPr>
            <w:tcW w:w="6379" w:type="dxa"/>
            <w:gridSpan w:val="2"/>
            <w:tcBorders>
              <w:top w:val="dashSmallGap" w:sz="4" w:space="0" w:color="auto"/>
              <w:bottom w:val="dashSmallGap" w:sz="4" w:space="0" w:color="auto"/>
            </w:tcBorders>
          </w:tcPr>
          <w:p w14:paraId="6C37313B" w14:textId="77777777" w:rsidR="00D22293" w:rsidRPr="00D96694" w:rsidRDefault="00D22293" w:rsidP="00517A6A">
            <w:pPr>
              <w:spacing w:before="60" w:after="60" w:line="240" w:lineRule="auto"/>
              <w:ind w:firstLine="0"/>
              <w:jc w:val="left"/>
              <w:rPr>
                <w:rFonts w:ascii="Arial" w:hAnsi="Arial" w:cs="Arial"/>
                <w:sz w:val="18"/>
                <w:szCs w:val="18"/>
                <w:rPrChange w:id="42" w:author="Aleksa Corovic" w:date="2018-08-21T12:50:00Z">
                  <w:rPr>
                    <w:rFonts w:ascii="Arial" w:hAnsi="Arial" w:cs="Arial"/>
                    <w:sz w:val="18"/>
                    <w:szCs w:val="18"/>
                    <w:lang w:val="sr-Cyrl-CS"/>
                  </w:rPr>
                </w:rPrChange>
              </w:rPr>
            </w:pPr>
            <w:r w:rsidRPr="00D96694">
              <w:rPr>
                <w:rFonts w:ascii="Arial" w:hAnsi="Arial" w:cs="Arial"/>
                <w:sz w:val="18"/>
                <w:szCs w:val="18"/>
                <w:rPrChange w:id="43" w:author="Aleksa Corovic" w:date="2018-08-21T12:50:00Z">
                  <w:rPr>
                    <w:rFonts w:ascii="Arial" w:hAnsi="Arial" w:cs="Arial"/>
                    <w:sz w:val="18"/>
                    <w:szCs w:val="18"/>
                    <w:lang w:val="sr-Cyrl-CS"/>
                  </w:rPr>
                </w:rPrChange>
              </w:rPr>
              <w:t>Монографска документација</w:t>
            </w:r>
          </w:p>
        </w:tc>
      </w:tr>
      <w:tr w:rsidR="00D22293" w:rsidRPr="00D96694" w14:paraId="2F559645" w14:textId="77777777" w:rsidTr="00517A6A">
        <w:trPr>
          <w:cantSplit/>
          <w:trHeight w:hRule="exact" w:val="350"/>
        </w:trPr>
        <w:tc>
          <w:tcPr>
            <w:tcW w:w="3544" w:type="dxa"/>
            <w:gridSpan w:val="2"/>
            <w:tcBorders>
              <w:top w:val="dashSmallGap" w:sz="4" w:space="0" w:color="auto"/>
              <w:bottom w:val="dashSmallGap" w:sz="4" w:space="0" w:color="auto"/>
            </w:tcBorders>
          </w:tcPr>
          <w:p w14:paraId="753EB5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записа, </w:t>
            </w:r>
            <w:r w:rsidRPr="00D96694">
              <w:rPr>
                <w:rFonts w:ascii="Arial" w:hAnsi="Arial"/>
                <w:b/>
                <w:sz w:val="18"/>
              </w:rPr>
              <w:t>ТЗ</w:t>
            </w:r>
            <w:r w:rsidRPr="00D96694">
              <w:rPr>
                <w:rFonts w:ascii="Arial" w:hAnsi="Arial"/>
                <w:sz w:val="18"/>
              </w:rPr>
              <w:t>:</w:t>
            </w:r>
          </w:p>
        </w:tc>
        <w:tc>
          <w:tcPr>
            <w:tcW w:w="6379" w:type="dxa"/>
            <w:gridSpan w:val="2"/>
            <w:tcBorders>
              <w:top w:val="dashSmallGap" w:sz="4" w:space="0" w:color="auto"/>
              <w:bottom w:val="dashSmallGap" w:sz="4" w:space="0" w:color="auto"/>
            </w:tcBorders>
          </w:tcPr>
          <w:p w14:paraId="01D3A460" w14:textId="77777777" w:rsidR="00D22293" w:rsidRPr="00D96694" w:rsidRDefault="00D22293" w:rsidP="00517A6A">
            <w:pPr>
              <w:spacing w:before="60" w:after="60" w:line="240" w:lineRule="auto"/>
              <w:ind w:firstLine="0"/>
              <w:jc w:val="left"/>
              <w:rPr>
                <w:rFonts w:ascii="Arial" w:hAnsi="Arial" w:cs="Arial"/>
                <w:sz w:val="18"/>
                <w:szCs w:val="18"/>
                <w:rPrChange w:id="44" w:author="Aleksa Corovic" w:date="2018-08-21T12:50:00Z">
                  <w:rPr>
                    <w:rFonts w:ascii="Arial" w:hAnsi="Arial" w:cs="Arial"/>
                    <w:sz w:val="18"/>
                    <w:szCs w:val="18"/>
                    <w:lang w:val="sr-Cyrl-CS"/>
                  </w:rPr>
                </w:rPrChange>
              </w:rPr>
            </w:pPr>
            <w:r w:rsidRPr="00D96694">
              <w:rPr>
                <w:rFonts w:ascii="Arial" w:hAnsi="Arial" w:cs="Arial"/>
                <w:sz w:val="18"/>
                <w:szCs w:val="18"/>
                <w:rPrChange w:id="45" w:author="Aleksa Corovic" w:date="2018-08-21T12:50:00Z">
                  <w:rPr>
                    <w:rFonts w:ascii="Arial" w:hAnsi="Arial" w:cs="Arial"/>
                    <w:sz w:val="18"/>
                    <w:szCs w:val="18"/>
                    <w:lang w:val="sr-Cyrl-CS"/>
                  </w:rPr>
                </w:rPrChange>
              </w:rPr>
              <w:t>Текстуални штампани материјал</w:t>
            </w:r>
          </w:p>
        </w:tc>
      </w:tr>
      <w:tr w:rsidR="00D22293" w:rsidRPr="00D96694" w14:paraId="5FAC6150" w14:textId="77777777" w:rsidTr="00517A6A">
        <w:trPr>
          <w:cantSplit/>
          <w:trHeight w:hRule="exact" w:val="350"/>
        </w:trPr>
        <w:tc>
          <w:tcPr>
            <w:tcW w:w="3544" w:type="dxa"/>
            <w:gridSpan w:val="2"/>
            <w:tcBorders>
              <w:top w:val="dashSmallGap" w:sz="4" w:space="0" w:color="auto"/>
              <w:bottom w:val="dashSmallGap" w:sz="4" w:space="0" w:color="auto"/>
            </w:tcBorders>
          </w:tcPr>
          <w:p w14:paraId="0172B308"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Врста рада, </w:t>
            </w:r>
            <w:r w:rsidRPr="00D96694">
              <w:rPr>
                <w:rFonts w:ascii="Arial" w:hAnsi="Arial"/>
                <w:b/>
                <w:sz w:val="18"/>
              </w:rPr>
              <w:t>ВР</w:t>
            </w:r>
            <w:r w:rsidRPr="00D96694">
              <w:rPr>
                <w:rFonts w:ascii="Arial" w:hAnsi="Arial"/>
                <w:sz w:val="18"/>
              </w:rPr>
              <w:t>:</w:t>
            </w:r>
          </w:p>
        </w:tc>
        <w:tc>
          <w:tcPr>
            <w:tcW w:w="6379" w:type="dxa"/>
            <w:gridSpan w:val="2"/>
            <w:tcBorders>
              <w:top w:val="dashSmallGap" w:sz="4" w:space="0" w:color="auto"/>
              <w:bottom w:val="dashSmallGap" w:sz="4" w:space="0" w:color="auto"/>
            </w:tcBorders>
          </w:tcPr>
          <w:p w14:paraId="284AFBD8" w14:textId="0D901480" w:rsidR="00D22293" w:rsidRPr="00D96694" w:rsidRDefault="00DE7870" w:rsidP="00517A6A">
            <w:pPr>
              <w:spacing w:before="60" w:after="60" w:line="240" w:lineRule="auto"/>
              <w:ind w:firstLine="0"/>
              <w:jc w:val="left"/>
              <w:rPr>
                <w:rFonts w:ascii="Arial" w:hAnsi="Arial" w:cs="Arial"/>
                <w:sz w:val="18"/>
                <w:szCs w:val="18"/>
                <w:rPrChange w:id="46" w:author="Aleksa Corovic" w:date="2018-08-21T12:50:00Z">
                  <w:rPr>
                    <w:rFonts w:ascii="Arial" w:hAnsi="Arial" w:cs="Arial"/>
                    <w:sz w:val="18"/>
                    <w:szCs w:val="18"/>
                    <w:lang w:val="sr-Cyrl-CS"/>
                  </w:rPr>
                </w:rPrChange>
              </w:rPr>
            </w:pPr>
            <w:r w:rsidRPr="00D96694">
              <w:rPr>
                <w:rFonts w:ascii="Arial" w:hAnsi="Arial" w:cs="Arial"/>
                <w:sz w:val="18"/>
                <w:szCs w:val="18"/>
                <w:rPrChange w:id="47" w:author="Aleksa Corovic" w:date="2018-08-21T12:50:00Z">
                  <w:rPr>
                    <w:rFonts w:ascii="Arial" w:hAnsi="Arial" w:cs="Arial"/>
                    <w:sz w:val="18"/>
                    <w:szCs w:val="18"/>
                    <w:lang w:val="sr-Cyrl-CS"/>
                  </w:rPr>
                </w:rPrChange>
              </w:rPr>
              <w:t>Завршни (</w:t>
            </w:r>
            <w:r w:rsidRPr="00D96694">
              <w:rPr>
                <w:rFonts w:ascii="Arial" w:hAnsi="Arial" w:cs="Arial"/>
                <w:sz w:val="18"/>
                <w:szCs w:val="18"/>
                <w:rPrChange w:id="48" w:author="Aleksa Corovic" w:date="2018-08-21T12:50:00Z">
                  <w:rPr>
                    <w:rFonts w:ascii="Arial" w:hAnsi="Arial" w:cs="Arial"/>
                    <w:sz w:val="18"/>
                    <w:szCs w:val="18"/>
                    <w:lang w:val="sr-Latn-CS"/>
                  </w:rPr>
                </w:rPrChange>
              </w:rPr>
              <w:t>Bachelor</w:t>
            </w:r>
            <w:r w:rsidRPr="00D96694">
              <w:rPr>
                <w:rFonts w:ascii="Arial" w:hAnsi="Arial" w:cs="Arial"/>
                <w:sz w:val="18"/>
                <w:szCs w:val="18"/>
                <w:rPrChange w:id="49" w:author="Aleksa Corovic" w:date="2018-08-21T12:50:00Z">
                  <w:rPr>
                    <w:rFonts w:ascii="Arial" w:hAnsi="Arial" w:cs="Arial"/>
                    <w:sz w:val="18"/>
                    <w:szCs w:val="18"/>
                    <w:lang w:val="sr-Cyrl-CS"/>
                  </w:rPr>
                </w:rPrChange>
              </w:rPr>
              <w:t>)</w:t>
            </w:r>
            <w:ins w:id="50" w:author="Filip Dutina" w:date="2018-08-15T11:05:00Z">
              <w:r w:rsidR="00432F6F" w:rsidRPr="00D96694">
                <w:rPr>
                  <w:rFonts w:ascii="Arial" w:hAnsi="Arial" w:cs="Arial"/>
                  <w:sz w:val="18"/>
                  <w:szCs w:val="18"/>
                  <w:rPrChange w:id="51" w:author="Aleksa Corovic" w:date="2018-08-21T12:50:00Z">
                    <w:rPr>
                      <w:rFonts w:ascii="Arial" w:hAnsi="Arial" w:cs="Arial"/>
                      <w:sz w:val="18"/>
                      <w:szCs w:val="18"/>
                      <w:lang w:val="en-GB"/>
                    </w:rPr>
                  </w:rPrChange>
                </w:rPr>
                <w:t xml:space="preserve"> </w:t>
              </w:r>
            </w:ins>
            <w:del w:id="52" w:author="Filip Dutina" w:date="2018-08-15T11:05:00Z">
              <w:r w:rsidRPr="00D96694" w:rsidDel="00432F6F">
                <w:rPr>
                  <w:rFonts w:ascii="Arial" w:hAnsi="Arial" w:cs="Arial"/>
                  <w:sz w:val="18"/>
                  <w:szCs w:val="18"/>
                  <w:rPrChange w:id="53" w:author="Aleksa Corovic" w:date="2018-08-21T12:50:00Z">
                    <w:rPr>
                      <w:rFonts w:ascii="Arial" w:hAnsi="Arial" w:cs="Arial"/>
                      <w:sz w:val="18"/>
                      <w:szCs w:val="18"/>
                      <w:lang w:val="sr-Cyrl-CS"/>
                    </w:rPr>
                  </w:rPrChange>
                </w:rPr>
                <w:delText xml:space="preserve"> </w:delText>
              </w:r>
              <w:r w:rsidR="00D22293" w:rsidRPr="00D96694" w:rsidDel="00432F6F">
                <w:rPr>
                  <w:rFonts w:ascii="Arial" w:hAnsi="Arial" w:cs="Arial"/>
                  <w:sz w:val="18"/>
                  <w:szCs w:val="18"/>
                  <w:rPrChange w:id="54" w:author="Aleksa Corovic" w:date="2018-08-21T12:50:00Z">
                    <w:rPr>
                      <w:rFonts w:ascii="Arial" w:hAnsi="Arial" w:cs="Arial"/>
                      <w:sz w:val="18"/>
                      <w:szCs w:val="18"/>
                      <w:lang w:val="sr-Cyrl-CS"/>
                    </w:rPr>
                  </w:rPrChange>
                </w:rPr>
                <w:delText xml:space="preserve"> </w:delText>
              </w:r>
            </w:del>
            <w:r w:rsidR="00D22293" w:rsidRPr="00D96694">
              <w:rPr>
                <w:rFonts w:ascii="Arial" w:hAnsi="Arial" w:cs="Arial"/>
                <w:sz w:val="18"/>
                <w:szCs w:val="18"/>
                <w:rPrChange w:id="55" w:author="Aleksa Corovic" w:date="2018-08-21T12:50:00Z">
                  <w:rPr>
                    <w:rFonts w:ascii="Arial" w:hAnsi="Arial" w:cs="Arial"/>
                    <w:sz w:val="18"/>
                    <w:szCs w:val="18"/>
                    <w:lang w:val="sr-Cyrl-CS"/>
                  </w:rPr>
                </w:rPrChange>
              </w:rPr>
              <w:t>рад</w:t>
            </w:r>
          </w:p>
        </w:tc>
      </w:tr>
      <w:tr w:rsidR="00D22293" w:rsidRPr="00D96694" w14:paraId="56BBF634" w14:textId="77777777" w:rsidTr="00517A6A">
        <w:trPr>
          <w:cantSplit/>
          <w:trHeight w:hRule="exact" w:val="350"/>
        </w:trPr>
        <w:tc>
          <w:tcPr>
            <w:tcW w:w="3544" w:type="dxa"/>
            <w:gridSpan w:val="2"/>
            <w:tcBorders>
              <w:top w:val="dashSmallGap" w:sz="4" w:space="0" w:color="auto"/>
              <w:bottom w:val="dashSmallGap" w:sz="4" w:space="0" w:color="auto"/>
            </w:tcBorders>
          </w:tcPr>
          <w:p w14:paraId="731E2937"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Аутор, </w:t>
            </w:r>
            <w:r w:rsidRPr="00D96694">
              <w:rPr>
                <w:rFonts w:ascii="Arial" w:hAnsi="Arial"/>
                <w:b/>
                <w:sz w:val="18"/>
              </w:rPr>
              <w:t>АУ</w:t>
            </w:r>
            <w:r w:rsidRPr="00D96694">
              <w:rPr>
                <w:rFonts w:ascii="Arial" w:hAnsi="Arial"/>
                <w:sz w:val="18"/>
              </w:rPr>
              <w:t>:</w:t>
            </w:r>
          </w:p>
        </w:tc>
        <w:tc>
          <w:tcPr>
            <w:tcW w:w="6379" w:type="dxa"/>
            <w:gridSpan w:val="2"/>
            <w:tcBorders>
              <w:top w:val="dashSmallGap" w:sz="4" w:space="0" w:color="auto"/>
              <w:bottom w:val="dashSmallGap" w:sz="4" w:space="0" w:color="auto"/>
            </w:tcBorders>
          </w:tcPr>
          <w:p w14:paraId="672021C2" w14:textId="77777777" w:rsidR="00D22293" w:rsidRPr="00D96694" w:rsidRDefault="006F4C54" w:rsidP="00517A6A">
            <w:pPr>
              <w:spacing w:before="60" w:after="60" w:line="240" w:lineRule="auto"/>
              <w:ind w:firstLine="0"/>
              <w:jc w:val="left"/>
              <w:rPr>
                <w:rFonts w:ascii="Arial" w:hAnsi="Arial" w:cs="Arial"/>
                <w:color w:val="FF0000"/>
                <w:sz w:val="18"/>
                <w:szCs w:val="18"/>
                <w:rPrChange w:id="56" w:author="Aleksa Corovic" w:date="2018-08-21T12:50:00Z">
                  <w:rPr>
                    <w:rFonts w:ascii="Arial" w:hAnsi="Arial" w:cs="Arial"/>
                    <w:color w:val="FF0000"/>
                    <w:sz w:val="18"/>
                    <w:szCs w:val="18"/>
                    <w:lang w:val="en-GB"/>
                  </w:rPr>
                </w:rPrChange>
              </w:rPr>
            </w:pPr>
            <w:r w:rsidRPr="00D96694">
              <w:rPr>
                <w:rFonts w:ascii="Arial" w:hAnsi="Arial" w:cs="Arial"/>
                <w:color w:val="000000" w:themeColor="text1"/>
                <w:sz w:val="18"/>
                <w:szCs w:val="18"/>
                <w:rPrChange w:id="57" w:author="Aleksa Corovic" w:date="2018-08-21T12:50:00Z">
                  <w:rPr>
                    <w:rFonts w:ascii="Arial" w:hAnsi="Arial" w:cs="Arial"/>
                    <w:color w:val="000000" w:themeColor="text1"/>
                    <w:sz w:val="18"/>
                    <w:szCs w:val="18"/>
                    <w:lang w:val="sr-Latn-CS"/>
                  </w:rPr>
                </w:rPrChange>
              </w:rPr>
              <w:t>Филип Дутина</w:t>
            </w:r>
          </w:p>
        </w:tc>
      </w:tr>
      <w:tr w:rsidR="00D22293" w:rsidRPr="00D96694" w14:paraId="2728F50F" w14:textId="77777777" w:rsidTr="00517A6A">
        <w:trPr>
          <w:cantSplit/>
          <w:trHeight w:hRule="exact" w:val="350"/>
        </w:trPr>
        <w:tc>
          <w:tcPr>
            <w:tcW w:w="3544" w:type="dxa"/>
            <w:gridSpan w:val="2"/>
            <w:tcBorders>
              <w:top w:val="dashSmallGap" w:sz="4" w:space="0" w:color="auto"/>
              <w:bottom w:val="dashSmallGap" w:sz="4" w:space="0" w:color="auto"/>
            </w:tcBorders>
          </w:tcPr>
          <w:p w14:paraId="03E103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Ментор, </w:t>
            </w:r>
            <w:r w:rsidRPr="00D96694">
              <w:rPr>
                <w:rFonts w:ascii="Arial" w:hAnsi="Arial"/>
                <w:b/>
                <w:sz w:val="18"/>
              </w:rPr>
              <w:t>МН</w:t>
            </w:r>
            <w:r w:rsidRPr="00D96694">
              <w:rPr>
                <w:rFonts w:ascii="Arial" w:hAnsi="Arial"/>
                <w:sz w:val="18"/>
              </w:rPr>
              <w:t>:</w:t>
            </w:r>
          </w:p>
        </w:tc>
        <w:tc>
          <w:tcPr>
            <w:tcW w:w="6379" w:type="dxa"/>
            <w:gridSpan w:val="2"/>
            <w:tcBorders>
              <w:top w:val="dashSmallGap" w:sz="4" w:space="0" w:color="auto"/>
              <w:bottom w:val="dashSmallGap" w:sz="4" w:space="0" w:color="auto"/>
            </w:tcBorders>
          </w:tcPr>
          <w:p w14:paraId="6A5DAFAA" w14:textId="77777777" w:rsidR="00D22293" w:rsidRPr="00D96694" w:rsidRDefault="003E792A" w:rsidP="00517A6A">
            <w:pPr>
              <w:spacing w:before="60" w:after="60" w:line="240" w:lineRule="auto"/>
              <w:ind w:firstLine="0"/>
              <w:jc w:val="left"/>
              <w:rPr>
                <w:rFonts w:ascii="Arial" w:hAnsi="Arial" w:cs="Arial"/>
                <w:color w:val="FF0000"/>
                <w:sz w:val="18"/>
                <w:szCs w:val="18"/>
                <w:rPrChange w:id="58"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59" w:author="Aleksa Corovic" w:date="2018-08-21T12:50:00Z">
                  <w:rPr>
                    <w:rFonts w:ascii="Arial" w:hAnsi="Arial" w:cs="Arial"/>
                    <w:color w:val="000000" w:themeColor="text1"/>
                    <w:sz w:val="18"/>
                    <w:szCs w:val="18"/>
                    <w:lang w:val="sr-Cyrl-RS"/>
                  </w:rPr>
                </w:rPrChange>
              </w:rPr>
              <w:t>Доц. др Богдан Павковић</w:t>
            </w:r>
          </w:p>
        </w:tc>
      </w:tr>
      <w:tr w:rsidR="00D22293" w:rsidRPr="00D96694" w14:paraId="04627EE7" w14:textId="77777777" w:rsidTr="00517A6A">
        <w:trPr>
          <w:cantSplit/>
          <w:trHeight w:hRule="exact" w:val="800"/>
        </w:trPr>
        <w:tc>
          <w:tcPr>
            <w:tcW w:w="3544" w:type="dxa"/>
            <w:gridSpan w:val="2"/>
            <w:tcBorders>
              <w:top w:val="dashSmallGap" w:sz="4" w:space="0" w:color="auto"/>
              <w:bottom w:val="dashSmallGap" w:sz="4" w:space="0" w:color="auto"/>
            </w:tcBorders>
          </w:tcPr>
          <w:p w14:paraId="694E144B"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Наслов рада, </w:t>
            </w:r>
            <w:r w:rsidRPr="00D96694">
              <w:rPr>
                <w:rFonts w:ascii="Arial" w:hAnsi="Arial"/>
                <w:b/>
                <w:sz w:val="18"/>
              </w:rPr>
              <w:t>НР</w:t>
            </w:r>
            <w:r w:rsidRPr="00D96694">
              <w:rPr>
                <w:rFonts w:ascii="Arial" w:hAnsi="Arial"/>
                <w:sz w:val="18"/>
              </w:rPr>
              <w:t>:</w:t>
            </w:r>
          </w:p>
        </w:tc>
        <w:tc>
          <w:tcPr>
            <w:tcW w:w="6379" w:type="dxa"/>
            <w:gridSpan w:val="2"/>
            <w:tcBorders>
              <w:top w:val="dashSmallGap" w:sz="4" w:space="0" w:color="auto"/>
              <w:bottom w:val="dashSmallGap" w:sz="4" w:space="0" w:color="auto"/>
            </w:tcBorders>
          </w:tcPr>
          <w:p w14:paraId="736D64E6" w14:textId="19BBBC7D" w:rsidR="00402097" w:rsidRPr="00D96694" w:rsidRDefault="00402097" w:rsidP="00F2316E">
            <w:pPr>
              <w:spacing w:before="60" w:line="240" w:lineRule="auto"/>
              <w:ind w:firstLine="0"/>
              <w:rPr>
                <w:rFonts w:ascii="Arial" w:hAnsi="Arial"/>
                <w:color w:val="000000" w:themeColor="text1"/>
                <w:sz w:val="18"/>
                <w:szCs w:val="18"/>
                <w:rPrChange w:id="60" w:author="Aleksa Corovic" w:date="2018-08-21T12:50:00Z">
                  <w:rPr>
                    <w:rFonts w:ascii="Arial" w:hAnsi="Arial"/>
                    <w:color w:val="000000" w:themeColor="text1"/>
                    <w:sz w:val="18"/>
                    <w:szCs w:val="18"/>
                    <w:lang w:val="sr-Cyrl-RS"/>
                  </w:rPr>
                </w:rPrChange>
              </w:rPr>
            </w:pPr>
            <w:r w:rsidRPr="00D96694">
              <w:rPr>
                <w:rFonts w:ascii="Arial" w:hAnsi="Arial"/>
                <w:color w:val="000000" w:themeColor="text1"/>
                <w:sz w:val="18"/>
                <w:szCs w:val="18"/>
                <w:rPrChange w:id="61" w:author="Aleksa Corovic" w:date="2018-08-21T12:50:00Z">
                  <w:rPr>
                    <w:rFonts w:ascii="Arial" w:hAnsi="Arial"/>
                    <w:color w:val="000000" w:themeColor="text1"/>
                    <w:sz w:val="18"/>
                    <w:szCs w:val="18"/>
                    <w:lang w:val="sr-Cyrl-CS"/>
                  </w:rPr>
                </w:rPrChange>
              </w:rPr>
              <w:t>Једно решење програмске подршке за безбедан пренос података путем</w:t>
            </w:r>
            <w:r w:rsidRPr="00D96694">
              <w:rPr>
                <w:rFonts w:ascii="Arial" w:hAnsi="Arial"/>
                <w:color w:val="000000" w:themeColor="text1"/>
                <w:sz w:val="50"/>
                <w:szCs w:val="40"/>
                <w:rPrChange w:id="62" w:author="Aleksa Corovic" w:date="2018-08-21T12:50:00Z">
                  <w:rPr>
                    <w:rFonts w:ascii="Arial" w:hAnsi="Arial"/>
                    <w:color w:val="000000" w:themeColor="text1"/>
                    <w:sz w:val="50"/>
                    <w:szCs w:val="40"/>
                    <w:lang w:val="sr-Cyrl-CS"/>
                  </w:rPr>
                </w:rPrChange>
              </w:rPr>
              <w:t xml:space="preserve"> </w:t>
            </w:r>
            <w:r w:rsidRPr="00D96694">
              <w:rPr>
                <w:rFonts w:ascii="Arial" w:hAnsi="Arial"/>
                <w:i/>
                <w:color w:val="000000" w:themeColor="text1"/>
                <w:sz w:val="18"/>
                <w:szCs w:val="18"/>
                <w:rPrChange w:id="63" w:author="Aleksa Corovic" w:date="2018-08-21T12:50:00Z">
                  <w:rPr>
                    <w:rFonts w:ascii="Arial" w:hAnsi="Arial"/>
                    <w:color w:val="000000" w:themeColor="text1"/>
                    <w:sz w:val="18"/>
                    <w:szCs w:val="18"/>
                  </w:rPr>
                </w:rPrChange>
              </w:rPr>
              <w:t>BroadR-Reach</w:t>
            </w:r>
            <w:ins w:id="64" w:author="Filip Dutina" w:date="2018-07-17T10:48:00Z">
              <w:r w:rsidR="00432F6F" w:rsidRPr="00D96694">
                <w:rPr>
                  <w:rFonts w:ascii="Arial" w:hAnsi="Arial"/>
                  <w:color w:val="000000" w:themeColor="text1"/>
                  <w:sz w:val="50"/>
                  <w:szCs w:val="40"/>
                </w:rPr>
                <w:t xml:space="preserve"> </w:t>
              </w:r>
            </w:ins>
            <w:del w:id="65" w:author="Filip Dutina" w:date="2018-07-17T10:48:00Z">
              <w:r w:rsidR="007B0442" w:rsidRPr="00D96694" w:rsidDel="00F2316E">
                <w:rPr>
                  <w:rFonts w:ascii="Arial" w:hAnsi="Arial"/>
                  <w:color w:val="000000" w:themeColor="text1"/>
                  <w:sz w:val="50"/>
                  <w:szCs w:val="40"/>
                </w:rPr>
                <w:delText xml:space="preserve"> </w:delText>
              </w:r>
            </w:del>
            <w:ins w:id="66" w:author="Filip Dutina" w:date="2018-07-12T11:25:00Z">
              <w:r w:rsidR="004008F5" w:rsidRPr="00D96694">
                <w:rPr>
                  <w:rFonts w:ascii="Arial" w:hAnsi="Arial"/>
                  <w:color w:val="000000" w:themeColor="text1"/>
                  <w:sz w:val="18"/>
                  <w:szCs w:val="18"/>
                  <w:rPrChange w:id="67" w:author="Aleksa Corovic" w:date="2018-08-21T12:50:00Z">
                    <w:rPr>
                      <w:rFonts w:ascii="Arial" w:hAnsi="Arial"/>
                      <w:color w:val="000000" w:themeColor="text1"/>
                      <w:sz w:val="18"/>
                      <w:szCs w:val="18"/>
                      <w:lang w:val="sr-Cyrl-RS"/>
                    </w:rPr>
                  </w:rPrChange>
                </w:rPr>
                <w:t>спреге</w:t>
              </w:r>
            </w:ins>
            <w:ins w:id="68" w:author="Filip Dutina" w:date="2018-08-15T11:05:00Z">
              <w:r w:rsidR="00432F6F" w:rsidRPr="00D96694">
                <w:rPr>
                  <w:rFonts w:ascii="Arial" w:hAnsi="Arial"/>
                  <w:color w:val="000000" w:themeColor="text1"/>
                  <w:sz w:val="18"/>
                  <w:szCs w:val="18"/>
                  <w:rPrChange w:id="69" w:author="Aleksa Corovic" w:date="2018-08-21T12:50:00Z">
                    <w:rPr>
                      <w:rFonts w:ascii="Arial" w:hAnsi="Arial"/>
                      <w:color w:val="000000" w:themeColor="text1"/>
                      <w:sz w:val="18"/>
                      <w:szCs w:val="18"/>
                      <w:lang w:val="en-GB"/>
                    </w:rPr>
                  </w:rPrChange>
                </w:rPr>
                <w:t>.</w:t>
              </w:r>
            </w:ins>
            <w:del w:id="70" w:author="Filip Dutina" w:date="2018-07-12T11:25:00Z">
              <w:r w:rsidRPr="00D96694" w:rsidDel="004008F5">
                <w:rPr>
                  <w:rFonts w:ascii="Arial" w:hAnsi="Arial"/>
                  <w:color w:val="000000" w:themeColor="text1"/>
                  <w:sz w:val="18"/>
                  <w:szCs w:val="18"/>
                  <w:rPrChange w:id="71" w:author="Aleksa Corovic" w:date="2018-08-21T12:50:00Z">
                    <w:rPr>
                      <w:rFonts w:ascii="Arial" w:hAnsi="Arial"/>
                      <w:color w:val="000000" w:themeColor="text1"/>
                      <w:sz w:val="18"/>
                      <w:szCs w:val="18"/>
                      <w:lang w:val="sr-Cyrl-RS"/>
                    </w:rPr>
                  </w:rPrChange>
                </w:rPr>
                <w:delText>интерфејса</w:delText>
              </w:r>
            </w:del>
          </w:p>
          <w:p w14:paraId="46C4BBB9" w14:textId="77777777" w:rsidR="00D22293" w:rsidRPr="00D96694" w:rsidRDefault="00D22293">
            <w:pPr>
              <w:spacing w:before="60" w:after="60" w:line="240" w:lineRule="auto"/>
              <w:ind w:firstLine="0"/>
              <w:rPr>
                <w:rFonts w:ascii="Arial" w:hAnsi="Arial" w:cs="Arial"/>
                <w:b/>
                <w:color w:val="FF0000"/>
                <w:sz w:val="18"/>
                <w:szCs w:val="18"/>
                <w:rPrChange w:id="72" w:author="Aleksa Corovic" w:date="2018-08-21T12:50:00Z">
                  <w:rPr>
                    <w:rFonts w:ascii="Arial" w:hAnsi="Arial" w:cs="Arial"/>
                    <w:b/>
                    <w:color w:val="FF0000"/>
                    <w:sz w:val="18"/>
                    <w:szCs w:val="18"/>
                    <w:lang w:val="sr-Latn-CS"/>
                  </w:rPr>
                </w:rPrChange>
              </w:rPr>
              <w:pPrChange w:id="73" w:author="Filip Dutina" w:date="2018-07-17T10:48:00Z">
                <w:pPr>
                  <w:spacing w:before="60" w:after="60" w:line="240" w:lineRule="auto"/>
                  <w:ind w:firstLine="0"/>
                  <w:jc w:val="left"/>
                </w:pPr>
              </w:pPrChange>
            </w:pPr>
          </w:p>
        </w:tc>
      </w:tr>
      <w:tr w:rsidR="00D22293" w:rsidRPr="00D96694" w14:paraId="1711FD52" w14:textId="77777777" w:rsidTr="00517A6A">
        <w:trPr>
          <w:cantSplit/>
          <w:trHeight w:hRule="exact" w:val="350"/>
        </w:trPr>
        <w:tc>
          <w:tcPr>
            <w:tcW w:w="3544" w:type="dxa"/>
            <w:gridSpan w:val="2"/>
            <w:tcBorders>
              <w:top w:val="dashSmallGap" w:sz="4" w:space="0" w:color="auto"/>
              <w:bottom w:val="dashSmallGap" w:sz="4" w:space="0" w:color="auto"/>
            </w:tcBorders>
          </w:tcPr>
          <w:p w14:paraId="51AB1D7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публикације, </w:t>
            </w:r>
            <w:r w:rsidRPr="00D96694">
              <w:rPr>
                <w:rFonts w:ascii="Arial" w:hAnsi="Arial"/>
                <w:b/>
                <w:sz w:val="18"/>
              </w:rPr>
              <w:t>ЈП</w:t>
            </w:r>
            <w:r w:rsidRPr="00D96694">
              <w:rPr>
                <w:rFonts w:ascii="Arial" w:hAnsi="Arial"/>
                <w:sz w:val="18"/>
              </w:rPr>
              <w:t>:</w:t>
            </w:r>
          </w:p>
        </w:tc>
        <w:tc>
          <w:tcPr>
            <w:tcW w:w="6379" w:type="dxa"/>
            <w:gridSpan w:val="2"/>
            <w:tcBorders>
              <w:top w:val="dashSmallGap" w:sz="4" w:space="0" w:color="auto"/>
              <w:bottom w:val="dashSmallGap" w:sz="4" w:space="0" w:color="auto"/>
            </w:tcBorders>
          </w:tcPr>
          <w:p w14:paraId="2C9624E4" w14:textId="77777777" w:rsidR="00D22293" w:rsidRPr="00D96694" w:rsidRDefault="00D22293" w:rsidP="00517A6A">
            <w:pPr>
              <w:spacing w:before="60" w:after="60" w:line="240" w:lineRule="auto"/>
              <w:ind w:firstLine="0"/>
              <w:jc w:val="left"/>
              <w:rPr>
                <w:rFonts w:ascii="Arial" w:hAnsi="Arial" w:cs="Arial"/>
                <w:sz w:val="18"/>
                <w:szCs w:val="18"/>
                <w:rPrChange w:id="74" w:author="Aleksa Corovic" w:date="2018-08-21T12:50:00Z">
                  <w:rPr>
                    <w:rFonts w:ascii="Arial" w:hAnsi="Arial" w:cs="Arial"/>
                    <w:sz w:val="18"/>
                    <w:szCs w:val="18"/>
                    <w:lang w:val="sr-Cyrl-CS"/>
                  </w:rPr>
                </w:rPrChange>
              </w:rPr>
            </w:pPr>
            <w:r w:rsidRPr="00D96694">
              <w:rPr>
                <w:rFonts w:ascii="Arial" w:hAnsi="Arial" w:cs="Arial"/>
                <w:sz w:val="18"/>
                <w:szCs w:val="18"/>
                <w:rPrChange w:id="75" w:author="Aleksa Corovic" w:date="2018-08-21T12:50:00Z">
                  <w:rPr>
                    <w:rFonts w:ascii="Arial" w:hAnsi="Arial" w:cs="Arial"/>
                    <w:sz w:val="18"/>
                    <w:szCs w:val="18"/>
                    <w:lang w:val="sr-Cyrl-CS"/>
                  </w:rPr>
                </w:rPrChange>
              </w:rPr>
              <w:t>Српски / латиница</w:t>
            </w:r>
          </w:p>
        </w:tc>
      </w:tr>
      <w:tr w:rsidR="00D22293" w:rsidRPr="00D96694" w14:paraId="11EFF4EF" w14:textId="77777777" w:rsidTr="00517A6A">
        <w:trPr>
          <w:cantSplit/>
          <w:trHeight w:hRule="exact" w:val="350"/>
        </w:trPr>
        <w:tc>
          <w:tcPr>
            <w:tcW w:w="3544" w:type="dxa"/>
            <w:gridSpan w:val="2"/>
            <w:tcBorders>
              <w:top w:val="dashSmallGap" w:sz="4" w:space="0" w:color="auto"/>
              <w:bottom w:val="dashSmallGap" w:sz="4" w:space="0" w:color="auto"/>
            </w:tcBorders>
          </w:tcPr>
          <w:p w14:paraId="282FF900"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извода, </w:t>
            </w:r>
            <w:r w:rsidRPr="00D96694">
              <w:rPr>
                <w:rFonts w:ascii="Arial" w:hAnsi="Arial"/>
                <w:b/>
                <w:sz w:val="18"/>
              </w:rPr>
              <w:t>ЈИ</w:t>
            </w:r>
            <w:r w:rsidRPr="00D96694">
              <w:rPr>
                <w:rFonts w:ascii="Arial" w:hAnsi="Arial"/>
                <w:sz w:val="18"/>
              </w:rPr>
              <w:t>:</w:t>
            </w:r>
          </w:p>
        </w:tc>
        <w:tc>
          <w:tcPr>
            <w:tcW w:w="6379" w:type="dxa"/>
            <w:gridSpan w:val="2"/>
            <w:tcBorders>
              <w:top w:val="dashSmallGap" w:sz="4" w:space="0" w:color="auto"/>
              <w:bottom w:val="dashSmallGap" w:sz="4" w:space="0" w:color="auto"/>
            </w:tcBorders>
          </w:tcPr>
          <w:p w14:paraId="5370300B" w14:textId="77777777" w:rsidR="00D22293" w:rsidRPr="00D96694" w:rsidRDefault="00D22293" w:rsidP="00517A6A">
            <w:pPr>
              <w:spacing w:before="60" w:after="60" w:line="240" w:lineRule="auto"/>
              <w:ind w:firstLine="0"/>
              <w:jc w:val="left"/>
              <w:rPr>
                <w:rFonts w:ascii="Arial" w:hAnsi="Arial" w:cs="Arial"/>
                <w:sz w:val="18"/>
                <w:szCs w:val="18"/>
                <w:rPrChange w:id="76" w:author="Aleksa Corovic" w:date="2018-08-21T12:50:00Z">
                  <w:rPr>
                    <w:rFonts w:ascii="Arial" w:hAnsi="Arial" w:cs="Arial"/>
                    <w:sz w:val="18"/>
                    <w:szCs w:val="18"/>
                    <w:lang w:val="sr-Cyrl-CS"/>
                  </w:rPr>
                </w:rPrChange>
              </w:rPr>
            </w:pPr>
            <w:r w:rsidRPr="00D96694">
              <w:rPr>
                <w:rFonts w:ascii="Arial" w:hAnsi="Arial" w:cs="Arial"/>
                <w:sz w:val="18"/>
                <w:szCs w:val="18"/>
                <w:rPrChange w:id="77" w:author="Aleksa Corovic" w:date="2018-08-21T12:50:00Z">
                  <w:rPr>
                    <w:rFonts w:ascii="Arial" w:hAnsi="Arial" w:cs="Arial"/>
                    <w:sz w:val="18"/>
                    <w:szCs w:val="18"/>
                    <w:lang w:val="sr-Cyrl-CS"/>
                  </w:rPr>
                </w:rPrChange>
              </w:rPr>
              <w:t>Српски</w:t>
            </w:r>
          </w:p>
        </w:tc>
      </w:tr>
      <w:tr w:rsidR="00D22293" w:rsidRPr="00D96694" w14:paraId="38E36892" w14:textId="77777777" w:rsidTr="00517A6A">
        <w:trPr>
          <w:cantSplit/>
          <w:trHeight w:hRule="exact" w:val="350"/>
        </w:trPr>
        <w:tc>
          <w:tcPr>
            <w:tcW w:w="3544" w:type="dxa"/>
            <w:gridSpan w:val="2"/>
            <w:tcBorders>
              <w:top w:val="dashSmallGap" w:sz="4" w:space="0" w:color="auto"/>
              <w:bottom w:val="dashSmallGap" w:sz="4" w:space="0" w:color="auto"/>
            </w:tcBorders>
          </w:tcPr>
          <w:p w14:paraId="3D942D9F"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Зем</w:t>
            </w:r>
            <w:r w:rsidRPr="00D96694">
              <w:rPr>
                <w:rFonts w:ascii="Arial" w:hAnsi="Arial"/>
                <w:sz w:val="18"/>
                <w:rPrChange w:id="78" w:author="Aleksa Corovic" w:date="2018-08-21T12:50:00Z">
                  <w:rPr>
                    <w:rFonts w:ascii="Arial" w:hAnsi="Arial"/>
                    <w:sz w:val="18"/>
                    <w:lang w:val="sr-Cyrl-CS"/>
                  </w:rPr>
                </w:rPrChange>
              </w:rPr>
              <w:t>љ</w:t>
            </w:r>
            <w:r w:rsidRPr="00D96694">
              <w:rPr>
                <w:rFonts w:ascii="Arial" w:hAnsi="Arial"/>
                <w:sz w:val="18"/>
              </w:rPr>
              <w:t>а публикова</w:t>
            </w:r>
            <w:r w:rsidRPr="00D96694">
              <w:rPr>
                <w:rFonts w:ascii="Arial" w:hAnsi="Arial"/>
                <w:sz w:val="18"/>
                <w:rPrChange w:id="79" w:author="Aleksa Corovic" w:date="2018-08-21T12:50:00Z">
                  <w:rPr>
                    <w:rFonts w:ascii="Arial" w:hAnsi="Arial"/>
                    <w:sz w:val="18"/>
                    <w:lang w:val="sr-Cyrl-CS"/>
                  </w:rPr>
                </w:rPrChange>
              </w:rPr>
              <w:t>њ</w:t>
            </w:r>
            <w:r w:rsidRPr="00D96694">
              <w:rPr>
                <w:rFonts w:ascii="Arial" w:hAnsi="Arial"/>
                <w:sz w:val="18"/>
              </w:rPr>
              <w:t xml:space="preserve">а, </w:t>
            </w:r>
            <w:r w:rsidRPr="00D96694">
              <w:rPr>
                <w:rFonts w:ascii="Arial" w:hAnsi="Arial"/>
                <w:b/>
                <w:sz w:val="18"/>
              </w:rPr>
              <w:t>ЗП</w:t>
            </w:r>
            <w:r w:rsidRPr="00D96694">
              <w:rPr>
                <w:rFonts w:ascii="Arial" w:hAnsi="Arial"/>
                <w:sz w:val="18"/>
              </w:rPr>
              <w:t>:</w:t>
            </w:r>
          </w:p>
        </w:tc>
        <w:tc>
          <w:tcPr>
            <w:tcW w:w="6379" w:type="dxa"/>
            <w:gridSpan w:val="2"/>
            <w:tcBorders>
              <w:top w:val="dashSmallGap" w:sz="4" w:space="0" w:color="auto"/>
              <w:bottom w:val="dashSmallGap" w:sz="4" w:space="0" w:color="auto"/>
            </w:tcBorders>
          </w:tcPr>
          <w:p w14:paraId="78A6FA76" w14:textId="77777777" w:rsidR="00D22293" w:rsidRPr="00D96694" w:rsidRDefault="00D22293" w:rsidP="00517A6A">
            <w:pPr>
              <w:spacing w:before="60" w:after="60" w:line="240" w:lineRule="auto"/>
              <w:ind w:firstLine="0"/>
              <w:jc w:val="left"/>
              <w:rPr>
                <w:rFonts w:ascii="Arial" w:hAnsi="Arial" w:cs="Arial"/>
                <w:sz w:val="18"/>
                <w:szCs w:val="18"/>
                <w:rPrChange w:id="80" w:author="Aleksa Corovic" w:date="2018-08-21T12:50:00Z">
                  <w:rPr>
                    <w:rFonts w:ascii="Arial" w:hAnsi="Arial" w:cs="Arial"/>
                    <w:sz w:val="18"/>
                    <w:szCs w:val="18"/>
                    <w:lang w:val="sr-Cyrl-CS"/>
                  </w:rPr>
                </w:rPrChange>
              </w:rPr>
            </w:pPr>
            <w:r w:rsidRPr="00D96694">
              <w:rPr>
                <w:rFonts w:ascii="Arial" w:hAnsi="Arial" w:cs="Arial"/>
                <w:sz w:val="18"/>
                <w:szCs w:val="18"/>
                <w:rPrChange w:id="81" w:author="Aleksa Corovic" w:date="2018-08-21T12:50:00Z">
                  <w:rPr>
                    <w:rFonts w:ascii="Arial" w:hAnsi="Arial" w:cs="Arial"/>
                    <w:sz w:val="18"/>
                    <w:szCs w:val="18"/>
                    <w:lang w:val="sr-Cyrl-CS"/>
                  </w:rPr>
                </w:rPrChange>
              </w:rPr>
              <w:t>Република Србија</w:t>
            </w:r>
          </w:p>
        </w:tc>
      </w:tr>
      <w:tr w:rsidR="00D22293" w:rsidRPr="00D96694" w14:paraId="32D05EA6" w14:textId="77777777" w:rsidTr="00517A6A">
        <w:trPr>
          <w:cantSplit/>
          <w:trHeight w:hRule="exact" w:val="350"/>
        </w:trPr>
        <w:tc>
          <w:tcPr>
            <w:tcW w:w="3544" w:type="dxa"/>
            <w:gridSpan w:val="2"/>
            <w:tcBorders>
              <w:top w:val="dashSmallGap" w:sz="4" w:space="0" w:color="auto"/>
              <w:bottom w:val="dashSmallGap" w:sz="4" w:space="0" w:color="auto"/>
            </w:tcBorders>
          </w:tcPr>
          <w:p w14:paraId="072F6B81"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У</w:t>
            </w:r>
            <w:r w:rsidRPr="00D96694">
              <w:rPr>
                <w:rFonts w:ascii="Arial" w:hAnsi="Arial"/>
                <w:sz w:val="18"/>
                <w:rPrChange w:id="82" w:author="Aleksa Corovic" w:date="2018-08-21T12:50:00Z">
                  <w:rPr>
                    <w:rFonts w:ascii="Arial" w:hAnsi="Arial"/>
                    <w:sz w:val="18"/>
                    <w:lang w:val="sr-Cyrl-CS"/>
                  </w:rPr>
                </w:rPrChange>
              </w:rPr>
              <w:t>ж</w:t>
            </w:r>
            <w:r w:rsidRPr="00D96694">
              <w:rPr>
                <w:rFonts w:ascii="Arial" w:hAnsi="Arial"/>
                <w:sz w:val="18"/>
              </w:rPr>
              <w:t>е географско подру</w:t>
            </w:r>
            <w:r w:rsidRPr="00D96694">
              <w:rPr>
                <w:rFonts w:ascii="Arial" w:hAnsi="Arial"/>
                <w:sz w:val="18"/>
                <w:rPrChange w:id="83" w:author="Aleksa Corovic" w:date="2018-08-21T12:50:00Z">
                  <w:rPr>
                    <w:rFonts w:ascii="Arial" w:hAnsi="Arial"/>
                    <w:sz w:val="18"/>
                    <w:lang w:val="sr-Cyrl-CS"/>
                  </w:rPr>
                </w:rPrChange>
              </w:rPr>
              <w:t>ч</w:t>
            </w:r>
            <w:r w:rsidRPr="00D96694">
              <w:rPr>
                <w:rFonts w:ascii="Arial" w:hAnsi="Arial"/>
                <w:sz w:val="18"/>
              </w:rPr>
              <w:t xml:space="preserve">је, </w:t>
            </w:r>
            <w:r w:rsidRPr="00D96694">
              <w:rPr>
                <w:rFonts w:ascii="Arial" w:hAnsi="Arial"/>
                <w:b/>
                <w:sz w:val="18"/>
              </w:rPr>
              <w:t>УГП</w:t>
            </w:r>
            <w:r w:rsidRPr="00D96694">
              <w:rPr>
                <w:rFonts w:ascii="Arial" w:hAnsi="Arial"/>
                <w:sz w:val="18"/>
              </w:rPr>
              <w:t>:</w:t>
            </w:r>
          </w:p>
        </w:tc>
        <w:tc>
          <w:tcPr>
            <w:tcW w:w="6379" w:type="dxa"/>
            <w:gridSpan w:val="2"/>
            <w:tcBorders>
              <w:top w:val="dashSmallGap" w:sz="4" w:space="0" w:color="auto"/>
              <w:bottom w:val="dashSmallGap" w:sz="4" w:space="0" w:color="auto"/>
            </w:tcBorders>
          </w:tcPr>
          <w:p w14:paraId="413BEBC3" w14:textId="77777777" w:rsidR="00D22293" w:rsidRPr="00D96694" w:rsidRDefault="00D22293" w:rsidP="00517A6A">
            <w:pPr>
              <w:spacing w:before="60" w:after="60" w:line="240" w:lineRule="auto"/>
              <w:ind w:firstLine="0"/>
              <w:jc w:val="left"/>
              <w:rPr>
                <w:rFonts w:ascii="Arial" w:hAnsi="Arial" w:cs="Arial"/>
                <w:sz w:val="18"/>
                <w:szCs w:val="18"/>
                <w:rPrChange w:id="84" w:author="Aleksa Corovic" w:date="2018-08-21T12:50:00Z">
                  <w:rPr>
                    <w:rFonts w:ascii="Arial" w:hAnsi="Arial" w:cs="Arial"/>
                    <w:sz w:val="18"/>
                    <w:szCs w:val="18"/>
                    <w:lang w:val="sr-Cyrl-CS"/>
                  </w:rPr>
                </w:rPrChange>
              </w:rPr>
            </w:pPr>
            <w:r w:rsidRPr="00D96694">
              <w:rPr>
                <w:rFonts w:ascii="Arial" w:hAnsi="Arial" w:cs="Arial"/>
                <w:sz w:val="18"/>
                <w:szCs w:val="18"/>
                <w:rPrChange w:id="85" w:author="Aleksa Corovic" w:date="2018-08-21T12:50:00Z">
                  <w:rPr>
                    <w:rFonts w:ascii="Arial" w:hAnsi="Arial" w:cs="Arial"/>
                    <w:sz w:val="18"/>
                    <w:szCs w:val="18"/>
                    <w:lang w:val="sr-Cyrl-CS"/>
                  </w:rPr>
                </w:rPrChange>
              </w:rPr>
              <w:t>Војводина</w:t>
            </w:r>
          </w:p>
        </w:tc>
      </w:tr>
      <w:tr w:rsidR="00D22293" w:rsidRPr="00D96694" w14:paraId="41C1D092" w14:textId="77777777" w:rsidTr="00517A6A">
        <w:trPr>
          <w:cantSplit/>
          <w:trHeight w:hRule="exact" w:val="350"/>
        </w:trPr>
        <w:tc>
          <w:tcPr>
            <w:tcW w:w="3544" w:type="dxa"/>
            <w:gridSpan w:val="2"/>
            <w:tcBorders>
              <w:top w:val="dashSmallGap" w:sz="4" w:space="0" w:color="auto"/>
              <w:bottom w:val="dashSmallGap" w:sz="4" w:space="0" w:color="auto"/>
            </w:tcBorders>
          </w:tcPr>
          <w:p w14:paraId="7ECBD2B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Година, </w:t>
            </w:r>
            <w:r w:rsidRPr="00D96694">
              <w:rPr>
                <w:rFonts w:ascii="Arial" w:hAnsi="Arial"/>
                <w:b/>
                <w:sz w:val="18"/>
              </w:rPr>
              <w:t>ГО</w:t>
            </w:r>
            <w:r w:rsidRPr="00D96694">
              <w:rPr>
                <w:rFonts w:ascii="Arial" w:hAnsi="Arial"/>
                <w:sz w:val="18"/>
              </w:rPr>
              <w:t>:</w:t>
            </w:r>
          </w:p>
        </w:tc>
        <w:tc>
          <w:tcPr>
            <w:tcW w:w="6379" w:type="dxa"/>
            <w:gridSpan w:val="2"/>
            <w:tcBorders>
              <w:top w:val="dashSmallGap" w:sz="4" w:space="0" w:color="auto"/>
              <w:bottom w:val="dashSmallGap" w:sz="4" w:space="0" w:color="auto"/>
            </w:tcBorders>
          </w:tcPr>
          <w:p w14:paraId="6C603443" w14:textId="77777777" w:rsidR="00D22293" w:rsidRPr="00D96694" w:rsidRDefault="00402097" w:rsidP="00517A6A">
            <w:pPr>
              <w:spacing w:before="60" w:after="60" w:line="240" w:lineRule="auto"/>
              <w:ind w:firstLine="0"/>
              <w:jc w:val="left"/>
              <w:rPr>
                <w:rFonts w:ascii="Arial" w:hAnsi="Arial" w:cs="Arial"/>
                <w:color w:val="FF0000"/>
                <w:sz w:val="18"/>
                <w:szCs w:val="18"/>
                <w:rPrChange w:id="86"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87" w:author="Aleksa Corovic" w:date="2018-08-21T12:50:00Z">
                  <w:rPr>
                    <w:rFonts w:ascii="Arial" w:hAnsi="Arial" w:cs="Arial"/>
                    <w:color w:val="000000" w:themeColor="text1"/>
                    <w:sz w:val="18"/>
                    <w:szCs w:val="18"/>
                    <w:lang w:val="sr-Cyrl-RS"/>
                  </w:rPr>
                </w:rPrChange>
              </w:rPr>
              <w:t>2018</w:t>
            </w:r>
          </w:p>
        </w:tc>
      </w:tr>
      <w:tr w:rsidR="00D22293" w:rsidRPr="00D96694" w14:paraId="08ED951A" w14:textId="77777777" w:rsidTr="00517A6A">
        <w:trPr>
          <w:cantSplit/>
          <w:trHeight w:hRule="exact" w:val="350"/>
        </w:trPr>
        <w:tc>
          <w:tcPr>
            <w:tcW w:w="3544" w:type="dxa"/>
            <w:gridSpan w:val="2"/>
            <w:tcBorders>
              <w:top w:val="dashSmallGap" w:sz="4" w:space="0" w:color="auto"/>
              <w:bottom w:val="dashSmallGap" w:sz="4" w:space="0" w:color="auto"/>
            </w:tcBorders>
          </w:tcPr>
          <w:p w14:paraId="436B4FF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Издава</w:t>
            </w:r>
            <w:r w:rsidRPr="00D96694">
              <w:rPr>
                <w:rFonts w:ascii="Arial" w:hAnsi="Arial"/>
                <w:sz w:val="18"/>
                <w:rPrChange w:id="88" w:author="Aleksa Corovic" w:date="2018-08-21T12:50:00Z">
                  <w:rPr>
                    <w:rFonts w:ascii="Arial" w:hAnsi="Arial"/>
                    <w:sz w:val="18"/>
                    <w:lang w:val="sr-Cyrl-CS"/>
                  </w:rPr>
                </w:rPrChange>
              </w:rPr>
              <w:t>ч</w:t>
            </w:r>
            <w:r w:rsidRPr="00D96694">
              <w:rPr>
                <w:rFonts w:ascii="Arial" w:hAnsi="Arial"/>
                <w:sz w:val="18"/>
              </w:rPr>
              <w:t xml:space="preserve">,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06E7E29F" w14:textId="77777777" w:rsidR="00D22293" w:rsidRPr="00D96694" w:rsidRDefault="00D22293" w:rsidP="00517A6A">
            <w:pPr>
              <w:spacing w:before="60" w:after="60" w:line="240" w:lineRule="auto"/>
              <w:ind w:firstLine="0"/>
              <w:jc w:val="left"/>
              <w:rPr>
                <w:rFonts w:ascii="Arial" w:hAnsi="Arial" w:cs="Arial"/>
                <w:sz w:val="18"/>
                <w:szCs w:val="18"/>
                <w:rPrChange w:id="89" w:author="Aleksa Corovic" w:date="2018-08-21T12:50:00Z">
                  <w:rPr>
                    <w:rFonts w:ascii="Arial" w:hAnsi="Arial" w:cs="Arial"/>
                    <w:sz w:val="18"/>
                    <w:szCs w:val="18"/>
                    <w:lang w:val="sr-Cyrl-CS"/>
                  </w:rPr>
                </w:rPrChange>
              </w:rPr>
            </w:pPr>
            <w:r w:rsidRPr="00D96694">
              <w:rPr>
                <w:rFonts w:ascii="Arial" w:hAnsi="Arial" w:cs="Arial"/>
                <w:sz w:val="18"/>
                <w:szCs w:val="18"/>
                <w:rPrChange w:id="90" w:author="Aleksa Corovic" w:date="2018-08-21T12:50:00Z">
                  <w:rPr>
                    <w:rFonts w:ascii="Arial" w:hAnsi="Arial" w:cs="Arial"/>
                    <w:sz w:val="18"/>
                    <w:szCs w:val="18"/>
                    <w:lang w:val="sr-Cyrl-CS"/>
                  </w:rPr>
                </w:rPrChange>
              </w:rPr>
              <w:t>Ауторски репринт</w:t>
            </w:r>
          </w:p>
        </w:tc>
      </w:tr>
      <w:tr w:rsidR="00D22293" w:rsidRPr="00D96694" w14:paraId="53C548F1" w14:textId="77777777" w:rsidTr="00517A6A">
        <w:trPr>
          <w:cantSplit/>
          <w:trHeight w:hRule="exact" w:val="350"/>
        </w:trPr>
        <w:tc>
          <w:tcPr>
            <w:tcW w:w="3544" w:type="dxa"/>
            <w:gridSpan w:val="2"/>
            <w:tcBorders>
              <w:top w:val="dashSmallGap" w:sz="4" w:space="0" w:color="auto"/>
              <w:bottom w:val="dashSmallGap" w:sz="4" w:space="0" w:color="auto"/>
            </w:tcBorders>
          </w:tcPr>
          <w:p w14:paraId="1D7DC7C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Место и адреса, </w:t>
            </w:r>
            <w:r w:rsidRPr="00D96694">
              <w:rPr>
                <w:rFonts w:ascii="Arial" w:hAnsi="Arial"/>
                <w:b/>
                <w:sz w:val="18"/>
              </w:rPr>
              <w:t>МА</w:t>
            </w:r>
            <w:r w:rsidRPr="00D96694">
              <w:rPr>
                <w:rFonts w:ascii="Arial" w:hAnsi="Arial"/>
                <w:sz w:val="18"/>
              </w:rPr>
              <w:t>:</w:t>
            </w:r>
          </w:p>
        </w:tc>
        <w:tc>
          <w:tcPr>
            <w:tcW w:w="6379" w:type="dxa"/>
            <w:gridSpan w:val="2"/>
            <w:tcBorders>
              <w:top w:val="dashSmallGap" w:sz="4" w:space="0" w:color="auto"/>
              <w:bottom w:val="dashSmallGap" w:sz="4" w:space="0" w:color="auto"/>
            </w:tcBorders>
          </w:tcPr>
          <w:p w14:paraId="7D662C7A" w14:textId="77777777" w:rsidR="00D22293" w:rsidRPr="00D96694" w:rsidRDefault="00D22293" w:rsidP="00517A6A">
            <w:pPr>
              <w:spacing w:before="60" w:after="60" w:line="240" w:lineRule="auto"/>
              <w:ind w:firstLine="0"/>
              <w:jc w:val="left"/>
              <w:rPr>
                <w:rFonts w:ascii="Arial" w:hAnsi="Arial" w:cs="Arial"/>
                <w:sz w:val="18"/>
                <w:szCs w:val="18"/>
                <w:rPrChange w:id="91" w:author="Aleksa Corovic" w:date="2018-08-21T12:50:00Z">
                  <w:rPr>
                    <w:rFonts w:ascii="Arial" w:hAnsi="Arial" w:cs="Arial"/>
                    <w:sz w:val="18"/>
                    <w:szCs w:val="18"/>
                    <w:lang w:val="sr-Cyrl-CS"/>
                  </w:rPr>
                </w:rPrChange>
              </w:rPr>
            </w:pPr>
            <w:r w:rsidRPr="00D96694">
              <w:rPr>
                <w:rFonts w:ascii="Arial" w:hAnsi="Arial" w:cs="Arial"/>
                <w:sz w:val="18"/>
                <w:szCs w:val="18"/>
                <w:rPrChange w:id="92" w:author="Aleksa Corovic" w:date="2018-08-21T12:50:00Z">
                  <w:rPr>
                    <w:rFonts w:ascii="Arial" w:hAnsi="Arial" w:cs="Arial"/>
                    <w:sz w:val="18"/>
                    <w:szCs w:val="18"/>
                    <w:lang w:val="sr-Cyrl-CS"/>
                  </w:rPr>
                </w:rPrChange>
              </w:rPr>
              <w:t>Нови Сад; трг Доситеја Обрадовића 6</w:t>
            </w:r>
          </w:p>
        </w:tc>
      </w:tr>
      <w:tr w:rsidR="00D22293" w:rsidRPr="00D96694" w14:paraId="782591F5" w14:textId="77777777" w:rsidTr="00517A6A">
        <w:trPr>
          <w:cantSplit/>
          <w:trHeight w:hRule="exact" w:val="450"/>
        </w:trPr>
        <w:tc>
          <w:tcPr>
            <w:tcW w:w="3544" w:type="dxa"/>
            <w:gridSpan w:val="2"/>
            <w:tcBorders>
              <w:top w:val="dashSmallGap" w:sz="4" w:space="0" w:color="auto"/>
              <w:bottom w:val="dashSmallGap" w:sz="4" w:space="0" w:color="auto"/>
            </w:tcBorders>
          </w:tcPr>
          <w:p w14:paraId="528C32DF" w14:textId="77777777" w:rsidR="00D22293" w:rsidRPr="00D96694" w:rsidRDefault="00D22293" w:rsidP="00A07D1E">
            <w:pPr>
              <w:spacing w:before="60" w:after="60" w:line="240" w:lineRule="auto"/>
              <w:ind w:firstLine="0"/>
              <w:jc w:val="left"/>
              <w:rPr>
                <w:rFonts w:ascii="Arial" w:hAnsi="Arial"/>
                <w:sz w:val="20"/>
              </w:rPr>
            </w:pPr>
            <w:r w:rsidRPr="00D96694">
              <w:rPr>
                <w:rFonts w:ascii="Arial" w:hAnsi="Arial"/>
                <w:sz w:val="18"/>
              </w:rPr>
              <w:t>Физи</w:t>
            </w:r>
            <w:r w:rsidRPr="00D96694">
              <w:rPr>
                <w:rFonts w:ascii="Arial" w:hAnsi="Arial"/>
                <w:sz w:val="18"/>
                <w:rPrChange w:id="93" w:author="Aleksa Corovic" w:date="2018-08-21T12:50:00Z">
                  <w:rPr>
                    <w:rFonts w:ascii="Arial" w:hAnsi="Arial"/>
                    <w:sz w:val="18"/>
                    <w:lang w:val="sr-Cyrl-CS"/>
                  </w:rPr>
                </w:rPrChange>
              </w:rPr>
              <w:t>ч</w:t>
            </w:r>
            <w:r w:rsidRPr="00D96694">
              <w:rPr>
                <w:rFonts w:ascii="Arial" w:hAnsi="Arial"/>
                <w:sz w:val="18"/>
              </w:rPr>
              <w:t xml:space="preserve">ки опис рада, </w:t>
            </w:r>
            <w:r w:rsidRPr="00D96694">
              <w:rPr>
                <w:rFonts w:ascii="Arial" w:hAnsi="Arial"/>
                <w:b/>
                <w:sz w:val="18"/>
              </w:rPr>
              <w:t>ФО</w:t>
            </w:r>
            <w:r w:rsidRPr="00D96694">
              <w:rPr>
                <w:rFonts w:ascii="Arial" w:hAnsi="Arial"/>
                <w:sz w:val="18"/>
              </w:rPr>
              <w:t>:</w:t>
            </w:r>
            <w:r w:rsidRPr="00D96694">
              <w:rPr>
                <w:rFonts w:ascii="Arial" w:hAnsi="Arial"/>
                <w:sz w:val="18"/>
              </w:rPr>
              <w:br/>
            </w:r>
            <w:r w:rsidRPr="00D96694">
              <w:rPr>
                <w:rFonts w:ascii="Arial" w:hAnsi="Arial"/>
                <w:spacing w:val="-4"/>
                <w:sz w:val="13"/>
              </w:rPr>
              <w:t>(поглав</w:t>
            </w:r>
            <w:r w:rsidRPr="00D96694">
              <w:rPr>
                <w:rFonts w:ascii="Arial" w:hAnsi="Arial"/>
                <w:spacing w:val="-4"/>
                <w:sz w:val="13"/>
                <w:rPrChange w:id="94" w:author="Aleksa Corovic" w:date="2018-08-21T12:50:00Z">
                  <w:rPr>
                    <w:rFonts w:ascii="Arial" w:hAnsi="Arial"/>
                    <w:spacing w:val="-4"/>
                    <w:sz w:val="13"/>
                    <w:lang w:val="sr-Cyrl-CS"/>
                  </w:rPr>
                </w:rPrChange>
              </w:rPr>
              <w:t>љ</w:t>
            </w:r>
            <w:r w:rsidRPr="00D96694">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67886F60" w14:textId="77777777" w:rsidR="00D22293" w:rsidRPr="00D96694" w:rsidRDefault="00D22293" w:rsidP="00517A6A">
            <w:pPr>
              <w:spacing w:before="60" w:after="60" w:line="240" w:lineRule="auto"/>
              <w:ind w:firstLine="0"/>
              <w:jc w:val="left"/>
              <w:rPr>
                <w:rFonts w:ascii="Arial" w:hAnsi="Arial" w:cs="Arial"/>
                <w:b/>
                <w:color w:val="FF0000"/>
                <w:sz w:val="18"/>
                <w:szCs w:val="18"/>
                <w:rPrChange w:id="95" w:author="Aleksa Corovic" w:date="2018-08-21T12:50:00Z">
                  <w:rPr>
                    <w:rFonts w:ascii="Arial" w:hAnsi="Arial" w:cs="Arial"/>
                    <w:b/>
                    <w:color w:val="FF0000"/>
                    <w:sz w:val="18"/>
                    <w:szCs w:val="18"/>
                    <w:lang w:val="sr-Latn-CS"/>
                  </w:rPr>
                </w:rPrChange>
              </w:rPr>
            </w:pPr>
            <w:r w:rsidRPr="00D96694">
              <w:rPr>
                <w:rFonts w:ascii="Arial" w:hAnsi="Arial" w:cs="Arial"/>
                <w:b/>
                <w:color w:val="FF0000"/>
                <w:sz w:val="18"/>
                <w:szCs w:val="18"/>
                <w:rPrChange w:id="96"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97" w:author="Aleksa Corovic" w:date="2018-08-21T12:50:00Z">
                  <w:rPr>
                    <w:rFonts w:ascii="Arial" w:hAnsi="Arial" w:cs="Arial"/>
                    <w:b/>
                    <w:color w:val="FF0000"/>
                    <w:sz w:val="18"/>
                    <w:szCs w:val="18"/>
                    <w:lang w:val="sr-Cyrl-CS"/>
                  </w:rPr>
                </w:rPrChange>
              </w:rPr>
              <w:t>уписати статистику</w:t>
            </w:r>
            <w:r w:rsidRPr="00D96694">
              <w:rPr>
                <w:rFonts w:ascii="Arial" w:hAnsi="Arial" w:cs="Arial"/>
                <w:b/>
                <w:color w:val="FF0000"/>
                <w:sz w:val="18"/>
                <w:szCs w:val="18"/>
                <w:rPrChange w:id="98" w:author="Aleksa Corovic" w:date="2018-08-21T12:50:00Z">
                  <w:rPr>
                    <w:rFonts w:ascii="Arial" w:hAnsi="Arial" w:cs="Arial"/>
                    <w:b/>
                    <w:color w:val="FF0000"/>
                    <w:sz w:val="18"/>
                    <w:szCs w:val="18"/>
                    <w:lang w:val="sr-Latn-CS"/>
                  </w:rPr>
                </w:rPrChange>
              </w:rPr>
              <w:t>&gt;</w:t>
            </w:r>
          </w:p>
        </w:tc>
      </w:tr>
      <w:tr w:rsidR="00D22293" w:rsidRPr="00D96694" w14:paraId="71F66841" w14:textId="77777777" w:rsidTr="00517A6A">
        <w:trPr>
          <w:cantSplit/>
          <w:trHeight w:hRule="exact" w:val="350"/>
        </w:trPr>
        <w:tc>
          <w:tcPr>
            <w:tcW w:w="3544" w:type="dxa"/>
            <w:gridSpan w:val="2"/>
            <w:tcBorders>
              <w:top w:val="dashSmallGap" w:sz="4" w:space="0" w:color="auto"/>
              <w:bottom w:val="dashSmallGap" w:sz="4" w:space="0" w:color="auto"/>
            </w:tcBorders>
          </w:tcPr>
          <w:p w14:paraId="545D6D4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99" w:author="Aleksa Corovic" w:date="2018-08-21T12:50:00Z">
                  <w:rPr>
                    <w:rFonts w:ascii="Arial" w:hAnsi="Arial"/>
                    <w:sz w:val="18"/>
                    <w:lang w:val="sr-Cyrl-CS"/>
                  </w:rPr>
                </w:rPrChange>
              </w:rPr>
              <w:t>ч</w:t>
            </w:r>
            <w:r w:rsidRPr="00D96694">
              <w:rPr>
                <w:rFonts w:ascii="Arial" w:hAnsi="Arial"/>
                <w:sz w:val="18"/>
              </w:rPr>
              <w:t xml:space="preserve">на област, </w:t>
            </w:r>
            <w:r w:rsidRPr="00D96694">
              <w:rPr>
                <w:rFonts w:ascii="Arial" w:hAnsi="Arial"/>
                <w:b/>
                <w:sz w:val="18"/>
              </w:rPr>
              <w:t>НО</w:t>
            </w:r>
            <w:r w:rsidRPr="00D96694">
              <w:rPr>
                <w:rFonts w:ascii="Arial" w:hAnsi="Arial"/>
                <w:sz w:val="18"/>
              </w:rPr>
              <w:t>:</w:t>
            </w:r>
          </w:p>
        </w:tc>
        <w:tc>
          <w:tcPr>
            <w:tcW w:w="6379" w:type="dxa"/>
            <w:gridSpan w:val="2"/>
            <w:tcBorders>
              <w:top w:val="dashSmallGap" w:sz="4" w:space="0" w:color="auto"/>
              <w:bottom w:val="dashSmallGap" w:sz="4" w:space="0" w:color="auto"/>
            </w:tcBorders>
          </w:tcPr>
          <w:p w14:paraId="1F35E748" w14:textId="77777777" w:rsidR="00D22293" w:rsidRPr="00D96694" w:rsidRDefault="00D22293" w:rsidP="00517A6A">
            <w:pPr>
              <w:spacing w:before="60" w:after="60" w:line="240" w:lineRule="auto"/>
              <w:ind w:firstLine="0"/>
              <w:jc w:val="left"/>
              <w:rPr>
                <w:rFonts w:ascii="Arial" w:hAnsi="Arial" w:cs="Arial"/>
                <w:sz w:val="18"/>
                <w:szCs w:val="18"/>
                <w:rPrChange w:id="100" w:author="Aleksa Corovic" w:date="2018-08-21T12:50:00Z">
                  <w:rPr>
                    <w:rFonts w:ascii="Arial" w:hAnsi="Arial" w:cs="Arial"/>
                    <w:sz w:val="18"/>
                    <w:szCs w:val="18"/>
                    <w:lang w:val="sr-Cyrl-CS"/>
                  </w:rPr>
                </w:rPrChange>
              </w:rPr>
            </w:pPr>
            <w:r w:rsidRPr="00D96694">
              <w:rPr>
                <w:rFonts w:ascii="Arial" w:hAnsi="Arial" w:cs="Arial"/>
                <w:sz w:val="18"/>
                <w:szCs w:val="18"/>
                <w:rPrChange w:id="101" w:author="Aleksa Corovic" w:date="2018-08-21T12:50:00Z">
                  <w:rPr>
                    <w:rFonts w:ascii="Arial" w:hAnsi="Arial" w:cs="Arial"/>
                    <w:sz w:val="18"/>
                    <w:szCs w:val="18"/>
                    <w:lang w:val="sr-Cyrl-CS"/>
                  </w:rPr>
                </w:rPrChange>
              </w:rPr>
              <w:t>Електротехника и рачунарство</w:t>
            </w:r>
          </w:p>
        </w:tc>
      </w:tr>
      <w:tr w:rsidR="00D22293" w:rsidRPr="00D96694" w14:paraId="56C7259F" w14:textId="77777777" w:rsidTr="00517A6A">
        <w:trPr>
          <w:cantSplit/>
          <w:trHeight w:hRule="exact" w:val="350"/>
        </w:trPr>
        <w:tc>
          <w:tcPr>
            <w:tcW w:w="3544" w:type="dxa"/>
            <w:gridSpan w:val="2"/>
            <w:tcBorders>
              <w:top w:val="dashSmallGap" w:sz="4" w:space="0" w:color="auto"/>
              <w:bottom w:val="dashSmallGap" w:sz="4" w:space="0" w:color="auto"/>
            </w:tcBorders>
          </w:tcPr>
          <w:p w14:paraId="150A812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102" w:author="Aleksa Corovic" w:date="2018-08-21T12:50:00Z">
                  <w:rPr>
                    <w:rFonts w:ascii="Arial" w:hAnsi="Arial"/>
                    <w:sz w:val="18"/>
                    <w:lang w:val="sr-Cyrl-CS"/>
                  </w:rPr>
                </w:rPrChange>
              </w:rPr>
              <w:t>ч</w:t>
            </w:r>
            <w:r w:rsidRPr="00D96694">
              <w:rPr>
                <w:rFonts w:ascii="Arial" w:hAnsi="Arial"/>
                <w:sz w:val="18"/>
              </w:rPr>
              <w:t xml:space="preserve">на дисциплина, </w:t>
            </w:r>
            <w:r w:rsidRPr="00D96694">
              <w:rPr>
                <w:rFonts w:ascii="Arial" w:hAnsi="Arial"/>
                <w:b/>
                <w:sz w:val="18"/>
              </w:rPr>
              <w:t>НД</w:t>
            </w:r>
            <w:r w:rsidRPr="00D96694">
              <w:rPr>
                <w:rFonts w:ascii="Arial" w:hAnsi="Arial"/>
                <w:sz w:val="18"/>
              </w:rPr>
              <w:t>:</w:t>
            </w:r>
          </w:p>
        </w:tc>
        <w:tc>
          <w:tcPr>
            <w:tcW w:w="6379" w:type="dxa"/>
            <w:gridSpan w:val="2"/>
            <w:tcBorders>
              <w:top w:val="dashSmallGap" w:sz="4" w:space="0" w:color="auto"/>
              <w:bottom w:val="dashSmallGap" w:sz="4" w:space="0" w:color="auto"/>
            </w:tcBorders>
          </w:tcPr>
          <w:p w14:paraId="4F0A3CB1" w14:textId="77777777" w:rsidR="00D22293" w:rsidRPr="00D96694" w:rsidRDefault="00D22293" w:rsidP="00517A6A">
            <w:pPr>
              <w:spacing w:before="60" w:after="60" w:line="240" w:lineRule="auto"/>
              <w:ind w:firstLine="0"/>
              <w:jc w:val="left"/>
              <w:rPr>
                <w:rFonts w:ascii="Arial" w:hAnsi="Arial" w:cs="Arial"/>
                <w:sz w:val="18"/>
                <w:szCs w:val="18"/>
                <w:rPrChange w:id="103" w:author="Aleksa Corovic" w:date="2018-08-21T12:50:00Z">
                  <w:rPr>
                    <w:rFonts w:ascii="Arial" w:hAnsi="Arial" w:cs="Arial"/>
                    <w:sz w:val="18"/>
                    <w:szCs w:val="18"/>
                    <w:lang w:val="sr-Cyrl-CS"/>
                  </w:rPr>
                </w:rPrChange>
              </w:rPr>
            </w:pPr>
            <w:r w:rsidRPr="00D96694">
              <w:rPr>
                <w:rFonts w:ascii="Arial" w:hAnsi="Arial" w:cs="Arial"/>
                <w:sz w:val="18"/>
                <w:szCs w:val="18"/>
                <w:rPrChange w:id="104" w:author="Aleksa Corovic" w:date="2018-08-21T12:50:00Z">
                  <w:rPr>
                    <w:rFonts w:ascii="Arial" w:hAnsi="Arial" w:cs="Arial"/>
                    <w:sz w:val="18"/>
                    <w:szCs w:val="18"/>
                    <w:lang w:val="sr-Cyrl-CS"/>
                  </w:rPr>
                </w:rPrChange>
              </w:rPr>
              <w:t>Рачунарска техника</w:t>
            </w:r>
          </w:p>
        </w:tc>
      </w:tr>
      <w:tr w:rsidR="00D22293" w:rsidRPr="00D96694" w14:paraId="1549F6AA" w14:textId="77777777" w:rsidTr="00517A6A">
        <w:trPr>
          <w:cantSplit/>
          <w:trHeight w:hRule="exact" w:val="500"/>
        </w:trPr>
        <w:tc>
          <w:tcPr>
            <w:tcW w:w="3544" w:type="dxa"/>
            <w:gridSpan w:val="2"/>
            <w:tcBorders>
              <w:top w:val="dashSmallGap" w:sz="4" w:space="0" w:color="auto"/>
              <w:bottom w:val="dashSmallGap" w:sz="4" w:space="0" w:color="auto"/>
            </w:tcBorders>
          </w:tcPr>
          <w:p w14:paraId="30FB1E01" w14:textId="77777777" w:rsidR="00D22293" w:rsidRPr="00D96694" w:rsidRDefault="00D22293" w:rsidP="00A07D1E">
            <w:pPr>
              <w:spacing w:before="60" w:after="60" w:line="240" w:lineRule="auto"/>
              <w:ind w:firstLine="0"/>
              <w:jc w:val="left"/>
              <w:rPr>
                <w:rFonts w:ascii="Arial" w:hAnsi="Arial"/>
                <w:spacing w:val="-8"/>
                <w:sz w:val="18"/>
              </w:rPr>
            </w:pPr>
            <w:r w:rsidRPr="00D96694">
              <w:rPr>
                <w:rFonts w:ascii="Arial" w:hAnsi="Arial"/>
                <w:spacing w:val="-8"/>
                <w:sz w:val="18"/>
              </w:rPr>
              <w:t>Предметна одредница/Кqу</w:t>
            </w:r>
            <w:r w:rsidRPr="00D96694">
              <w:rPr>
                <w:rFonts w:ascii="Arial" w:hAnsi="Arial"/>
                <w:spacing w:val="-8"/>
                <w:sz w:val="18"/>
                <w:rPrChange w:id="105" w:author="Aleksa Corovic" w:date="2018-08-21T12:50:00Z">
                  <w:rPr>
                    <w:rFonts w:ascii="Arial" w:hAnsi="Arial"/>
                    <w:spacing w:val="-8"/>
                    <w:sz w:val="18"/>
                    <w:lang w:val="sr-Cyrl-CS"/>
                  </w:rPr>
                </w:rPrChange>
              </w:rPr>
              <w:t>ч</w:t>
            </w:r>
            <w:r w:rsidRPr="00D96694">
              <w:rPr>
                <w:rFonts w:ascii="Arial" w:hAnsi="Arial"/>
                <w:spacing w:val="-8"/>
                <w:sz w:val="18"/>
              </w:rPr>
              <w:t>не ре</w:t>
            </w:r>
            <w:r w:rsidRPr="00D96694">
              <w:rPr>
                <w:rFonts w:ascii="Arial" w:hAnsi="Arial"/>
                <w:spacing w:val="-8"/>
                <w:sz w:val="18"/>
                <w:rPrChange w:id="106" w:author="Aleksa Corovic" w:date="2018-08-21T12:50:00Z">
                  <w:rPr>
                    <w:rFonts w:ascii="Arial" w:hAnsi="Arial"/>
                    <w:spacing w:val="-8"/>
                    <w:sz w:val="18"/>
                    <w:lang w:val="sr-Cyrl-CS"/>
                  </w:rPr>
                </w:rPrChange>
              </w:rPr>
              <w:t>ч</w:t>
            </w:r>
            <w:r w:rsidRPr="00D96694">
              <w:rPr>
                <w:rFonts w:ascii="Arial" w:hAnsi="Arial"/>
                <w:spacing w:val="-8"/>
                <w:sz w:val="18"/>
              </w:rPr>
              <w:t xml:space="preserve">и, </w:t>
            </w:r>
            <w:r w:rsidRPr="00D96694">
              <w:rPr>
                <w:rFonts w:ascii="Arial" w:hAnsi="Arial"/>
                <w:b/>
                <w:spacing w:val="-8"/>
                <w:sz w:val="18"/>
              </w:rPr>
              <w:t>ПО</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ACCA7" w14:textId="2D7F15C1" w:rsidR="00D22293" w:rsidRPr="00D96694" w:rsidRDefault="00402097" w:rsidP="00517A6A">
            <w:pPr>
              <w:spacing w:before="60" w:after="60" w:line="240" w:lineRule="auto"/>
              <w:ind w:firstLine="0"/>
              <w:jc w:val="left"/>
              <w:rPr>
                <w:rFonts w:ascii="Arial" w:hAnsi="Arial" w:cs="Arial"/>
                <w:color w:val="FF0000"/>
                <w:sz w:val="18"/>
                <w:szCs w:val="18"/>
                <w:rPrChange w:id="107"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108" w:author="Aleksa Corovic" w:date="2018-08-21T12:50:00Z">
                  <w:rPr>
                    <w:rFonts w:ascii="Arial" w:hAnsi="Arial" w:cs="Arial"/>
                    <w:color w:val="000000" w:themeColor="text1"/>
                    <w:sz w:val="18"/>
                    <w:szCs w:val="18"/>
                    <w:lang w:val="en-GB"/>
                  </w:rPr>
                </w:rPrChange>
              </w:rPr>
              <w:t xml:space="preserve">Безбедан </w:t>
            </w:r>
            <w:r w:rsidR="003F321B" w:rsidRPr="00D96694">
              <w:rPr>
                <w:rFonts w:ascii="Arial" w:hAnsi="Arial" w:cs="Arial"/>
                <w:color w:val="000000" w:themeColor="text1"/>
                <w:sz w:val="18"/>
                <w:szCs w:val="18"/>
                <w:rPrChange w:id="109" w:author="Aleksa Corovic" w:date="2018-08-21T12:50:00Z">
                  <w:rPr>
                    <w:rFonts w:ascii="Arial" w:hAnsi="Arial" w:cs="Arial"/>
                    <w:color w:val="000000" w:themeColor="text1"/>
                    <w:sz w:val="18"/>
                    <w:szCs w:val="18"/>
                    <w:lang w:val="sr-Cyrl-RS"/>
                  </w:rPr>
                </w:rPrChange>
              </w:rPr>
              <w:t>п</w:t>
            </w:r>
            <w:r w:rsidRPr="00D96694">
              <w:rPr>
                <w:rFonts w:ascii="Arial" w:hAnsi="Arial" w:cs="Arial"/>
                <w:color w:val="000000" w:themeColor="text1"/>
                <w:sz w:val="18"/>
                <w:szCs w:val="18"/>
                <w:rPrChange w:id="110" w:author="Aleksa Corovic" w:date="2018-08-21T12:50:00Z">
                  <w:rPr>
                    <w:rFonts w:ascii="Arial" w:hAnsi="Arial" w:cs="Arial"/>
                    <w:color w:val="000000" w:themeColor="text1"/>
                    <w:sz w:val="18"/>
                    <w:szCs w:val="18"/>
                    <w:lang w:val="sr-Cyrl-RS"/>
                  </w:rPr>
                </w:rPrChange>
              </w:rPr>
              <w:t xml:space="preserve">ренос података, енкрипција/декрипција, </w:t>
            </w:r>
            <w:r w:rsidR="00BF72CC" w:rsidRPr="00D96694">
              <w:rPr>
                <w:rFonts w:ascii="Arial" w:hAnsi="Arial" w:cs="Arial"/>
                <w:i/>
                <w:color w:val="000000" w:themeColor="text1"/>
                <w:sz w:val="18"/>
                <w:szCs w:val="18"/>
                <w:rPrChange w:id="111"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12" w:author="Aleksa Corovic" w:date="2018-08-21T12:50:00Z">
                  <w:rPr>
                    <w:rFonts w:ascii="Arial" w:hAnsi="Arial" w:cs="Arial"/>
                    <w:color w:val="000000" w:themeColor="text1"/>
                    <w:sz w:val="18"/>
                    <w:szCs w:val="18"/>
                    <w:lang w:val="en-GB"/>
                  </w:rPr>
                </w:rPrChange>
              </w:rPr>
              <w:t xml:space="preserve"> </w:t>
            </w:r>
            <w:ins w:id="113" w:author="Filip Dutina" w:date="2018-07-12T11:25:00Z">
              <w:r w:rsidR="004008F5" w:rsidRPr="00D96694">
                <w:rPr>
                  <w:rFonts w:ascii="Arial" w:hAnsi="Arial" w:cs="Arial"/>
                  <w:color w:val="000000" w:themeColor="text1"/>
                  <w:sz w:val="18"/>
                  <w:szCs w:val="18"/>
                  <w:rPrChange w:id="114" w:author="Aleksa Corovic" w:date="2018-08-21T12:50:00Z">
                    <w:rPr>
                      <w:rFonts w:ascii="Arial" w:hAnsi="Arial" w:cs="Arial"/>
                      <w:color w:val="000000" w:themeColor="text1"/>
                      <w:sz w:val="18"/>
                      <w:szCs w:val="18"/>
                      <w:lang w:val="sr-Cyrl-RS"/>
                    </w:rPr>
                  </w:rPrChange>
                </w:rPr>
                <w:t>спрега</w:t>
              </w:r>
            </w:ins>
            <w:del w:id="115" w:author="Filip Dutina" w:date="2018-07-12T11:25:00Z">
              <w:r w:rsidR="00BF72CC" w:rsidRPr="00D96694" w:rsidDel="004008F5">
                <w:rPr>
                  <w:rFonts w:ascii="Arial" w:hAnsi="Arial" w:cs="Arial"/>
                  <w:color w:val="000000" w:themeColor="text1"/>
                  <w:sz w:val="18"/>
                  <w:szCs w:val="18"/>
                  <w:rPrChange w:id="116" w:author="Aleksa Corovic" w:date="2018-08-21T12:50:00Z">
                    <w:rPr>
                      <w:rFonts w:ascii="Arial" w:hAnsi="Arial" w:cs="Arial"/>
                      <w:color w:val="000000" w:themeColor="text1"/>
                      <w:sz w:val="18"/>
                      <w:szCs w:val="18"/>
                      <w:lang w:val="sr-Cyrl-RS"/>
                    </w:rPr>
                  </w:rPrChange>
                </w:rPr>
                <w:delText>интерфејс</w:delText>
              </w:r>
            </w:del>
            <w:r w:rsidR="003F321B" w:rsidRPr="00D96694">
              <w:rPr>
                <w:rFonts w:ascii="Arial" w:hAnsi="Arial" w:cs="Arial"/>
                <w:color w:val="000000" w:themeColor="text1"/>
                <w:sz w:val="18"/>
                <w:szCs w:val="18"/>
                <w:rPrChange w:id="117" w:author="Aleksa Corovic" w:date="2018-08-21T12:50:00Z">
                  <w:rPr>
                    <w:rFonts w:ascii="Arial" w:hAnsi="Arial" w:cs="Arial"/>
                    <w:color w:val="000000" w:themeColor="text1"/>
                    <w:sz w:val="18"/>
                    <w:szCs w:val="18"/>
                    <w:lang w:val="sr-Cyrl-RS"/>
                  </w:rPr>
                </w:rPrChange>
              </w:rPr>
              <w:t xml:space="preserve">, </w:t>
            </w:r>
            <w:r w:rsidR="003F321B" w:rsidRPr="00D96694">
              <w:rPr>
                <w:rFonts w:ascii="Arial" w:hAnsi="Arial" w:cs="Arial"/>
                <w:i/>
                <w:color w:val="000000" w:themeColor="text1"/>
                <w:sz w:val="18"/>
                <w:szCs w:val="18"/>
                <w:rPrChange w:id="118" w:author="Aleksa Corovic" w:date="2018-08-21T12:50:00Z">
                  <w:rPr>
                    <w:rFonts w:ascii="Arial" w:hAnsi="Arial" w:cs="Arial"/>
                    <w:color w:val="000000" w:themeColor="text1"/>
                    <w:sz w:val="18"/>
                    <w:szCs w:val="18"/>
                  </w:rPr>
                </w:rPrChange>
              </w:rPr>
              <w:t>IPv6</w:t>
            </w:r>
            <w:r w:rsidR="003F321B" w:rsidRPr="00D96694">
              <w:rPr>
                <w:rFonts w:ascii="Arial" w:hAnsi="Arial" w:cs="Arial"/>
                <w:color w:val="000000" w:themeColor="text1"/>
                <w:sz w:val="18"/>
                <w:szCs w:val="18"/>
              </w:rPr>
              <w:t xml:space="preserve"> </w:t>
            </w:r>
            <w:r w:rsidR="003F321B" w:rsidRPr="00D96694">
              <w:rPr>
                <w:rFonts w:ascii="Arial" w:hAnsi="Arial" w:cs="Arial"/>
                <w:color w:val="000000" w:themeColor="text1"/>
                <w:sz w:val="18"/>
                <w:szCs w:val="18"/>
                <w:rPrChange w:id="119" w:author="Aleksa Corovic" w:date="2018-08-21T12:50:00Z">
                  <w:rPr>
                    <w:rFonts w:ascii="Arial" w:hAnsi="Arial" w:cs="Arial"/>
                    <w:color w:val="000000" w:themeColor="text1"/>
                    <w:sz w:val="18"/>
                    <w:szCs w:val="18"/>
                    <w:lang w:val="sr-Cyrl-RS"/>
                  </w:rPr>
                </w:rPrChange>
              </w:rPr>
              <w:t>протокол</w:t>
            </w:r>
          </w:p>
        </w:tc>
      </w:tr>
      <w:tr w:rsidR="00D22293" w:rsidRPr="00D96694" w14:paraId="43CA4A53" w14:textId="77777777" w:rsidTr="00517A6A">
        <w:trPr>
          <w:cantSplit/>
          <w:trHeight w:hRule="exact" w:val="350"/>
        </w:trPr>
        <w:tc>
          <w:tcPr>
            <w:tcW w:w="3544" w:type="dxa"/>
            <w:gridSpan w:val="2"/>
            <w:tcBorders>
              <w:top w:val="dashSmallGap" w:sz="4" w:space="0" w:color="auto"/>
              <w:bottom w:val="dashSmallGap" w:sz="4" w:space="0" w:color="auto"/>
            </w:tcBorders>
          </w:tcPr>
          <w:p w14:paraId="5188A2FC" w14:textId="77777777" w:rsidR="00D22293" w:rsidRPr="00D96694" w:rsidRDefault="00D22293" w:rsidP="00A07D1E">
            <w:pPr>
              <w:spacing w:before="60" w:after="60" w:line="240" w:lineRule="auto"/>
              <w:ind w:firstLine="0"/>
              <w:jc w:val="left"/>
              <w:rPr>
                <w:rFonts w:ascii="Arial" w:hAnsi="Arial"/>
                <w:b/>
                <w:sz w:val="18"/>
              </w:rPr>
            </w:pPr>
            <w:r w:rsidRPr="00D96694">
              <w:rPr>
                <w:rFonts w:ascii="Arial" w:hAnsi="Arial"/>
                <w:b/>
                <w:sz w:val="18"/>
              </w:rPr>
              <w:t>УДК</w:t>
            </w:r>
          </w:p>
        </w:tc>
        <w:tc>
          <w:tcPr>
            <w:tcW w:w="6379" w:type="dxa"/>
            <w:gridSpan w:val="2"/>
            <w:tcBorders>
              <w:top w:val="dashSmallGap" w:sz="4" w:space="0" w:color="auto"/>
              <w:bottom w:val="dashSmallGap" w:sz="4" w:space="0" w:color="auto"/>
            </w:tcBorders>
          </w:tcPr>
          <w:p w14:paraId="01E1857A"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7E03D31" w14:textId="77777777" w:rsidTr="00517A6A">
        <w:trPr>
          <w:cantSplit/>
          <w:trHeight w:hRule="exact" w:val="500"/>
        </w:trPr>
        <w:tc>
          <w:tcPr>
            <w:tcW w:w="3544" w:type="dxa"/>
            <w:gridSpan w:val="2"/>
            <w:tcBorders>
              <w:top w:val="dashSmallGap" w:sz="4" w:space="0" w:color="auto"/>
              <w:bottom w:val="dashSmallGap" w:sz="4" w:space="0" w:color="auto"/>
            </w:tcBorders>
          </w:tcPr>
          <w:p w14:paraId="4292240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Change w:id="120" w:author="Aleksa Corovic" w:date="2018-08-21T12:50:00Z">
                  <w:rPr>
                    <w:rFonts w:ascii="Arial" w:hAnsi="Arial"/>
                    <w:sz w:val="18"/>
                    <w:lang w:val="sr-Cyrl-CS"/>
                  </w:rPr>
                </w:rPrChange>
              </w:rPr>
              <w:t>Ч</w:t>
            </w:r>
            <w:r w:rsidRPr="00D96694">
              <w:rPr>
                <w:rFonts w:ascii="Arial" w:hAnsi="Arial"/>
                <w:sz w:val="18"/>
              </w:rPr>
              <w:t xml:space="preserve">ува се, </w:t>
            </w:r>
            <w:r w:rsidRPr="00D96694">
              <w:rPr>
                <w:rFonts w:ascii="Arial" w:hAnsi="Arial"/>
                <w:b/>
                <w:sz w:val="18"/>
                <w:rPrChange w:id="121" w:author="Aleksa Corovic" w:date="2018-08-21T12:50:00Z">
                  <w:rPr>
                    <w:rFonts w:ascii="Arial" w:hAnsi="Arial"/>
                    <w:b/>
                    <w:sz w:val="18"/>
                    <w:lang w:val="sr-Cyrl-CS"/>
                  </w:rPr>
                </w:rPrChange>
              </w:rPr>
              <w:t>Ч</w:t>
            </w:r>
            <w:r w:rsidRPr="00D96694">
              <w:rPr>
                <w:rFonts w:ascii="Arial" w:hAnsi="Arial"/>
                <w:b/>
                <w:sz w:val="18"/>
              </w:rPr>
              <w:t>У</w:t>
            </w:r>
            <w:r w:rsidRPr="00D96694">
              <w:rPr>
                <w:rFonts w:ascii="Arial" w:hAnsi="Arial"/>
                <w:sz w:val="18"/>
              </w:rPr>
              <w:t>:</w:t>
            </w:r>
          </w:p>
        </w:tc>
        <w:tc>
          <w:tcPr>
            <w:tcW w:w="6379" w:type="dxa"/>
            <w:gridSpan w:val="2"/>
            <w:tcBorders>
              <w:top w:val="dashSmallGap" w:sz="4" w:space="0" w:color="auto"/>
              <w:bottom w:val="dashSmallGap" w:sz="4" w:space="0" w:color="auto"/>
            </w:tcBorders>
          </w:tcPr>
          <w:p w14:paraId="7B7DE5A7" w14:textId="77777777" w:rsidR="00D22293" w:rsidRPr="00D96694" w:rsidRDefault="00D22293" w:rsidP="00517A6A">
            <w:pPr>
              <w:spacing w:before="60" w:after="60" w:line="240" w:lineRule="auto"/>
              <w:ind w:firstLine="0"/>
              <w:jc w:val="left"/>
              <w:rPr>
                <w:rFonts w:ascii="Arial" w:hAnsi="Arial" w:cs="Arial"/>
                <w:sz w:val="18"/>
                <w:szCs w:val="18"/>
                <w:rPrChange w:id="122" w:author="Aleksa Corovic" w:date="2018-08-21T12:50:00Z">
                  <w:rPr>
                    <w:rFonts w:ascii="Arial" w:hAnsi="Arial" w:cs="Arial"/>
                    <w:sz w:val="18"/>
                    <w:szCs w:val="18"/>
                    <w:lang w:val="sr-Cyrl-CS"/>
                  </w:rPr>
                </w:rPrChange>
              </w:rPr>
            </w:pPr>
            <w:r w:rsidRPr="00D96694">
              <w:rPr>
                <w:rFonts w:ascii="Arial" w:hAnsi="Arial" w:cs="Arial"/>
                <w:sz w:val="18"/>
                <w:szCs w:val="18"/>
                <w:rPrChange w:id="123" w:author="Aleksa Corovic" w:date="2018-08-21T12:50:00Z">
                  <w:rPr>
                    <w:rFonts w:ascii="Arial" w:hAnsi="Arial" w:cs="Arial"/>
                    <w:sz w:val="18"/>
                    <w:szCs w:val="18"/>
                    <w:lang w:val="sr-Cyrl-CS"/>
                  </w:rPr>
                </w:rPrChange>
              </w:rPr>
              <w:t>У библиотеци Факултета техничких наука, Нови Сад</w:t>
            </w:r>
          </w:p>
        </w:tc>
      </w:tr>
      <w:tr w:rsidR="00D22293" w:rsidRPr="00D96694" w14:paraId="10B89D23" w14:textId="77777777" w:rsidTr="00517A6A">
        <w:trPr>
          <w:cantSplit/>
          <w:trHeight w:hRule="exact" w:val="500"/>
        </w:trPr>
        <w:tc>
          <w:tcPr>
            <w:tcW w:w="3544" w:type="dxa"/>
            <w:gridSpan w:val="2"/>
            <w:tcBorders>
              <w:top w:val="dashSmallGap" w:sz="4" w:space="0" w:color="auto"/>
              <w:bottom w:val="dashSmallGap" w:sz="4" w:space="0" w:color="auto"/>
            </w:tcBorders>
          </w:tcPr>
          <w:p w14:paraId="60984EA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Ва</w:t>
            </w:r>
            <w:r w:rsidRPr="00D96694">
              <w:rPr>
                <w:rFonts w:ascii="Arial" w:hAnsi="Arial"/>
                <w:sz w:val="18"/>
                <w:rPrChange w:id="124" w:author="Aleksa Corovic" w:date="2018-08-21T12:50:00Z">
                  <w:rPr>
                    <w:rFonts w:ascii="Arial" w:hAnsi="Arial"/>
                    <w:sz w:val="18"/>
                    <w:lang w:val="sr-Cyrl-CS"/>
                  </w:rPr>
                </w:rPrChange>
              </w:rPr>
              <w:t>ж</w:t>
            </w:r>
            <w:r w:rsidRPr="00D96694">
              <w:rPr>
                <w:rFonts w:ascii="Arial" w:hAnsi="Arial"/>
                <w:sz w:val="18"/>
              </w:rPr>
              <w:t xml:space="preserve">на напомена, </w:t>
            </w:r>
            <w:r w:rsidRPr="00D96694">
              <w:rPr>
                <w:rFonts w:ascii="Arial" w:hAnsi="Arial"/>
                <w:b/>
                <w:sz w:val="18"/>
              </w:rPr>
              <w:t>ВН</w:t>
            </w:r>
            <w:r w:rsidRPr="00D96694">
              <w:rPr>
                <w:rFonts w:ascii="Arial" w:hAnsi="Arial"/>
                <w:sz w:val="18"/>
              </w:rPr>
              <w:t>:</w:t>
            </w:r>
          </w:p>
        </w:tc>
        <w:tc>
          <w:tcPr>
            <w:tcW w:w="6379" w:type="dxa"/>
            <w:gridSpan w:val="2"/>
            <w:tcBorders>
              <w:top w:val="dashSmallGap" w:sz="4" w:space="0" w:color="auto"/>
              <w:bottom w:val="dashSmallGap" w:sz="4" w:space="0" w:color="auto"/>
            </w:tcBorders>
          </w:tcPr>
          <w:p w14:paraId="4E0E2BF1"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C867DCE" w14:textId="77777777" w:rsidTr="00517A6A">
        <w:trPr>
          <w:cantSplit/>
          <w:trHeight w:hRule="exact" w:val="2700"/>
        </w:trPr>
        <w:tc>
          <w:tcPr>
            <w:tcW w:w="3544" w:type="dxa"/>
            <w:gridSpan w:val="2"/>
            <w:tcBorders>
              <w:top w:val="dashSmallGap" w:sz="4" w:space="0" w:color="auto"/>
              <w:bottom w:val="dashSmallGap" w:sz="4" w:space="0" w:color="auto"/>
            </w:tcBorders>
          </w:tcPr>
          <w:p w14:paraId="1571005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Извод,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2B27AF8D" w14:textId="01AF2576" w:rsidR="00D22293" w:rsidRPr="00D96694" w:rsidRDefault="00402097" w:rsidP="00E34265">
            <w:pPr>
              <w:pStyle w:val="tab"/>
              <w:spacing w:before="120" w:after="0"/>
              <w:rPr>
                <w:rFonts w:ascii="Arial" w:hAnsi="Arial"/>
                <w:sz w:val="18"/>
                <w:szCs w:val="18"/>
                <w:rPrChange w:id="125" w:author="Aleksa Corovic" w:date="2018-08-21T12:50:00Z">
                  <w:rPr>
                    <w:rFonts w:ascii="Arial" w:hAnsi="Arial"/>
                    <w:sz w:val="18"/>
                    <w:szCs w:val="18"/>
                    <w:lang w:val="en-GB"/>
                  </w:rPr>
                </w:rPrChange>
              </w:rPr>
            </w:pPr>
            <w:r w:rsidRPr="00D96694">
              <w:rPr>
                <w:rFonts w:ascii="Arial" w:hAnsi="Arial"/>
                <w:sz w:val="18"/>
                <w:szCs w:val="18"/>
                <w:rPrChange w:id="126" w:author="Aleksa Corovic" w:date="2018-08-21T12:50:00Z">
                  <w:rPr>
                    <w:rFonts w:ascii="Arial" w:hAnsi="Arial"/>
                    <w:sz w:val="18"/>
                    <w:szCs w:val="18"/>
                    <w:lang w:val="sr-Cyrl-RS"/>
                  </w:rPr>
                </w:rPrChange>
              </w:rPr>
              <w:t xml:space="preserve">Задатак рада је дизајнирање и </w:t>
            </w:r>
            <w:r w:rsidR="00A76069" w:rsidRPr="00D96694">
              <w:rPr>
                <w:rFonts w:ascii="Arial" w:hAnsi="Arial"/>
                <w:sz w:val="18"/>
                <w:szCs w:val="18"/>
                <w:rPrChange w:id="127" w:author="Aleksa Corovic" w:date="2018-08-21T12:50:00Z">
                  <w:rPr>
                    <w:rFonts w:ascii="Arial" w:hAnsi="Arial"/>
                    <w:sz w:val="18"/>
                    <w:szCs w:val="18"/>
                    <w:lang w:val="sr-Cyrl-RS"/>
                  </w:rPr>
                </w:rPrChange>
              </w:rPr>
              <w:t>имплементација безбед</w:t>
            </w:r>
            <w:r w:rsidRPr="00D96694">
              <w:rPr>
                <w:rFonts w:ascii="Arial" w:hAnsi="Arial"/>
                <w:sz w:val="18"/>
                <w:szCs w:val="18"/>
                <w:rPrChange w:id="128" w:author="Aleksa Corovic" w:date="2018-08-21T12:50:00Z">
                  <w:rPr>
                    <w:rFonts w:ascii="Arial" w:hAnsi="Arial"/>
                    <w:sz w:val="18"/>
                    <w:szCs w:val="18"/>
                    <w:lang w:val="sr-Cyrl-RS"/>
                  </w:rPr>
                </w:rPrChange>
              </w:rPr>
              <w:t xml:space="preserve">ног преноса података са наменске платформе на рачунар. Енкрипција података који се преносе је неопходна како би се </w:t>
            </w:r>
            <w:r w:rsidR="00A76069" w:rsidRPr="00D96694">
              <w:rPr>
                <w:rFonts w:ascii="Arial" w:hAnsi="Arial"/>
                <w:sz w:val="18"/>
                <w:szCs w:val="18"/>
                <w:rPrChange w:id="129" w:author="Aleksa Corovic" w:date="2018-08-21T12:50:00Z">
                  <w:rPr>
                    <w:rFonts w:ascii="Arial" w:hAnsi="Arial"/>
                    <w:sz w:val="18"/>
                    <w:szCs w:val="18"/>
                    <w:lang w:val="sr-Cyrl-RS"/>
                  </w:rPr>
                </w:rPrChange>
              </w:rPr>
              <w:t>осигурала безбедна и сигурна комуникација</w:t>
            </w:r>
            <w:r w:rsidRPr="00D96694">
              <w:rPr>
                <w:rFonts w:ascii="Arial" w:hAnsi="Arial"/>
                <w:sz w:val="18"/>
                <w:szCs w:val="18"/>
                <w:rPrChange w:id="130" w:author="Aleksa Corovic" w:date="2018-08-21T12:50:00Z">
                  <w:rPr>
                    <w:rFonts w:ascii="Arial" w:hAnsi="Arial"/>
                    <w:sz w:val="18"/>
                    <w:szCs w:val="18"/>
                    <w:lang w:val="sr-Cyrl-RS"/>
                  </w:rPr>
                </w:rPrChange>
              </w:rPr>
              <w:t>.</w:t>
            </w:r>
            <w:r w:rsidRPr="00D96694">
              <w:rPr>
                <w:rFonts w:ascii="Arial" w:hAnsi="Arial"/>
                <w:sz w:val="18"/>
                <w:szCs w:val="18"/>
                <w:rPrChange w:id="131" w:author="Aleksa Corovic" w:date="2018-08-21T12:50:00Z">
                  <w:rPr>
                    <w:rFonts w:ascii="Arial" w:hAnsi="Arial"/>
                    <w:sz w:val="18"/>
                    <w:szCs w:val="18"/>
                    <w:lang w:val="en-NZ"/>
                  </w:rPr>
                </w:rPrChange>
              </w:rPr>
              <w:t xml:space="preserve"> </w:t>
            </w:r>
            <w:r w:rsidR="00390997" w:rsidRPr="00D96694">
              <w:rPr>
                <w:rFonts w:ascii="Arial" w:hAnsi="Arial"/>
                <w:sz w:val="18"/>
                <w:szCs w:val="18"/>
                <w:rPrChange w:id="132" w:author="Aleksa Corovic" w:date="2018-08-21T12:50:00Z">
                  <w:rPr>
                    <w:rFonts w:ascii="Arial" w:hAnsi="Arial"/>
                    <w:sz w:val="18"/>
                    <w:szCs w:val="18"/>
                    <w:lang w:val="sr-Cyrl-RS"/>
                  </w:rPr>
                </w:rPrChange>
              </w:rPr>
              <w:t>Пренос података</w:t>
            </w:r>
            <w:r w:rsidR="00A76069" w:rsidRPr="00D96694">
              <w:rPr>
                <w:rFonts w:ascii="Arial" w:hAnsi="Arial"/>
                <w:sz w:val="18"/>
                <w:szCs w:val="18"/>
                <w:rPrChange w:id="133" w:author="Aleksa Corovic" w:date="2018-08-21T12:50:00Z">
                  <w:rPr>
                    <w:rFonts w:ascii="Arial" w:hAnsi="Arial"/>
                    <w:sz w:val="18"/>
                    <w:szCs w:val="18"/>
                    <w:lang w:val="sr-Cyrl-RS"/>
                  </w:rPr>
                </w:rPrChange>
              </w:rPr>
              <w:t xml:space="preserve"> се</w:t>
            </w:r>
            <w:r w:rsidR="00390997" w:rsidRPr="00D96694">
              <w:rPr>
                <w:rFonts w:ascii="Arial" w:hAnsi="Arial"/>
                <w:sz w:val="18"/>
                <w:szCs w:val="18"/>
                <w:rPrChange w:id="134" w:author="Aleksa Corovic" w:date="2018-08-21T12:50:00Z">
                  <w:rPr>
                    <w:rFonts w:ascii="Arial" w:hAnsi="Arial"/>
                    <w:sz w:val="18"/>
                    <w:szCs w:val="18"/>
                    <w:lang w:val="sr-Cyrl-RS"/>
                  </w:rPr>
                </w:rPrChange>
              </w:rPr>
              <w:t xml:space="preserve"> </w:t>
            </w:r>
            <w:r w:rsidRPr="00D96694">
              <w:rPr>
                <w:rFonts w:ascii="Arial" w:hAnsi="Arial"/>
                <w:sz w:val="18"/>
                <w:szCs w:val="18"/>
                <w:rPrChange w:id="135" w:author="Aleksa Corovic" w:date="2018-08-21T12:50:00Z">
                  <w:rPr>
                    <w:rFonts w:ascii="Arial" w:hAnsi="Arial"/>
                    <w:sz w:val="18"/>
                    <w:szCs w:val="18"/>
                    <w:lang w:val="sr-Cyrl-RS"/>
                  </w:rPr>
                </w:rPrChange>
              </w:rPr>
              <w:t xml:space="preserve">врши путем </w:t>
            </w:r>
            <w:r w:rsidRPr="00D96694">
              <w:rPr>
                <w:rFonts w:ascii="Arial" w:hAnsi="Arial"/>
                <w:i/>
                <w:sz w:val="18"/>
                <w:szCs w:val="18"/>
                <w:rPrChange w:id="136" w:author="Aleksa Corovic" w:date="2018-08-21T12:50:00Z">
                  <w:rPr>
                    <w:rFonts w:ascii="Arial" w:hAnsi="Arial"/>
                    <w:sz w:val="18"/>
                    <w:szCs w:val="18"/>
                    <w:lang w:val="en-NZ"/>
                  </w:rPr>
                </w:rPrChange>
              </w:rPr>
              <w:t>BroadR-Reach</w:t>
            </w:r>
            <w:r w:rsidRPr="00D96694">
              <w:rPr>
                <w:rFonts w:ascii="Arial" w:hAnsi="Arial"/>
                <w:sz w:val="18"/>
                <w:szCs w:val="18"/>
                <w:rPrChange w:id="137" w:author="Aleksa Corovic" w:date="2018-08-21T12:50:00Z">
                  <w:rPr>
                    <w:rFonts w:ascii="Arial" w:hAnsi="Arial"/>
                    <w:sz w:val="18"/>
                    <w:szCs w:val="18"/>
                    <w:lang w:val="en-NZ"/>
                  </w:rPr>
                </w:rPrChange>
              </w:rPr>
              <w:t xml:space="preserve"> </w:t>
            </w:r>
            <w:ins w:id="138" w:author="Filip Dutina" w:date="2018-07-12T11:26:00Z">
              <w:r w:rsidR="004008F5" w:rsidRPr="00D96694">
                <w:rPr>
                  <w:rFonts w:ascii="Arial" w:hAnsi="Arial"/>
                  <w:sz w:val="18"/>
                  <w:szCs w:val="18"/>
                  <w:rPrChange w:id="139" w:author="Aleksa Corovic" w:date="2018-08-21T12:50:00Z">
                    <w:rPr>
                      <w:rFonts w:ascii="Arial" w:hAnsi="Arial"/>
                      <w:sz w:val="18"/>
                      <w:szCs w:val="18"/>
                      <w:lang w:val="sr-Cyrl-RS"/>
                    </w:rPr>
                  </w:rPrChange>
                </w:rPr>
                <w:t>спреге</w:t>
              </w:r>
            </w:ins>
            <w:del w:id="140" w:author="Filip Dutina" w:date="2018-07-12T11:26:00Z">
              <w:r w:rsidRPr="00D96694" w:rsidDel="004008F5">
                <w:rPr>
                  <w:rFonts w:ascii="Arial" w:hAnsi="Arial"/>
                  <w:sz w:val="18"/>
                  <w:szCs w:val="18"/>
                  <w:rPrChange w:id="141" w:author="Aleksa Corovic" w:date="2018-08-21T12:50:00Z">
                    <w:rPr>
                      <w:rFonts w:ascii="Arial" w:hAnsi="Arial"/>
                      <w:sz w:val="18"/>
                      <w:szCs w:val="18"/>
                      <w:lang w:val="sr-Cyrl-RS"/>
                    </w:rPr>
                  </w:rPrChange>
                </w:rPr>
                <w:delText>интерфјеса</w:delText>
              </w:r>
            </w:del>
            <w:r w:rsidRPr="00D96694">
              <w:rPr>
                <w:rFonts w:ascii="Arial" w:hAnsi="Arial"/>
                <w:sz w:val="18"/>
                <w:szCs w:val="18"/>
                <w:rPrChange w:id="142" w:author="Aleksa Corovic" w:date="2018-08-21T12:50:00Z">
                  <w:rPr>
                    <w:rFonts w:ascii="Arial" w:hAnsi="Arial"/>
                    <w:sz w:val="18"/>
                    <w:szCs w:val="18"/>
                    <w:lang w:val="sr-Cyrl-RS"/>
                  </w:rPr>
                </w:rPrChange>
              </w:rPr>
              <w:t xml:space="preserve"> и </w:t>
            </w:r>
            <w:r w:rsidRPr="00D96694">
              <w:rPr>
                <w:rFonts w:ascii="Arial" w:hAnsi="Arial"/>
                <w:i/>
                <w:sz w:val="18"/>
                <w:szCs w:val="18"/>
                <w:rPrChange w:id="143" w:author="Aleksa Corovic" w:date="2018-08-21T12:50:00Z">
                  <w:rPr>
                    <w:rFonts w:ascii="Arial" w:hAnsi="Arial"/>
                    <w:sz w:val="18"/>
                    <w:szCs w:val="18"/>
                    <w:lang w:val="en-NZ"/>
                  </w:rPr>
                </w:rPrChange>
              </w:rPr>
              <w:t>IPv6</w:t>
            </w:r>
            <w:r w:rsidRPr="00D96694">
              <w:rPr>
                <w:rFonts w:ascii="Arial" w:hAnsi="Arial"/>
                <w:sz w:val="18"/>
                <w:szCs w:val="18"/>
                <w:rPrChange w:id="144" w:author="Aleksa Corovic" w:date="2018-08-21T12:50:00Z">
                  <w:rPr>
                    <w:rFonts w:ascii="Arial" w:hAnsi="Arial"/>
                    <w:sz w:val="18"/>
                    <w:szCs w:val="18"/>
                    <w:lang w:val="en-NZ"/>
                  </w:rPr>
                </w:rPrChange>
              </w:rPr>
              <w:t xml:space="preserve"> </w:t>
            </w:r>
            <w:r w:rsidRPr="00D96694">
              <w:rPr>
                <w:rFonts w:ascii="Arial" w:hAnsi="Arial"/>
                <w:sz w:val="18"/>
                <w:szCs w:val="18"/>
                <w:rPrChange w:id="145" w:author="Aleksa Corovic" w:date="2018-08-21T12:50:00Z">
                  <w:rPr>
                    <w:rFonts w:ascii="Arial" w:hAnsi="Arial"/>
                    <w:sz w:val="18"/>
                    <w:szCs w:val="18"/>
                    <w:lang w:val="sr-Cyrl-RS"/>
                  </w:rPr>
                </w:rPrChange>
              </w:rPr>
              <w:t>протокола</w:t>
            </w:r>
            <w:r w:rsidR="00E34265" w:rsidRPr="00D96694">
              <w:rPr>
                <w:rFonts w:ascii="Arial" w:hAnsi="Arial"/>
                <w:sz w:val="18"/>
                <w:szCs w:val="18"/>
                <w:rPrChange w:id="146" w:author="Aleksa Corovic" w:date="2018-08-21T12:50:00Z">
                  <w:rPr>
                    <w:rFonts w:ascii="Arial" w:hAnsi="Arial"/>
                    <w:sz w:val="18"/>
                    <w:szCs w:val="18"/>
                    <w:lang w:val="en-GB"/>
                  </w:rPr>
                </w:rPrChange>
              </w:rPr>
              <w:t>.</w:t>
            </w:r>
          </w:p>
        </w:tc>
      </w:tr>
      <w:tr w:rsidR="00D22293" w:rsidRPr="00D96694" w14:paraId="5F4A85E9" w14:textId="77777777" w:rsidTr="00517A6A">
        <w:trPr>
          <w:cantSplit/>
          <w:trHeight w:hRule="exact" w:val="350"/>
        </w:trPr>
        <w:tc>
          <w:tcPr>
            <w:tcW w:w="3544" w:type="dxa"/>
            <w:gridSpan w:val="2"/>
            <w:tcBorders>
              <w:top w:val="dashSmallGap" w:sz="4" w:space="0" w:color="auto"/>
              <w:bottom w:val="dashSmallGap" w:sz="4" w:space="0" w:color="auto"/>
            </w:tcBorders>
          </w:tcPr>
          <w:p w14:paraId="3E95098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Датум прихвата</w:t>
            </w:r>
            <w:r w:rsidRPr="00D96694">
              <w:rPr>
                <w:rFonts w:ascii="Arial" w:hAnsi="Arial"/>
                <w:sz w:val="18"/>
                <w:rPrChange w:id="147" w:author="Aleksa Corovic" w:date="2018-08-21T12:50:00Z">
                  <w:rPr>
                    <w:rFonts w:ascii="Arial" w:hAnsi="Arial"/>
                    <w:sz w:val="18"/>
                    <w:lang w:val="sr-Cyrl-CS"/>
                  </w:rPr>
                </w:rPrChange>
              </w:rPr>
              <w:t>њ</w:t>
            </w:r>
            <w:r w:rsidRPr="00D96694">
              <w:rPr>
                <w:rFonts w:ascii="Arial" w:hAnsi="Arial"/>
                <w:sz w:val="18"/>
              </w:rPr>
              <w:t xml:space="preserve">а теме, </w:t>
            </w:r>
            <w:r w:rsidRPr="00D96694">
              <w:rPr>
                <w:rFonts w:ascii="Arial" w:hAnsi="Arial"/>
                <w:b/>
                <w:sz w:val="18"/>
              </w:rPr>
              <w:t>ДП</w:t>
            </w:r>
            <w:r w:rsidRPr="00D96694">
              <w:rPr>
                <w:rFonts w:ascii="Arial" w:hAnsi="Arial"/>
                <w:sz w:val="18"/>
              </w:rPr>
              <w:t>:</w:t>
            </w:r>
          </w:p>
        </w:tc>
        <w:tc>
          <w:tcPr>
            <w:tcW w:w="6379" w:type="dxa"/>
            <w:gridSpan w:val="2"/>
            <w:tcBorders>
              <w:top w:val="dashSmallGap" w:sz="4" w:space="0" w:color="auto"/>
              <w:bottom w:val="dashSmallGap" w:sz="4" w:space="0" w:color="auto"/>
            </w:tcBorders>
          </w:tcPr>
          <w:p w14:paraId="769C2529" w14:textId="77777777" w:rsidR="00D22293" w:rsidRPr="00D96694" w:rsidRDefault="00D22293" w:rsidP="00517A6A">
            <w:pPr>
              <w:spacing w:before="60" w:after="60" w:line="240" w:lineRule="auto"/>
              <w:ind w:firstLine="0"/>
              <w:jc w:val="left"/>
              <w:rPr>
                <w:rFonts w:ascii="Arial" w:hAnsi="Arial" w:cs="Arial"/>
                <w:b/>
                <w:sz w:val="18"/>
                <w:szCs w:val="18"/>
                <w:rPrChange w:id="148" w:author="Aleksa Corovic" w:date="2018-08-21T12:50:00Z">
                  <w:rPr>
                    <w:rFonts w:ascii="Arial" w:hAnsi="Arial" w:cs="Arial"/>
                    <w:b/>
                    <w:sz w:val="18"/>
                    <w:szCs w:val="18"/>
                    <w:lang w:val="sr-Latn-CS"/>
                  </w:rPr>
                </w:rPrChange>
              </w:rPr>
            </w:pPr>
          </w:p>
        </w:tc>
      </w:tr>
      <w:tr w:rsidR="00D22293" w:rsidRPr="00D96694" w14:paraId="00637030" w14:textId="77777777" w:rsidTr="00517A6A">
        <w:trPr>
          <w:cantSplit/>
          <w:trHeight w:hRule="exact" w:val="350"/>
        </w:trPr>
        <w:tc>
          <w:tcPr>
            <w:tcW w:w="3544" w:type="dxa"/>
            <w:gridSpan w:val="2"/>
            <w:tcBorders>
              <w:top w:val="dashSmallGap" w:sz="4" w:space="0" w:color="auto"/>
              <w:bottom w:val="dashSmallGap" w:sz="4" w:space="0" w:color="auto"/>
            </w:tcBorders>
          </w:tcPr>
          <w:p w14:paraId="49002AC3"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Датум одбране, </w:t>
            </w:r>
            <w:r w:rsidRPr="00D96694">
              <w:rPr>
                <w:rFonts w:ascii="Arial" w:hAnsi="Arial"/>
                <w:b/>
                <w:sz w:val="18"/>
              </w:rPr>
              <w:t>ДО</w:t>
            </w:r>
            <w:r w:rsidRPr="00D96694">
              <w:rPr>
                <w:rFonts w:ascii="Arial" w:hAnsi="Arial"/>
                <w:sz w:val="18"/>
              </w:rPr>
              <w:t>:</w:t>
            </w:r>
          </w:p>
        </w:tc>
        <w:tc>
          <w:tcPr>
            <w:tcW w:w="6379" w:type="dxa"/>
            <w:gridSpan w:val="2"/>
            <w:tcBorders>
              <w:top w:val="dashSmallGap" w:sz="4" w:space="0" w:color="auto"/>
              <w:bottom w:val="dashSmallGap" w:sz="4" w:space="0" w:color="auto"/>
            </w:tcBorders>
          </w:tcPr>
          <w:p w14:paraId="267562FE" w14:textId="77777777" w:rsidR="00D22293" w:rsidRPr="00D96694" w:rsidRDefault="00D22293" w:rsidP="00A07D1E">
            <w:pPr>
              <w:spacing w:before="60" w:after="60" w:line="240" w:lineRule="auto"/>
              <w:ind w:firstLine="33"/>
              <w:jc w:val="left"/>
              <w:rPr>
                <w:rFonts w:ascii="Arial" w:hAnsi="Arial"/>
                <w:sz w:val="18"/>
              </w:rPr>
            </w:pPr>
          </w:p>
        </w:tc>
      </w:tr>
      <w:tr w:rsidR="00D22293" w:rsidRPr="00D96694" w14:paraId="64E28169" w14:textId="77777777" w:rsidTr="00517A6A">
        <w:trPr>
          <w:gridAfter w:val="1"/>
          <w:wAfter w:w="2126" w:type="dxa"/>
          <w:cantSplit/>
          <w:trHeight w:hRule="exact" w:val="350"/>
        </w:trPr>
        <w:tc>
          <w:tcPr>
            <w:tcW w:w="2127" w:type="dxa"/>
            <w:tcBorders>
              <w:top w:val="nil"/>
              <w:bottom w:val="nil"/>
              <w:right w:val="nil"/>
            </w:tcBorders>
            <w:vAlign w:val="center"/>
          </w:tcPr>
          <w:p w14:paraId="01D3809D" w14:textId="77777777" w:rsidR="00D22293" w:rsidRPr="00D96694" w:rsidRDefault="00D22293" w:rsidP="00A07D1E">
            <w:pPr>
              <w:spacing w:line="240" w:lineRule="auto"/>
              <w:ind w:firstLine="0"/>
              <w:jc w:val="left"/>
              <w:rPr>
                <w:rFonts w:ascii="Arial" w:hAnsi="Arial"/>
                <w:spacing w:val="-4"/>
                <w:sz w:val="18"/>
              </w:rPr>
            </w:pPr>
            <w:r w:rsidRPr="00D96694">
              <w:rPr>
                <w:rFonts w:ascii="Arial" w:hAnsi="Arial"/>
                <w:spacing w:val="-4"/>
                <w:sz w:val="18"/>
                <w:rPrChange w:id="149" w:author="Aleksa Corovic" w:date="2018-08-21T12:50:00Z">
                  <w:rPr>
                    <w:rFonts w:ascii="Arial" w:hAnsi="Arial"/>
                    <w:spacing w:val="-4"/>
                    <w:sz w:val="18"/>
                    <w:lang w:val="sr-Cyrl-CS"/>
                  </w:rPr>
                </w:rPrChange>
              </w:rPr>
              <w:t>Ч</w:t>
            </w:r>
            <w:r w:rsidRPr="00D96694">
              <w:rPr>
                <w:rFonts w:ascii="Arial" w:hAnsi="Arial"/>
                <w:spacing w:val="-4"/>
                <w:sz w:val="18"/>
              </w:rPr>
              <w:t xml:space="preserve">ланови комисије, </w:t>
            </w:r>
            <w:r w:rsidRPr="00D96694">
              <w:rPr>
                <w:rFonts w:ascii="Arial" w:hAnsi="Arial"/>
                <w:b/>
                <w:spacing w:val="-4"/>
                <w:sz w:val="18"/>
              </w:rPr>
              <w:t>КО</w:t>
            </w:r>
            <w:r w:rsidRPr="00D96694">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9F9A9BB"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
              <w:t>Председник:</w:t>
            </w:r>
          </w:p>
        </w:tc>
        <w:tc>
          <w:tcPr>
            <w:tcW w:w="4253" w:type="dxa"/>
            <w:tcBorders>
              <w:top w:val="dashSmallGap" w:sz="4" w:space="0" w:color="auto"/>
              <w:bottom w:val="dashSmallGap" w:sz="4" w:space="0" w:color="auto"/>
            </w:tcBorders>
          </w:tcPr>
          <w:p w14:paraId="69F1309A"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0"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1" w:author="Aleksa Corovic" w:date="2018-08-21T12:50:00Z">
                  <w:rPr>
                    <w:rFonts w:ascii="Arial" w:hAnsi="Arial" w:cs="Arial"/>
                    <w:b/>
                    <w:color w:val="FF0000"/>
                    <w:sz w:val="18"/>
                    <w:szCs w:val="18"/>
                    <w:lang w:val="sr-Cyrl-CS"/>
                  </w:rPr>
                </w:rPrChange>
              </w:rPr>
              <w:t>име председника комисије</w:t>
            </w:r>
            <w:r w:rsidRPr="00D96694">
              <w:rPr>
                <w:rFonts w:ascii="Arial" w:hAnsi="Arial" w:cs="Arial"/>
                <w:b/>
                <w:color w:val="FF0000"/>
                <w:sz w:val="18"/>
                <w:szCs w:val="18"/>
                <w:rPrChange w:id="152" w:author="Aleksa Corovic" w:date="2018-08-21T12:50:00Z">
                  <w:rPr>
                    <w:rFonts w:ascii="Arial" w:hAnsi="Arial" w:cs="Arial"/>
                    <w:b/>
                    <w:color w:val="FF0000"/>
                    <w:sz w:val="18"/>
                    <w:szCs w:val="18"/>
                    <w:lang w:val="sr-Latn-CS"/>
                  </w:rPr>
                </w:rPrChange>
              </w:rPr>
              <w:t>&gt;</w:t>
            </w:r>
          </w:p>
        </w:tc>
      </w:tr>
      <w:tr w:rsidR="00D22293" w:rsidRPr="00D96694" w14:paraId="44AC15DC" w14:textId="77777777" w:rsidTr="00517A6A">
        <w:trPr>
          <w:cantSplit/>
          <w:trHeight w:hRule="exact" w:val="350"/>
        </w:trPr>
        <w:tc>
          <w:tcPr>
            <w:tcW w:w="2127" w:type="dxa"/>
            <w:tcBorders>
              <w:top w:val="nil"/>
              <w:bottom w:val="nil"/>
              <w:right w:val="nil"/>
            </w:tcBorders>
            <w:vAlign w:val="center"/>
          </w:tcPr>
          <w:p w14:paraId="608B8C3C"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48FB3A2"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3" w:author="Aleksa Corovic" w:date="2018-08-21T12:50:00Z">
                  <w:rPr>
                    <w:rFonts w:ascii="Arial" w:hAnsi="Arial"/>
                    <w:sz w:val="18"/>
                    <w:lang w:val="sr-Cyrl-CS"/>
                  </w:rPr>
                </w:rPrChange>
              </w:rPr>
              <w:t>Ч</w:t>
            </w:r>
            <w:r w:rsidRPr="00D96694">
              <w:rPr>
                <w:rFonts w:ascii="Arial" w:hAnsi="Arial"/>
                <w:sz w:val="18"/>
              </w:rPr>
              <w:t>лан:</w:t>
            </w:r>
          </w:p>
        </w:tc>
        <w:tc>
          <w:tcPr>
            <w:tcW w:w="4253" w:type="dxa"/>
            <w:tcBorders>
              <w:top w:val="dashSmallGap" w:sz="4" w:space="0" w:color="auto"/>
              <w:bottom w:val="dashSmallGap" w:sz="4" w:space="0" w:color="auto"/>
              <w:right w:val="nil"/>
            </w:tcBorders>
          </w:tcPr>
          <w:p w14:paraId="77EB45E2"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4"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5" w:author="Aleksa Corovic" w:date="2018-08-21T12:50:00Z">
                  <w:rPr>
                    <w:rFonts w:ascii="Arial" w:hAnsi="Arial" w:cs="Arial"/>
                    <w:b/>
                    <w:color w:val="FF0000"/>
                    <w:sz w:val="18"/>
                    <w:szCs w:val="18"/>
                    <w:lang w:val="sr-Cyrl-CS"/>
                  </w:rPr>
                </w:rPrChange>
              </w:rPr>
              <w:t>име члана комисије</w:t>
            </w:r>
            <w:r w:rsidRPr="00D96694">
              <w:rPr>
                <w:rFonts w:ascii="Arial" w:hAnsi="Arial" w:cs="Arial"/>
                <w:b/>
                <w:color w:val="FF0000"/>
                <w:sz w:val="18"/>
                <w:szCs w:val="18"/>
                <w:rPrChange w:id="156"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17E4EEDB" w14:textId="77777777" w:rsidR="00D22293" w:rsidRPr="00D96694" w:rsidRDefault="00D22293" w:rsidP="00A07D1E">
            <w:pPr>
              <w:spacing w:before="60" w:after="60" w:line="240" w:lineRule="auto"/>
              <w:ind w:firstLine="0"/>
              <w:jc w:val="center"/>
              <w:rPr>
                <w:rFonts w:ascii="Arial" w:hAnsi="Arial"/>
                <w:sz w:val="18"/>
              </w:rPr>
            </w:pPr>
            <w:r w:rsidRPr="00D96694">
              <w:rPr>
                <w:rFonts w:ascii="Arial" w:hAnsi="Arial"/>
                <w:sz w:val="18"/>
              </w:rPr>
              <w:t>Потпис ментора</w:t>
            </w:r>
          </w:p>
        </w:tc>
      </w:tr>
      <w:tr w:rsidR="00D22293" w:rsidRPr="00D96694" w14:paraId="650D88EA" w14:textId="77777777" w:rsidTr="00517A6A">
        <w:trPr>
          <w:cantSplit/>
          <w:trHeight w:hRule="exact" w:val="350"/>
        </w:trPr>
        <w:tc>
          <w:tcPr>
            <w:tcW w:w="2127" w:type="dxa"/>
            <w:tcBorders>
              <w:top w:val="nil"/>
              <w:bottom w:val="single" w:sz="12" w:space="0" w:color="auto"/>
              <w:right w:val="nil"/>
            </w:tcBorders>
            <w:vAlign w:val="center"/>
          </w:tcPr>
          <w:p w14:paraId="18CF6BA5"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6160CC"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7" w:author="Aleksa Corovic" w:date="2018-08-21T12:50:00Z">
                  <w:rPr>
                    <w:rFonts w:ascii="Arial" w:hAnsi="Arial"/>
                    <w:sz w:val="18"/>
                    <w:lang w:val="sr-Cyrl-CS"/>
                  </w:rPr>
                </w:rPrChange>
              </w:rPr>
              <w:t>Ч</w:t>
            </w:r>
            <w:r w:rsidRPr="00D96694">
              <w:rPr>
                <w:rFonts w:ascii="Arial" w:hAnsi="Arial"/>
                <w:sz w:val="18"/>
              </w:rPr>
              <w:t>лан, ментор:</w:t>
            </w:r>
          </w:p>
        </w:tc>
        <w:tc>
          <w:tcPr>
            <w:tcW w:w="4253" w:type="dxa"/>
            <w:tcBorders>
              <w:top w:val="dashSmallGap" w:sz="4" w:space="0" w:color="auto"/>
              <w:bottom w:val="single" w:sz="12" w:space="0" w:color="auto"/>
              <w:right w:val="nil"/>
            </w:tcBorders>
          </w:tcPr>
          <w:p w14:paraId="7ACB535D" w14:textId="77777777" w:rsidR="00D22293" w:rsidRPr="00D96694" w:rsidRDefault="00D22293" w:rsidP="00A07D1E">
            <w:pPr>
              <w:spacing w:before="60" w:after="60" w:line="240" w:lineRule="auto"/>
              <w:ind w:firstLine="33"/>
              <w:jc w:val="left"/>
              <w:rPr>
                <w:rFonts w:ascii="Arial" w:hAnsi="Arial"/>
                <w:sz w:val="18"/>
              </w:rPr>
            </w:pPr>
            <w:r w:rsidRPr="00D96694">
              <w:rPr>
                <w:rFonts w:ascii="Arial" w:hAnsi="Arial" w:cs="Arial"/>
                <w:b/>
                <w:color w:val="FF0000"/>
                <w:sz w:val="18"/>
                <w:szCs w:val="18"/>
                <w:rPrChange w:id="158"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59" w:author="Aleksa Corovic" w:date="2018-08-21T12:50:00Z">
                  <w:rPr>
                    <w:rFonts w:ascii="Arial" w:hAnsi="Arial" w:cs="Arial"/>
                    <w:b/>
                    <w:color w:val="FF0000"/>
                    <w:sz w:val="18"/>
                    <w:szCs w:val="18"/>
                    <w:lang w:val="sr-Cyrl-CS"/>
                  </w:rPr>
                </w:rPrChange>
              </w:rPr>
              <w:t>име ментора</w:t>
            </w:r>
            <w:r w:rsidRPr="00D96694">
              <w:rPr>
                <w:rFonts w:ascii="Arial" w:hAnsi="Arial" w:cs="Arial"/>
                <w:b/>
                <w:color w:val="FF0000"/>
                <w:sz w:val="18"/>
                <w:szCs w:val="18"/>
                <w:rPrChange w:id="160"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654A0E25" w14:textId="77777777" w:rsidR="00D22293" w:rsidRPr="00D96694" w:rsidRDefault="00D22293" w:rsidP="00A07D1E">
            <w:pPr>
              <w:spacing w:before="60" w:after="60" w:line="240" w:lineRule="auto"/>
              <w:ind w:firstLine="0"/>
              <w:jc w:val="left"/>
              <w:rPr>
                <w:rFonts w:ascii="Arial" w:hAnsi="Arial"/>
                <w:sz w:val="18"/>
              </w:rPr>
            </w:pPr>
          </w:p>
        </w:tc>
      </w:tr>
    </w:tbl>
    <w:p w14:paraId="534A734A" w14:textId="77777777" w:rsidR="00AD67BD" w:rsidRPr="00D96694" w:rsidRDefault="00AD67BD" w:rsidP="00A07D1E">
      <w:pPr>
        <w:spacing w:line="240" w:lineRule="auto"/>
        <w:jc w:val="left"/>
        <w:rPr>
          <w:rPrChange w:id="161" w:author="Aleksa Corovic" w:date="2018-08-21T12:50:00Z">
            <w:rPr>
              <w:lang w:val="hr-HR"/>
            </w:rPr>
          </w:rPrChange>
        </w:rPr>
        <w:sectPr w:rsidR="00AD67BD" w:rsidRPr="00D96694" w:rsidSect="009857F6">
          <w:headerReference w:type="default" r:id="rId17"/>
          <w:pgSz w:w="11907" w:h="16840" w:code="9"/>
          <w:pgMar w:top="567" w:right="567" w:bottom="567" w:left="1418" w:header="567" w:footer="567" w:gutter="0"/>
          <w:pgNumType w:fmt="upperRoman" w:start="1"/>
          <w:cols w:space="720"/>
        </w:sectPr>
      </w:pPr>
    </w:p>
    <w:p w14:paraId="6A35C881" w14:textId="77777777" w:rsidR="009857F6" w:rsidRPr="00D96694" w:rsidRDefault="009857F6" w:rsidP="00AD67BD">
      <w:pPr>
        <w:ind w:firstLine="0"/>
        <w:jc w:val="left"/>
        <w:rPr>
          <w:sz w:val="16"/>
          <w:szCs w:val="16"/>
          <w:rPrChange w:id="162" w:author="Aleksa Corovic" w:date="2018-08-21T12:50:00Z">
            <w:rPr>
              <w:sz w:val="16"/>
              <w:szCs w:val="16"/>
              <w:lang w:val="hr-HR"/>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50B10" w:rsidRPr="00D96694" w14:paraId="5D0387A2" w14:textId="77777777" w:rsidTr="00517A6A">
        <w:trPr>
          <w:cantSplit/>
          <w:trHeight w:hRule="exact" w:val="350"/>
        </w:trPr>
        <w:tc>
          <w:tcPr>
            <w:tcW w:w="3544" w:type="dxa"/>
            <w:gridSpan w:val="2"/>
            <w:tcBorders>
              <w:top w:val="single" w:sz="12" w:space="0" w:color="auto"/>
              <w:bottom w:val="dashSmallGap" w:sz="4" w:space="0" w:color="auto"/>
            </w:tcBorders>
          </w:tcPr>
          <w:p w14:paraId="2C59E8E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Accession number, </w:t>
            </w:r>
            <w:r w:rsidRPr="00D96694">
              <w:rPr>
                <w:rFonts w:ascii="Arial" w:hAnsi="Arial"/>
                <w:b/>
                <w:sz w:val="18"/>
              </w:rPr>
              <w:t>ANO</w:t>
            </w:r>
            <w:r w:rsidRPr="00D96694">
              <w:rPr>
                <w:rFonts w:ascii="Arial" w:hAnsi="Arial"/>
                <w:sz w:val="18"/>
              </w:rPr>
              <w:t>:</w:t>
            </w:r>
          </w:p>
        </w:tc>
        <w:tc>
          <w:tcPr>
            <w:tcW w:w="6379" w:type="dxa"/>
            <w:gridSpan w:val="2"/>
            <w:tcBorders>
              <w:top w:val="single" w:sz="12" w:space="0" w:color="auto"/>
              <w:bottom w:val="dashSmallGap" w:sz="4" w:space="0" w:color="auto"/>
            </w:tcBorders>
          </w:tcPr>
          <w:p w14:paraId="104909A4"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419D6C0F" w14:textId="77777777" w:rsidTr="00517A6A">
        <w:trPr>
          <w:cantSplit/>
          <w:trHeight w:hRule="exact" w:val="350"/>
        </w:trPr>
        <w:tc>
          <w:tcPr>
            <w:tcW w:w="3544" w:type="dxa"/>
            <w:gridSpan w:val="2"/>
            <w:tcBorders>
              <w:top w:val="dashSmallGap" w:sz="4" w:space="0" w:color="auto"/>
              <w:bottom w:val="dashSmallGap" w:sz="4" w:space="0" w:color="auto"/>
            </w:tcBorders>
          </w:tcPr>
          <w:p w14:paraId="6B772E63"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Identification number, </w:t>
            </w:r>
            <w:r w:rsidRPr="00D96694">
              <w:rPr>
                <w:rFonts w:ascii="Arial" w:hAnsi="Arial"/>
                <w:b/>
                <w:sz w:val="18"/>
              </w:rPr>
              <w:t>INO</w:t>
            </w:r>
            <w:r w:rsidRPr="00D96694">
              <w:rPr>
                <w:rFonts w:ascii="Arial" w:hAnsi="Arial"/>
                <w:sz w:val="18"/>
              </w:rPr>
              <w:t>:</w:t>
            </w:r>
          </w:p>
        </w:tc>
        <w:tc>
          <w:tcPr>
            <w:tcW w:w="6379" w:type="dxa"/>
            <w:gridSpan w:val="2"/>
            <w:tcBorders>
              <w:top w:val="dashSmallGap" w:sz="4" w:space="0" w:color="auto"/>
              <w:bottom w:val="dashSmallGap" w:sz="4" w:space="0" w:color="auto"/>
            </w:tcBorders>
          </w:tcPr>
          <w:p w14:paraId="563B725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370D6CE8" w14:textId="77777777" w:rsidTr="00517A6A">
        <w:trPr>
          <w:cantSplit/>
          <w:trHeight w:hRule="exact" w:val="350"/>
        </w:trPr>
        <w:tc>
          <w:tcPr>
            <w:tcW w:w="3544" w:type="dxa"/>
            <w:gridSpan w:val="2"/>
            <w:tcBorders>
              <w:top w:val="dashSmallGap" w:sz="4" w:space="0" w:color="auto"/>
              <w:bottom w:val="dashSmallGap" w:sz="4" w:space="0" w:color="auto"/>
            </w:tcBorders>
          </w:tcPr>
          <w:p w14:paraId="4F47651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Document type, </w:t>
            </w:r>
            <w:r w:rsidRPr="00D96694">
              <w:rPr>
                <w:rFonts w:ascii="Arial" w:hAnsi="Arial"/>
                <w:b/>
                <w:sz w:val="18"/>
              </w:rPr>
              <w:t>DT</w:t>
            </w:r>
            <w:r w:rsidRPr="00D96694">
              <w:rPr>
                <w:rFonts w:ascii="Arial" w:hAnsi="Arial"/>
                <w:sz w:val="18"/>
              </w:rPr>
              <w:t>:</w:t>
            </w:r>
          </w:p>
        </w:tc>
        <w:tc>
          <w:tcPr>
            <w:tcW w:w="6379" w:type="dxa"/>
            <w:gridSpan w:val="2"/>
            <w:tcBorders>
              <w:top w:val="dashSmallGap" w:sz="4" w:space="0" w:color="auto"/>
              <w:bottom w:val="dashSmallGap" w:sz="4" w:space="0" w:color="auto"/>
            </w:tcBorders>
          </w:tcPr>
          <w:p w14:paraId="00FE4E45"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Monographic publication</w:t>
            </w:r>
          </w:p>
        </w:tc>
      </w:tr>
      <w:tr w:rsidR="00D50B10" w:rsidRPr="00D96694" w14:paraId="155533FD" w14:textId="77777777" w:rsidTr="00517A6A">
        <w:trPr>
          <w:cantSplit/>
          <w:trHeight w:hRule="exact" w:val="350"/>
        </w:trPr>
        <w:tc>
          <w:tcPr>
            <w:tcW w:w="3544" w:type="dxa"/>
            <w:gridSpan w:val="2"/>
            <w:tcBorders>
              <w:top w:val="dashSmallGap" w:sz="4" w:space="0" w:color="auto"/>
              <w:bottom w:val="dashSmallGap" w:sz="4" w:space="0" w:color="auto"/>
            </w:tcBorders>
          </w:tcPr>
          <w:p w14:paraId="1917D0D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Type of record, </w:t>
            </w:r>
            <w:r w:rsidRPr="00D96694">
              <w:rPr>
                <w:rFonts w:ascii="Arial" w:hAnsi="Arial"/>
                <w:b/>
                <w:sz w:val="18"/>
              </w:rPr>
              <w:t>TR</w:t>
            </w:r>
            <w:r w:rsidRPr="00D96694">
              <w:rPr>
                <w:rFonts w:ascii="Arial" w:hAnsi="Arial"/>
                <w:sz w:val="18"/>
              </w:rPr>
              <w:t>:</w:t>
            </w:r>
          </w:p>
        </w:tc>
        <w:tc>
          <w:tcPr>
            <w:tcW w:w="6379" w:type="dxa"/>
            <w:gridSpan w:val="2"/>
            <w:tcBorders>
              <w:top w:val="dashSmallGap" w:sz="4" w:space="0" w:color="auto"/>
              <w:bottom w:val="dashSmallGap" w:sz="4" w:space="0" w:color="auto"/>
            </w:tcBorders>
          </w:tcPr>
          <w:p w14:paraId="41B3446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Textual printed material</w:t>
            </w:r>
          </w:p>
        </w:tc>
      </w:tr>
      <w:tr w:rsidR="00D50B10" w:rsidRPr="00D96694" w14:paraId="2149F6C4" w14:textId="77777777" w:rsidTr="00517A6A">
        <w:trPr>
          <w:cantSplit/>
          <w:trHeight w:hRule="exact" w:val="350"/>
        </w:trPr>
        <w:tc>
          <w:tcPr>
            <w:tcW w:w="3544" w:type="dxa"/>
            <w:gridSpan w:val="2"/>
            <w:tcBorders>
              <w:top w:val="dashSmallGap" w:sz="4" w:space="0" w:color="auto"/>
              <w:bottom w:val="dashSmallGap" w:sz="4" w:space="0" w:color="auto"/>
            </w:tcBorders>
          </w:tcPr>
          <w:p w14:paraId="00B8265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Contents code, </w:t>
            </w:r>
            <w:r w:rsidRPr="00D96694">
              <w:rPr>
                <w:rFonts w:ascii="Arial" w:hAnsi="Arial"/>
                <w:b/>
                <w:sz w:val="18"/>
              </w:rPr>
              <w:t>CC</w:t>
            </w:r>
            <w:r w:rsidRPr="00D96694">
              <w:rPr>
                <w:rFonts w:ascii="Arial" w:hAnsi="Arial"/>
                <w:sz w:val="18"/>
              </w:rPr>
              <w:t>:</w:t>
            </w:r>
          </w:p>
        </w:tc>
        <w:tc>
          <w:tcPr>
            <w:tcW w:w="6379" w:type="dxa"/>
            <w:gridSpan w:val="2"/>
            <w:tcBorders>
              <w:top w:val="dashSmallGap" w:sz="4" w:space="0" w:color="auto"/>
              <w:bottom w:val="dashSmallGap" w:sz="4" w:space="0" w:color="auto"/>
            </w:tcBorders>
          </w:tcPr>
          <w:p w14:paraId="33A37846" w14:textId="77777777" w:rsidR="00D50B10" w:rsidRPr="00D96694" w:rsidRDefault="00DE787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Bachelor</w:t>
            </w:r>
            <w:r w:rsidR="004311AB" w:rsidRPr="00D96694">
              <w:rPr>
                <w:rFonts w:ascii="Arial" w:hAnsi="Arial" w:cs="Arial"/>
                <w:sz w:val="18"/>
                <w:szCs w:val="18"/>
              </w:rPr>
              <w:t xml:space="preserve"> Thesis</w:t>
            </w:r>
          </w:p>
        </w:tc>
      </w:tr>
      <w:tr w:rsidR="00D50B10" w:rsidRPr="00D96694" w14:paraId="1A73A272" w14:textId="77777777" w:rsidTr="00517A6A">
        <w:trPr>
          <w:cantSplit/>
          <w:trHeight w:hRule="exact" w:val="350"/>
        </w:trPr>
        <w:tc>
          <w:tcPr>
            <w:tcW w:w="3544" w:type="dxa"/>
            <w:gridSpan w:val="2"/>
            <w:tcBorders>
              <w:top w:val="dashSmallGap" w:sz="4" w:space="0" w:color="auto"/>
              <w:bottom w:val="dashSmallGap" w:sz="4" w:space="0" w:color="auto"/>
            </w:tcBorders>
          </w:tcPr>
          <w:p w14:paraId="2D8C7A4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Author, </w:t>
            </w:r>
            <w:r w:rsidRPr="00D96694">
              <w:rPr>
                <w:rFonts w:ascii="Arial" w:hAnsi="Arial"/>
                <w:b/>
                <w:sz w:val="18"/>
              </w:rPr>
              <w:t>AU</w:t>
            </w:r>
            <w:r w:rsidRPr="00D96694">
              <w:rPr>
                <w:rFonts w:ascii="Arial" w:hAnsi="Arial"/>
                <w:sz w:val="18"/>
              </w:rPr>
              <w:t>:</w:t>
            </w:r>
          </w:p>
        </w:tc>
        <w:tc>
          <w:tcPr>
            <w:tcW w:w="6379" w:type="dxa"/>
            <w:gridSpan w:val="2"/>
            <w:tcBorders>
              <w:top w:val="dashSmallGap" w:sz="4" w:space="0" w:color="auto"/>
              <w:bottom w:val="dashSmallGap" w:sz="4" w:space="0" w:color="auto"/>
            </w:tcBorders>
          </w:tcPr>
          <w:p w14:paraId="013CF445"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3" w:author="Aleksa Corovic" w:date="2018-08-21T12:50:00Z">
                  <w:rPr>
                    <w:rFonts w:ascii="Arial" w:hAnsi="Arial" w:cs="Arial"/>
                    <w:color w:val="000000" w:themeColor="text1"/>
                    <w:sz w:val="18"/>
                    <w:szCs w:val="18"/>
                    <w:lang w:val="sr-Cyrl-RS"/>
                  </w:rPr>
                </w:rPrChange>
              </w:rPr>
            </w:pPr>
            <w:r w:rsidRPr="00D96694">
              <w:rPr>
                <w:rFonts w:ascii="Arial" w:hAnsi="Arial" w:cs="Arial"/>
                <w:color w:val="000000" w:themeColor="text1"/>
                <w:sz w:val="18"/>
                <w:szCs w:val="18"/>
                <w:rPrChange w:id="164" w:author="Aleksa Corovic" w:date="2018-08-21T12:50:00Z">
                  <w:rPr>
                    <w:rFonts w:ascii="Arial" w:hAnsi="Arial" w:cs="Arial"/>
                    <w:color w:val="000000" w:themeColor="text1"/>
                    <w:sz w:val="18"/>
                    <w:szCs w:val="18"/>
                    <w:lang w:val="en-GB"/>
                  </w:rPr>
                </w:rPrChange>
              </w:rPr>
              <w:t>Filip Dutina</w:t>
            </w:r>
          </w:p>
        </w:tc>
      </w:tr>
      <w:tr w:rsidR="00D50B10" w:rsidRPr="00D96694" w14:paraId="4871DFB7" w14:textId="77777777" w:rsidTr="00517A6A">
        <w:trPr>
          <w:cantSplit/>
          <w:trHeight w:hRule="exact" w:val="350"/>
        </w:trPr>
        <w:tc>
          <w:tcPr>
            <w:tcW w:w="3544" w:type="dxa"/>
            <w:gridSpan w:val="2"/>
            <w:tcBorders>
              <w:top w:val="dashSmallGap" w:sz="4" w:space="0" w:color="auto"/>
              <w:bottom w:val="dashSmallGap" w:sz="4" w:space="0" w:color="auto"/>
            </w:tcBorders>
          </w:tcPr>
          <w:p w14:paraId="612BA10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Mentor, </w:t>
            </w:r>
            <w:r w:rsidRPr="00D96694">
              <w:rPr>
                <w:rFonts w:ascii="Arial" w:hAnsi="Arial"/>
                <w:b/>
                <w:sz w:val="18"/>
              </w:rPr>
              <w:t>MN</w:t>
            </w:r>
            <w:r w:rsidRPr="00D96694">
              <w:rPr>
                <w:rFonts w:ascii="Arial" w:hAnsi="Arial"/>
                <w:sz w:val="18"/>
              </w:rPr>
              <w:t>:</w:t>
            </w:r>
          </w:p>
        </w:tc>
        <w:tc>
          <w:tcPr>
            <w:tcW w:w="6379" w:type="dxa"/>
            <w:gridSpan w:val="2"/>
            <w:tcBorders>
              <w:top w:val="dashSmallGap" w:sz="4" w:space="0" w:color="auto"/>
              <w:bottom w:val="dashSmallGap" w:sz="4" w:space="0" w:color="auto"/>
            </w:tcBorders>
          </w:tcPr>
          <w:p w14:paraId="61CE752B"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5" w:author="Aleksa Corovic" w:date="2018-08-21T12:50:00Z">
                  <w:rPr>
                    <w:rFonts w:ascii="Arial" w:hAnsi="Arial" w:cs="Arial"/>
                    <w:color w:val="000000" w:themeColor="text1"/>
                    <w:sz w:val="18"/>
                    <w:szCs w:val="18"/>
                    <w:lang w:val="sr-Latn-CS"/>
                  </w:rPr>
                </w:rPrChange>
              </w:rPr>
            </w:pPr>
            <w:r w:rsidRPr="00D96694">
              <w:rPr>
                <w:rFonts w:ascii="Arial" w:hAnsi="Arial" w:cs="Arial"/>
                <w:color w:val="000000" w:themeColor="text1"/>
                <w:sz w:val="18"/>
                <w:szCs w:val="18"/>
                <w:rPrChange w:id="166" w:author="Aleksa Corovic" w:date="2018-08-21T12:50:00Z">
                  <w:rPr>
                    <w:rFonts w:ascii="Arial" w:hAnsi="Arial" w:cs="Arial"/>
                    <w:color w:val="000000" w:themeColor="text1"/>
                    <w:sz w:val="18"/>
                    <w:szCs w:val="18"/>
                    <w:lang w:val="sr-Latn-CS"/>
                  </w:rPr>
                </w:rPrChange>
              </w:rPr>
              <w:t>Bogdan Pavković, Phd</w:t>
            </w:r>
          </w:p>
        </w:tc>
      </w:tr>
      <w:tr w:rsidR="00D50B10" w:rsidRPr="00D96694" w14:paraId="0500EE05" w14:textId="77777777" w:rsidTr="00517A6A">
        <w:trPr>
          <w:cantSplit/>
          <w:trHeight w:hRule="exact" w:val="800"/>
        </w:trPr>
        <w:tc>
          <w:tcPr>
            <w:tcW w:w="3544" w:type="dxa"/>
            <w:gridSpan w:val="2"/>
            <w:tcBorders>
              <w:top w:val="dashSmallGap" w:sz="4" w:space="0" w:color="auto"/>
              <w:bottom w:val="dashSmallGap" w:sz="4" w:space="0" w:color="auto"/>
            </w:tcBorders>
          </w:tcPr>
          <w:p w14:paraId="53A05B4D"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Title, </w:t>
            </w:r>
            <w:r w:rsidRPr="00D96694">
              <w:rPr>
                <w:rFonts w:ascii="Arial" w:hAnsi="Arial"/>
                <w:b/>
                <w:sz w:val="18"/>
              </w:rPr>
              <w:t>TI</w:t>
            </w:r>
            <w:r w:rsidRPr="00D96694">
              <w:rPr>
                <w:rFonts w:ascii="Arial" w:hAnsi="Arial"/>
                <w:sz w:val="18"/>
              </w:rPr>
              <w:t>:</w:t>
            </w:r>
          </w:p>
        </w:tc>
        <w:tc>
          <w:tcPr>
            <w:tcW w:w="6379" w:type="dxa"/>
            <w:gridSpan w:val="2"/>
            <w:tcBorders>
              <w:top w:val="dashSmallGap" w:sz="4" w:space="0" w:color="auto"/>
              <w:bottom w:val="dashSmallGap" w:sz="4" w:space="0" w:color="auto"/>
            </w:tcBorders>
          </w:tcPr>
          <w:p w14:paraId="49DB816C" w14:textId="0A097B0E" w:rsidR="00D50B10" w:rsidRPr="00D96694" w:rsidRDefault="00A76069" w:rsidP="006E2EA4">
            <w:pPr>
              <w:spacing w:before="60" w:after="60"/>
              <w:ind w:firstLine="0"/>
              <w:rPr>
                <w:rFonts w:ascii="Arial" w:hAnsi="Arial" w:cs="Arial"/>
                <w:color w:val="FF0000"/>
                <w:sz w:val="18"/>
                <w:szCs w:val="18"/>
                <w:rPrChange w:id="167" w:author="Aleksa Corovic" w:date="2018-08-21T12:50:00Z">
                  <w:rPr>
                    <w:rFonts w:ascii="Arial" w:hAnsi="Arial" w:cs="Arial"/>
                    <w:color w:val="FF0000"/>
                    <w:sz w:val="18"/>
                    <w:szCs w:val="18"/>
                    <w:lang w:val="sr-Latn-CS"/>
                  </w:rPr>
                </w:rPrChange>
              </w:rPr>
            </w:pPr>
            <w:r w:rsidRPr="00D96694">
              <w:rPr>
                <w:rFonts w:ascii="Arial" w:hAnsi="Arial" w:cs="Arial"/>
                <w:color w:val="000000" w:themeColor="text1"/>
                <w:sz w:val="18"/>
                <w:szCs w:val="18"/>
                <w:rPrChange w:id="168" w:author="Aleksa Corovic" w:date="2018-08-21T12:50:00Z">
                  <w:rPr>
                    <w:rFonts w:ascii="Arial" w:hAnsi="Arial" w:cs="Arial"/>
                    <w:color w:val="000000" w:themeColor="text1"/>
                    <w:sz w:val="18"/>
                    <w:szCs w:val="18"/>
                    <w:lang w:val="sr-Latn-CS"/>
                  </w:rPr>
                </w:rPrChange>
              </w:rPr>
              <w:t xml:space="preserve">One software solution for safe data transmision via </w:t>
            </w:r>
            <w:r w:rsidRPr="00D96694">
              <w:rPr>
                <w:rFonts w:ascii="Arial" w:hAnsi="Arial" w:cs="Arial"/>
                <w:i/>
                <w:color w:val="000000" w:themeColor="text1"/>
                <w:sz w:val="18"/>
                <w:szCs w:val="18"/>
                <w:rPrChange w:id="169" w:author="Aleksa Corovic" w:date="2018-08-21T12:50:00Z">
                  <w:rPr>
                    <w:rFonts w:ascii="Arial" w:hAnsi="Arial" w:cs="Arial"/>
                    <w:color w:val="000000" w:themeColor="text1"/>
                    <w:sz w:val="18"/>
                    <w:szCs w:val="18"/>
                    <w:lang w:val="sr-Latn-CS"/>
                  </w:rPr>
                </w:rPrChange>
              </w:rPr>
              <w:t>BroadR-Reach</w:t>
            </w:r>
            <w:r w:rsidRPr="00D96694">
              <w:rPr>
                <w:rFonts w:ascii="Arial" w:hAnsi="Arial" w:cs="Arial"/>
                <w:color w:val="000000" w:themeColor="text1"/>
                <w:sz w:val="18"/>
                <w:szCs w:val="18"/>
                <w:rPrChange w:id="170" w:author="Aleksa Corovic" w:date="2018-08-21T12:50:00Z">
                  <w:rPr>
                    <w:rFonts w:ascii="Arial" w:hAnsi="Arial" w:cs="Arial"/>
                    <w:color w:val="000000" w:themeColor="text1"/>
                    <w:sz w:val="18"/>
                    <w:szCs w:val="18"/>
                    <w:lang w:val="sr-Latn-CS"/>
                  </w:rPr>
                </w:rPrChange>
              </w:rPr>
              <w:t xml:space="preserve"> interface</w:t>
            </w:r>
            <w:ins w:id="171" w:author="Filip Dutina" w:date="2018-07-17T10:49:00Z">
              <w:r w:rsidR="00F2316E" w:rsidRPr="00D96694">
                <w:rPr>
                  <w:rFonts w:ascii="Arial" w:hAnsi="Arial" w:cs="Arial"/>
                  <w:color w:val="000000" w:themeColor="text1"/>
                  <w:sz w:val="18"/>
                  <w:szCs w:val="18"/>
                  <w:rPrChange w:id="172" w:author="Aleksa Corovic" w:date="2018-08-21T12:50:00Z">
                    <w:rPr>
                      <w:rFonts w:ascii="Arial" w:hAnsi="Arial" w:cs="Arial"/>
                      <w:color w:val="000000" w:themeColor="text1"/>
                      <w:sz w:val="18"/>
                      <w:szCs w:val="18"/>
                      <w:lang w:val="sr-Latn-CS"/>
                    </w:rPr>
                  </w:rPrChange>
                </w:rPr>
                <w:t>.</w:t>
              </w:r>
            </w:ins>
          </w:p>
        </w:tc>
      </w:tr>
      <w:tr w:rsidR="00D50B10" w:rsidRPr="00D96694" w14:paraId="0632C778" w14:textId="77777777" w:rsidTr="00517A6A">
        <w:trPr>
          <w:cantSplit/>
          <w:trHeight w:hRule="exact" w:val="350"/>
        </w:trPr>
        <w:tc>
          <w:tcPr>
            <w:tcW w:w="3544" w:type="dxa"/>
            <w:gridSpan w:val="2"/>
            <w:tcBorders>
              <w:top w:val="dashSmallGap" w:sz="4" w:space="0" w:color="auto"/>
              <w:bottom w:val="dashSmallGap" w:sz="4" w:space="0" w:color="auto"/>
            </w:tcBorders>
          </w:tcPr>
          <w:p w14:paraId="0FB7EA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text, </w:t>
            </w:r>
            <w:r w:rsidRPr="00D96694">
              <w:rPr>
                <w:rFonts w:ascii="Arial" w:hAnsi="Arial"/>
                <w:b/>
                <w:sz w:val="18"/>
              </w:rPr>
              <w:t>LT</w:t>
            </w:r>
            <w:r w:rsidRPr="00D96694">
              <w:rPr>
                <w:rFonts w:ascii="Arial" w:hAnsi="Arial"/>
                <w:sz w:val="18"/>
              </w:rPr>
              <w:t>:</w:t>
            </w:r>
          </w:p>
        </w:tc>
        <w:tc>
          <w:tcPr>
            <w:tcW w:w="6379" w:type="dxa"/>
            <w:gridSpan w:val="2"/>
            <w:tcBorders>
              <w:top w:val="dashSmallGap" w:sz="4" w:space="0" w:color="auto"/>
              <w:bottom w:val="dashSmallGap" w:sz="4" w:space="0" w:color="auto"/>
            </w:tcBorders>
          </w:tcPr>
          <w:p w14:paraId="1DBA1134"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064F807A" w14:textId="77777777" w:rsidTr="00517A6A">
        <w:trPr>
          <w:cantSplit/>
          <w:trHeight w:hRule="exact" w:val="350"/>
        </w:trPr>
        <w:tc>
          <w:tcPr>
            <w:tcW w:w="3544" w:type="dxa"/>
            <w:gridSpan w:val="2"/>
            <w:tcBorders>
              <w:top w:val="dashSmallGap" w:sz="4" w:space="0" w:color="auto"/>
              <w:bottom w:val="dashSmallGap" w:sz="4" w:space="0" w:color="auto"/>
            </w:tcBorders>
          </w:tcPr>
          <w:p w14:paraId="651AF652"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abstract, </w:t>
            </w:r>
            <w:r w:rsidRPr="00D96694">
              <w:rPr>
                <w:rFonts w:ascii="Arial" w:hAnsi="Arial"/>
                <w:b/>
                <w:sz w:val="18"/>
              </w:rPr>
              <w:t>LA</w:t>
            </w:r>
            <w:r w:rsidRPr="00D96694">
              <w:rPr>
                <w:rFonts w:ascii="Arial" w:hAnsi="Arial"/>
                <w:sz w:val="18"/>
              </w:rPr>
              <w:t>:</w:t>
            </w:r>
          </w:p>
        </w:tc>
        <w:tc>
          <w:tcPr>
            <w:tcW w:w="6379" w:type="dxa"/>
            <w:gridSpan w:val="2"/>
            <w:tcBorders>
              <w:top w:val="dashSmallGap" w:sz="4" w:space="0" w:color="auto"/>
              <w:bottom w:val="dashSmallGap" w:sz="4" w:space="0" w:color="auto"/>
            </w:tcBorders>
          </w:tcPr>
          <w:p w14:paraId="56689CAD"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2D3D9E59" w14:textId="77777777" w:rsidTr="00517A6A">
        <w:trPr>
          <w:cantSplit/>
          <w:trHeight w:hRule="exact" w:val="350"/>
        </w:trPr>
        <w:tc>
          <w:tcPr>
            <w:tcW w:w="3544" w:type="dxa"/>
            <w:gridSpan w:val="2"/>
            <w:tcBorders>
              <w:top w:val="dashSmallGap" w:sz="4" w:space="0" w:color="auto"/>
              <w:bottom w:val="dashSmallGap" w:sz="4" w:space="0" w:color="auto"/>
            </w:tcBorders>
          </w:tcPr>
          <w:p w14:paraId="330083D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Country of publication, </w:t>
            </w:r>
            <w:r w:rsidRPr="00D96694">
              <w:rPr>
                <w:rFonts w:ascii="Arial" w:hAnsi="Arial"/>
                <w:b/>
                <w:sz w:val="18"/>
              </w:rPr>
              <w:t>CP</w:t>
            </w:r>
            <w:r w:rsidRPr="00D96694">
              <w:rPr>
                <w:rFonts w:ascii="Arial" w:hAnsi="Arial"/>
                <w:sz w:val="18"/>
              </w:rPr>
              <w:t>:</w:t>
            </w:r>
          </w:p>
        </w:tc>
        <w:tc>
          <w:tcPr>
            <w:tcW w:w="6379" w:type="dxa"/>
            <w:gridSpan w:val="2"/>
            <w:tcBorders>
              <w:top w:val="dashSmallGap" w:sz="4" w:space="0" w:color="auto"/>
              <w:bottom w:val="dashSmallGap" w:sz="4" w:space="0" w:color="auto"/>
            </w:tcBorders>
          </w:tcPr>
          <w:p w14:paraId="35CDA4F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Republic of Serbia</w:t>
            </w:r>
          </w:p>
        </w:tc>
      </w:tr>
      <w:tr w:rsidR="00D50B10" w:rsidRPr="00D96694" w14:paraId="231E57DB" w14:textId="77777777" w:rsidTr="00517A6A">
        <w:trPr>
          <w:cantSplit/>
          <w:trHeight w:hRule="exact" w:val="350"/>
        </w:trPr>
        <w:tc>
          <w:tcPr>
            <w:tcW w:w="3544" w:type="dxa"/>
            <w:gridSpan w:val="2"/>
            <w:tcBorders>
              <w:top w:val="dashSmallGap" w:sz="4" w:space="0" w:color="auto"/>
              <w:bottom w:val="dashSmallGap" w:sz="4" w:space="0" w:color="auto"/>
            </w:tcBorders>
          </w:tcPr>
          <w:p w14:paraId="2FF08C48"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Locality of publication, </w:t>
            </w:r>
            <w:r w:rsidRPr="00D96694">
              <w:rPr>
                <w:rFonts w:ascii="Arial" w:hAnsi="Arial"/>
                <w:b/>
                <w:sz w:val="18"/>
              </w:rPr>
              <w:t>LP</w:t>
            </w:r>
            <w:r w:rsidRPr="00D96694">
              <w:rPr>
                <w:rFonts w:ascii="Arial" w:hAnsi="Arial"/>
                <w:sz w:val="18"/>
              </w:rPr>
              <w:t>:</w:t>
            </w:r>
          </w:p>
        </w:tc>
        <w:tc>
          <w:tcPr>
            <w:tcW w:w="6379" w:type="dxa"/>
            <w:gridSpan w:val="2"/>
            <w:tcBorders>
              <w:top w:val="dashSmallGap" w:sz="4" w:space="0" w:color="auto"/>
              <w:bottom w:val="dashSmallGap" w:sz="4" w:space="0" w:color="auto"/>
            </w:tcBorders>
          </w:tcPr>
          <w:p w14:paraId="3A4278B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Vojvodina</w:t>
            </w:r>
          </w:p>
        </w:tc>
      </w:tr>
      <w:tr w:rsidR="00D50B10" w:rsidRPr="00D96694" w14:paraId="568CCC16" w14:textId="77777777" w:rsidTr="00517A6A">
        <w:trPr>
          <w:cantSplit/>
          <w:trHeight w:hRule="exact" w:val="350"/>
        </w:trPr>
        <w:tc>
          <w:tcPr>
            <w:tcW w:w="3544" w:type="dxa"/>
            <w:gridSpan w:val="2"/>
            <w:tcBorders>
              <w:top w:val="dashSmallGap" w:sz="4" w:space="0" w:color="auto"/>
              <w:bottom w:val="dashSmallGap" w:sz="4" w:space="0" w:color="auto"/>
            </w:tcBorders>
          </w:tcPr>
          <w:p w14:paraId="5E1D2FB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year, </w:t>
            </w:r>
            <w:r w:rsidRPr="00D96694">
              <w:rPr>
                <w:rFonts w:ascii="Arial" w:hAnsi="Arial"/>
                <w:b/>
                <w:sz w:val="18"/>
              </w:rPr>
              <w:t>PY</w:t>
            </w:r>
            <w:r w:rsidRPr="00D96694">
              <w:rPr>
                <w:rFonts w:ascii="Arial" w:hAnsi="Arial"/>
                <w:sz w:val="18"/>
              </w:rPr>
              <w:t>:</w:t>
            </w:r>
          </w:p>
        </w:tc>
        <w:tc>
          <w:tcPr>
            <w:tcW w:w="6379" w:type="dxa"/>
            <w:gridSpan w:val="2"/>
            <w:tcBorders>
              <w:top w:val="dashSmallGap" w:sz="4" w:space="0" w:color="auto"/>
              <w:bottom w:val="dashSmallGap" w:sz="4" w:space="0" w:color="auto"/>
            </w:tcBorders>
          </w:tcPr>
          <w:p w14:paraId="20BB8FEA" w14:textId="77777777" w:rsidR="00D50B10" w:rsidRPr="00D96694" w:rsidRDefault="00A76069" w:rsidP="00517A6A">
            <w:pPr>
              <w:spacing w:before="60" w:after="60" w:line="240" w:lineRule="auto"/>
              <w:ind w:firstLine="0"/>
              <w:jc w:val="left"/>
              <w:rPr>
                <w:rFonts w:ascii="Arial" w:hAnsi="Arial" w:cs="Arial"/>
                <w:sz w:val="18"/>
                <w:szCs w:val="18"/>
              </w:rPr>
            </w:pPr>
            <w:r w:rsidRPr="00D96694">
              <w:rPr>
                <w:rFonts w:ascii="Arial" w:hAnsi="Arial" w:cs="Arial"/>
                <w:color w:val="000000" w:themeColor="text1"/>
                <w:sz w:val="18"/>
                <w:szCs w:val="18"/>
                <w:rPrChange w:id="173" w:author="Aleksa Corovic" w:date="2018-08-21T12:50:00Z">
                  <w:rPr>
                    <w:rFonts w:ascii="Arial" w:hAnsi="Arial" w:cs="Arial"/>
                    <w:color w:val="000000" w:themeColor="text1"/>
                    <w:sz w:val="18"/>
                    <w:szCs w:val="18"/>
                    <w:lang w:val="sr-Latn-CS"/>
                  </w:rPr>
                </w:rPrChange>
              </w:rPr>
              <w:t>2018</w:t>
            </w:r>
          </w:p>
        </w:tc>
      </w:tr>
      <w:tr w:rsidR="00D50B10" w:rsidRPr="00D96694" w14:paraId="0C73D8C9" w14:textId="77777777" w:rsidTr="00517A6A">
        <w:trPr>
          <w:cantSplit/>
          <w:trHeight w:hRule="exact" w:val="350"/>
        </w:trPr>
        <w:tc>
          <w:tcPr>
            <w:tcW w:w="3544" w:type="dxa"/>
            <w:gridSpan w:val="2"/>
            <w:tcBorders>
              <w:top w:val="dashSmallGap" w:sz="4" w:space="0" w:color="auto"/>
              <w:bottom w:val="dashSmallGap" w:sz="4" w:space="0" w:color="auto"/>
            </w:tcBorders>
          </w:tcPr>
          <w:p w14:paraId="727E5E2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Publisher, </w:t>
            </w:r>
            <w:r w:rsidRPr="00D96694">
              <w:rPr>
                <w:rFonts w:ascii="Arial" w:hAnsi="Arial"/>
                <w:b/>
                <w:sz w:val="18"/>
              </w:rPr>
              <w:t>PB</w:t>
            </w:r>
            <w:r w:rsidRPr="00D96694">
              <w:rPr>
                <w:rFonts w:ascii="Arial" w:hAnsi="Arial"/>
                <w:sz w:val="18"/>
              </w:rPr>
              <w:t>:</w:t>
            </w:r>
          </w:p>
        </w:tc>
        <w:tc>
          <w:tcPr>
            <w:tcW w:w="6379" w:type="dxa"/>
            <w:gridSpan w:val="2"/>
            <w:tcBorders>
              <w:top w:val="dashSmallGap" w:sz="4" w:space="0" w:color="auto"/>
              <w:bottom w:val="dashSmallGap" w:sz="4" w:space="0" w:color="auto"/>
            </w:tcBorders>
          </w:tcPr>
          <w:p w14:paraId="74EEE92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Author’s reprint</w:t>
            </w:r>
          </w:p>
        </w:tc>
      </w:tr>
      <w:tr w:rsidR="00D50B10" w:rsidRPr="00D96694" w14:paraId="3DA287B9" w14:textId="77777777" w:rsidTr="00517A6A">
        <w:trPr>
          <w:cantSplit/>
          <w:trHeight w:hRule="exact" w:val="350"/>
        </w:trPr>
        <w:tc>
          <w:tcPr>
            <w:tcW w:w="3544" w:type="dxa"/>
            <w:gridSpan w:val="2"/>
            <w:tcBorders>
              <w:top w:val="dashSmallGap" w:sz="4" w:space="0" w:color="auto"/>
              <w:bottom w:val="dashSmallGap" w:sz="4" w:space="0" w:color="auto"/>
            </w:tcBorders>
          </w:tcPr>
          <w:p w14:paraId="5350597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place, </w:t>
            </w:r>
            <w:r w:rsidRPr="00D96694">
              <w:rPr>
                <w:rFonts w:ascii="Arial" w:hAnsi="Arial"/>
                <w:b/>
                <w:sz w:val="18"/>
              </w:rPr>
              <w:t>PP</w:t>
            </w:r>
            <w:r w:rsidRPr="00D96694">
              <w:rPr>
                <w:rFonts w:ascii="Arial" w:hAnsi="Arial"/>
                <w:sz w:val="18"/>
              </w:rPr>
              <w:t>:</w:t>
            </w:r>
          </w:p>
        </w:tc>
        <w:tc>
          <w:tcPr>
            <w:tcW w:w="6379" w:type="dxa"/>
            <w:gridSpan w:val="2"/>
            <w:tcBorders>
              <w:top w:val="dashSmallGap" w:sz="4" w:space="0" w:color="auto"/>
              <w:bottom w:val="dashSmallGap" w:sz="4" w:space="0" w:color="auto"/>
            </w:tcBorders>
          </w:tcPr>
          <w:p w14:paraId="4C85A1F1" w14:textId="77777777" w:rsidR="00D50B10" w:rsidRPr="00D96694" w:rsidRDefault="00D50B10" w:rsidP="00517A6A">
            <w:pPr>
              <w:spacing w:before="60" w:after="60" w:line="240" w:lineRule="auto"/>
              <w:ind w:firstLine="0"/>
              <w:jc w:val="left"/>
              <w:rPr>
                <w:rFonts w:ascii="Arial" w:hAnsi="Arial" w:cs="Arial"/>
                <w:sz w:val="18"/>
                <w:szCs w:val="18"/>
                <w:rPrChange w:id="174" w:author="Aleksa Corovic" w:date="2018-08-21T12:50:00Z">
                  <w:rPr>
                    <w:rFonts w:ascii="Arial" w:hAnsi="Arial" w:cs="Arial"/>
                    <w:sz w:val="18"/>
                    <w:szCs w:val="18"/>
                    <w:lang w:val="pt-BR"/>
                  </w:rPr>
                </w:rPrChange>
              </w:rPr>
            </w:pPr>
            <w:r w:rsidRPr="00D96694">
              <w:rPr>
                <w:rFonts w:ascii="Arial" w:hAnsi="Arial" w:cs="Arial"/>
                <w:sz w:val="18"/>
                <w:szCs w:val="18"/>
                <w:rPrChange w:id="175" w:author="Aleksa Corovic" w:date="2018-08-21T12:50:00Z">
                  <w:rPr>
                    <w:rFonts w:ascii="Arial" w:hAnsi="Arial" w:cs="Arial"/>
                    <w:sz w:val="18"/>
                    <w:szCs w:val="18"/>
                    <w:lang w:val="pt-BR"/>
                  </w:rPr>
                </w:rPrChange>
              </w:rPr>
              <w:t>Novi Sad, Dositeja Obradovica sq. 6</w:t>
            </w:r>
          </w:p>
        </w:tc>
      </w:tr>
      <w:tr w:rsidR="00D50B10" w:rsidRPr="00D96694" w14:paraId="669C75DD" w14:textId="77777777" w:rsidTr="00517A6A">
        <w:trPr>
          <w:cantSplit/>
          <w:trHeight w:hRule="exact" w:val="450"/>
        </w:trPr>
        <w:tc>
          <w:tcPr>
            <w:tcW w:w="3544" w:type="dxa"/>
            <w:gridSpan w:val="2"/>
            <w:tcBorders>
              <w:top w:val="dashSmallGap" w:sz="4" w:space="0" w:color="auto"/>
              <w:bottom w:val="dashSmallGap" w:sz="4" w:space="0" w:color="auto"/>
            </w:tcBorders>
          </w:tcPr>
          <w:p w14:paraId="1F3D90A3" w14:textId="77777777" w:rsidR="00D50B10" w:rsidRPr="00D96694" w:rsidRDefault="00D50B10" w:rsidP="00A07D1E">
            <w:pPr>
              <w:spacing w:before="60" w:after="60" w:line="240" w:lineRule="auto"/>
              <w:ind w:firstLine="0"/>
              <w:jc w:val="left"/>
              <w:rPr>
                <w:rFonts w:ascii="Arial" w:hAnsi="Arial"/>
                <w:sz w:val="20"/>
              </w:rPr>
            </w:pPr>
            <w:r w:rsidRPr="00D96694">
              <w:rPr>
                <w:rFonts w:ascii="Arial" w:hAnsi="Arial"/>
                <w:sz w:val="18"/>
              </w:rPr>
              <w:t xml:space="preserve">Physical description, </w:t>
            </w:r>
            <w:r w:rsidRPr="00D96694">
              <w:rPr>
                <w:rFonts w:ascii="Arial" w:hAnsi="Arial"/>
                <w:b/>
                <w:sz w:val="18"/>
              </w:rPr>
              <w:t>PD</w:t>
            </w:r>
            <w:r w:rsidRPr="00D96694">
              <w:rPr>
                <w:rFonts w:ascii="Arial" w:hAnsi="Arial"/>
                <w:sz w:val="18"/>
              </w:rPr>
              <w:t>:</w:t>
            </w:r>
            <w:r w:rsidRPr="00D96694">
              <w:rPr>
                <w:rFonts w:ascii="Arial" w:hAnsi="Arial"/>
                <w:sz w:val="18"/>
              </w:rPr>
              <w:br/>
            </w:r>
            <w:r w:rsidRPr="00D96694">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7E27B2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b/>
                <w:color w:val="FF0000"/>
                <w:sz w:val="18"/>
                <w:szCs w:val="18"/>
                <w:rPrChange w:id="176" w:author="Aleksa Corovic" w:date="2018-08-21T12:50:00Z">
                  <w:rPr>
                    <w:rFonts w:ascii="Arial" w:hAnsi="Arial" w:cs="Arial"/>
                    <w:b/>
                    <w:color w:val="FF0000"/>
                    <w:sz w:val="18"/>
                    <w:szCs w:val="18"/>
                    <w:lang w:val="sr-Latn-CS"/>
                  </w:rPr>
                </w:rPrChange>
              </w:rPr>
              <w:t>&lt;upisati statistiku&gt;</w:t>
            </w:r>
          </w:p>
        </w:tc>
      </w:tr>
      <w:tr w:rsidR="00D50B10" w:rsidRPr="00D96694" w14:paraId="621F4DDC" w14:textId="77777777" w:rsidTr="00517A6A">
        <w:trPr>
          <w:cantSplit/>
          <w:trHeight w:hRule="exact" w:val="350"/>
        </w:trPr>
        <w:tc>
          <w:tcPr>
            <w:tcW w:w="3544" w:type="dxa"/>
            <w:gridSpan w:val="2"/>
            <w:tcBorders>
              <w:top w:val="dashSmallGap" w:sz="4" w:space="0" w:color="auto"/>
              <w:bottom w:val="dashSmallGap" w:sz="4" w:space="0" w:color="auto"/>
            </w:tcBorders>
          </w:tcPr>
          <w:p w14:paraId="1B629D8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field, </w:t>
            </w:r>
            <w:r w:rsidRPr="00D96694">
              <w:rPr>
                <w:rFonts w:ascii="Arial" w:hAnsi="Arial"/>
                <w:b/>
                <w:sz w:val="18"/>
              </w:rPr>
              <w:t>SF</w:t>
            </w:r>
            <w:r w:rsidRPr="00D96694">
              <w:rPr>
                <w:rFonts w:ascii="Arial" w:hAnsi="Arial"/>
                <w:sz w:val="18"/>
              </w:rPr>
              <w:t>:</w:t>
            </w:r>
          </w:p>
        </w:tc>
        <w:tc>
          <w:tcPr>
            <w:tcW w:w="6379" w:type="dxa"/>
            <w:gridSpan w:val="2"/>
            <w:tcBorders>
              <w:top w:val="dashSmallGap" w:sz="4" w:space="0" w:color="auto"/>
              <w:bottom w:val="dashSmallGap" w:sz="4" w:space="0" w:color="auto"/>
            </w:tcBorders>
          </w:tcPr>
          <w:p w14:paraId="3142937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Electrical Engineering</w:t>
            </w:r>
          </w:p>
        </w:tc>
      </w:tr>
      <w:tr w:rsidR="00D50B10" w:rsidRPr="00D96694" w14:paraId="6E5C9C28" w14:textId="77777777" w:rsidTr="00517A6A">
        <w:trPr>
          <w:cantSplit/>
          <w:trHeight w:hRule="exact" w:val="350"/>
        </w:trPr>
        <w:tc>
          <w:tcPr>
            <w:tcW w:w="3544" w:type="dxa"/>
            <w:gridSpan w:val="2"/>
            <w:tcBorders>
              <w:top w:val="dashSmallGap" w:sz="4" w:space="0" w:color="auto"/>
              <w:bottom w:val="dashSmallGap" w:sz="4" w:space="0" w:color="auto"/>
            </w:tcBorders>
          </w:tcPr>
          <w:p w14:paraId="65FADBC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discipline, </w:t>
            </w:r>
            <w:r w:rsidRPr="00D96694">
              <w:rPr>
                <w:rFonts w:ascii="Arial" w:hAnsi="Arial"/>
                <w:b/>
                <w:sz w:val="18"/>
              </w:rPr>
              <w:t>SD</w:t>
            </w:r>
            <w:r w:rsidRPr="00D96694">
              <w:rPr>
                <w:rFonts w:ascii="Arial" w:hAnsi="Arial"/>
                <w:sz w:val="18"/>
              </w:rPr>
              <w:t>:</w:t>
            </w:r>
          </w:p>
        </w:tc>
        <w:tc>
          <w:tcPr>
            <w:tcW w:w="6379" w:type="dxa"/>
            <w:gridSpan w:val="2"/>
            <w:tcBorders>
              <w:top w:val="dashSmallGap" w:sz="4" w:space="0" w:color="auto"/>
              <w:bottom w:val="dashSmallGap" w:sz="4" w:space="0" w:color="auto"/>
            </w:tcBorders>
          </w:tcPr>
          <w:p w14:paraId="63CDEF27"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Computer Engineering, Engineering of Computer Based Systems</w:t>
            </w:r>
          </w:p>
        </w:tc>
      </w:tr>
      <w:tr w:rsidR="00D50B10" w:rsidRPr="00D96694" w14:paraId="79AB133D" w14:textId="77777777" w:rsidTr="00517A6A">
        <w:trPr>
          <w:cantSplit/>
          <w:trHeight w:hRule="exact" w:val="500"/>
        </w:trPr>
        <w:tc>
          <w:tcPr>
            <w:tcW w:w="3544" w:type="dxa"/>
            <w:gridSpan w:val="2"/>
            <w:tcBorders>
              <w:top w:val="dashSmallGap" w:sz="4" w:space="0" w:color="auto"/>
              <w:bottom w:val="dashSmallGap" w:sz="4" w:space="0" w:color="auto"/>
            </w:tcBorders>
          </w:tcPr>
          <w:p w14:paraId="71DFA76F" w14:textId="77777777" w:rsidR="00D50B10" w:rsidRPr="00D96694" w:rsidRDefault="00D50B10" w:rsidP="00A07D1E">
            <w:pPr>
              <w:spacing w:before="60" w:after="60" w:line="240" w:lineRule="auto"/>
              <w:ind w:firstLine="0"/>
              <w:jc w:val="left"/>
              <w:rPr>
                <w:rFonts w:ascii="Arial" w:hAnsi="Arial"/>
                <w:spacing w:val="-8"/>
                <w:sz w:val="18"/>
              </w:rPr>
            </w:pPr>
            <w:r w:rsidRPr="00D96694">
              <w:rPr>
                <w:rFonts w:ascii="Arial" w:hAnsi="Arial"/>
                <w:sz w:val="18"/>
              </w:rPr>
              <w:t xml:space="preserve">Subject/Key words, </w:t>
            </w:r>
            <w:r w:rsidRPr="00D96694">
              <w:rPr>
                <w:rFonts w:ascii="Arial" w:hAnsi="Arial"/>
                <w:b/>
                <w:sz w:val="18"/>
              </w:rPr>
              <w:t>S</w:t>
            </w:r>
            <w:r w:rsidRPr="00D96694">
              <w:rPr>
                <w:rFonts w:ascii="Arial" w:hAnsi="Arial"/>
                <w:sz w:val="18"/>
              </w:rPr>
              <w:t>/</w:t>
            </w:r>
            <w:r w:rsidRPr="00D96694">
              <w:rPr>
                <w:rFonts w:ascii="Arial" w:hAnsi="Arial"/>
                <w:b/>
                <w:sz w:val="18"/>
              </w:rPr>
              <w:t>KW</w:t>
            </w:r>
            <w:r w:rsidRPr="00D96694">
              <w:rPr>
                <w:rFonts w:ascii="Arial" w:hAnsi="Arial"/>
                <w:sz w:val="18"/>
              </w:rPr>
              <w:t>:</w:t>
            </w:r>
          </w:p>
        </w:tc>
        <w:tc>
          <w:tcPr>
            <w:tcW w:w="6379" w:type="dxa"/>
            <w:gridSpan w:val="2"/>
            <w:tcBorders>
              <w:top w:val="dashSmallGap" w:sz="4" w:space="0" w:color="auto"/>
              <w:bottom w:val="dashSmallGap" w:sz="4" w:space="0" w:color="auto"/>
            </w:tcBorders>
          </w:tcPr>
          <w:p w14:paraId="2C2745BC" w14:textId="77777777" w:rsidR="00D50B10" w:rsidRPr="00D96694" w:rsidRDefault="00321902" w:rsidP="00BF72CC">
            <w:pPr>
              <w:spacing w:before="60" w:after="60" w:line="240" w:lineRule="auto"/>
              <w:ind w:firstLine="0"/>
              <w:jc w:val="left"/>
              <w:rPr>
                <w:rFonts w:ascii="Arial" w:hAnsi="Arial" w:cs="Arial"/>
                <w:sz w:val="18"/>
                <w:szCs w:val="18"/>
                <w:rPrChange w:id="177" w:author="Aleksa Corovic" w:date="2018-08-21T12:50:00Z">
                  <w:rPr>
                    <w:rFonts w:ascii="Arial" w:hAnsi="Arial" w:cs="Arial"/>
                    <w:sz w:val="18"/>
                    <w:szCs w:val="18"/>
                    <w:lang w:val="en-GB"/>
                  </w:rPr>
                </w:rPrChange>
              </w:rPr>
            </w:pPr>
            <w:r w:rsidRPr="00D96694">
              <w:rPr>
                <w:rFonts w:ascii="Arial" w:hAnsi="Arial" w:cs="Arial"/>
                <w:color w:val="000000" w:themeColor="text1"/>
                <w:sz w:val="18"/>
                <w:szCs w:val="18"/>
                <w:rPrChange w:id="178" w:author="Aleksa Corovic" w:date="2018-08-21T12:50:00Z">
                  <w:rPr>
                    <w:rFonts w:ascii="Arial" w:hAnsi="Arial" w:cs="Arial"/>
                    <w:color w:val="000000" w:themeColor="text1"/>
                    <w:sz w:val="18"/>
                    <w:szCs w:val="18"/>
                    <w:lang w:val="sr-Cyrl-RS"/>
                  </w:rPr>
                </w:rPrChange>
              </w:rPr>
              <w:t>Safe data tran</w:t>
            </w:r>
            <w:r w:rsidR="00BF72CC" w:rsidRPr="00D96694">
              <w:rPr>
                <w:rFonts w:ascii="Arial" w:hAnsi="Arial" w:cs="Arial"/>
                <w:color w:val="000000" w:themeColor="text1"/>
                <w:sz w:val="18"/>
                <w:szCs w:val="18"/>
                <w:rPrChange w:id="179" w:author="Aleksa Corovic" w:date="2018-08-21T12:50:00Z">
                  <w:rPr>
                    <w:rFonts w:ascii="Arial" w:hAnsi="Arial" w:cs="Arial"/>
                    <w:color w:val="000000" w:themeColor="text1"/>
                    <w:sz w:val="18"/>
                    <w:szCs w:val="18"/>
                    <w:lang w:val="en-GB"/>
                  </w:rPr>
                </w:rPrChange>
              </w:rPr>
              <w:t xml:space="preserve">smission, encryption/decription, </w:t>
            </w:r>
            <w:r w:rsidR="00BF72CC" w:rsidRPr="00D96694">
              <w:rPr>
                <w:rFonts w:ascii="Arial" w:hAnsi="Arial" w:cs="Arial"/>
                <w:i/>
                <w:color w:val="000000" w:themeColor="text1"/>
                <w:sz w:val="18"/>
                <w:szCs w:val="18"/>
                <w:rPrChange w:id="180"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81" w:author="Aleksa Corovic" w:date="2018-08-21T12:50:00Z">
                  <w:rPr>
                    <w:rFonts w:ascii="Arial" w:hAnsi="Arial" w:cs="Arial"/>
                    <w:color w:val="000000" w:themeColor="text1"/>
                    <w:sz w:val="18"/>
                    <w:szCs w:val="18"/>
                    <w:lang w:val="en-GB"/>
                  </w:rPr>
                </w:rPrChange>
              </w:rPr>
              <w:t xml:space="preserve"> interface</w:t>
            </w:r>
            <w:r w:rsidR="003F321B" w:rsidRPr="00D96694">
              <w:rPr>
                <w:rFonts w:ascii="Arial" w:hAnsi="Arial" w:cs="Arial"/>
                <w:color w:val="000000" w:themeColor="text1"/>
                <w:sz w:val="18"/>
                <w:szCs w:val="18"/>
                <w:rPrChange w:id="182" w:author="Aleksa Corovic" w:date="2018-08-21T12:50:00Z">
                  <w:rPr>
                    <w:rFonts w:ascii="Arial" w:hAnsi="Arial" w:cs="Arial"/>
                    <w:color w:val="000000" w:themeColor="text1"/>
                    <w:sz w:val="18"/>
                    <w:szCs w:val="18"/>
                    <w:lang w:val="en-GB"/>
                  </w:rPr>
                </w:rPrChange>
              </w:rPr>
              <w:t xml:space="preserve">, </w:t>
            </w:r>
            <w:r w:rsidR="003F321B" w:rsidRPr="00D96694">
              <w:rPr>
                <w:rFonts w:ascii="Arial" w:hAnsi="Arial" w:cs="Arial"/>
                <w:i/>
                <w:color w:val="000000" w:themeColor="text1"/>
                <w:sz w:val="18"/>
                <w:szCs w:val="18"/>
                <w:rPrChange w:id="183" w:author="Aleksa Corovic" w:date="2018-08-21T12:50:00Z">
                  <w:rPr>
                    <w:rFonts w:ascii="Arial" w:hAnsi="Arial" w:cs="Arial"/>
                    <w:color w:val="000000" w:themeColor="text1"/>
                    <w:sz w:val="18"/>
                    <w:szCs w:val="18"/>
                    <w:lang w:val="en-GB"/>
                  </w:rPr>
                </w:rPrChange>
              </w:rPr>
              <w:t>IPv6</w:t>
            </w:r>
            <w:r w:rsidR="003F321B" w:rsidRPr="00D96694">
              <w:rPr>
                <w:rFonts w:ascii="Arial" w:hAnsi="Arial" w:cs="Arial"/>
                <w:color w:val="000000" w:themeColor="text1"/>
                <w:sz w:val="18"/>
                <w:szCs w:val="18"/>
                <w:rPrChange w:id="184" w:author="Aleksa Corovic" w:date="2018-08-21T12:50:00Z">
                  <w:rPr>
                    <w:rFonts w:ascii="Arial" w:hAnsi="Arial" w:cs="Arial"/>
                    <w:color w:val="000000" w:themeColor="text1"/>
                    <w:sz w:val="18"/>
                    <w:szCs w:val="18"/>
                    <w:lang w:val="en-GB"/>
                  </w:rPr>
                </w:rPrChange>
              </w:rPr>
              <w:t xml:space="preserve"> protocol</w:t>
            </w:r>
          </w:p>
        </w:tc>
      </w:tr>
      <w:tr w:rsidR="00D50B10" w:rsidRPr="00D96694" w14:paraId="6AF67C7B" w14:textId="77777777" w:rsidTr="00517A6A">
        <w:trPr>
          <w:cantSplit/>
          <w:trHeight w:hRule="exact" w:val="350"/>
        </w:trPr>
        <w:tc>
          <w:tcPr>
            <w:tcW w:w="3544" w:type="dxa"/>
            <w:gridSpan w:val="2"/>
            <w:tcBorders>
              <w:top w:val="dashSmallGap" w:sz="4" w:space="0" w:color="auto"/>
              <w:bottom w:val="dashSmallGap" w:sz="4" w:space="0" w:color="auto"/>
            </w:tcBorders>
          </w:tcPr>
          <w:p w14:paraId="330DF21D" w14:textId="77777777" w:rsidR="00D50B10" w:rsidRPr="00D96694" w:rsidRDefault="003F321B" w:rsidP="00A07D1E">
            <w:pPr>
              <w:spacing w:before="60" w:after="60" w:line="240" w:lineRule="auto"/>
              <w:ind w:firstLine="0"/>
              <w:jc w:val="left"/>
              <w:rPr>
                <w:rFonts w:ascii="Arial" w:hAnsi="Arial"/>
                <w:b/>
                <w:sz w:val="18"/>
              </w:rPr>
            </w:pPr>
            <w:r w:rsidRPr="00D96694">
              <w:rPr>
                <w:rFonts w:ascii="Arial" w:hAnsi="Arial"/>
                <w:b/>
                <w:sz w:val="18"/>
              </w:rPr>
              <w:t xml:space="preserve"> </w:t>
            </w:r>
            <w:r w:rsidR="00D50B10" w:rsidRPr="00D96694">
              <w:rPr>
                <w:rFonts w:ascii="Arial" w:hAnsi="Arial"/>
                <w:b/>
                <w:sz w:val="18"/>
              </w:rPr>
              <w:t>UC</w:t>
            </w:r>
          </w:p>
        </w:tc>
        <w:tc>
          <w:tcPr>
            <w:tcW w:w="6379" w:type="dxa"/>
            <w:gridSpan w:val="2"/>
            <w:tcBorders>
              <w:top w:val="dashSmallGap" w:sz="4" w:space="0" w:color="auto"/>
              <w:bottom w:val="dashSmallGap" w:sz="4" w:space="0" w:color="auto"/>
            </w:tcBorders>
          </w:tcPr>
          <w:p w14:paraId="390E0C3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0691413F" w14:textId="77777777" w:rsidTr="00517A6A">
        <w:trPr>
          <w:cantSplit/>
          <w:trHeight w:hRule="exact" w:val="500"/>
        </w:trPr>
        <w:tc>
          <w:tcPr>
            <w:tcW w:w="3544" w:type="dxa"/>
            <w:gridSpan w:val="2"/>
            <w:tcBorders>
              <w:top w:val="dashSmallGap" w:sz="4" w:space="0" w:color="auto"/>
              <w:bottom w:val="dashSmallGap" w:sz="4" w:space="0" w:color="auto"/>
            </w:tcBorders>
          </w:tcPr>
          <w:p w14:paraId="0D125B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Holding data, </w:t>
            </w:r>
            <w:r w:rsidRPr="00D96694">
              <w:rPr>
                <w:rFonts w:ascii="Arial" w:hAnsi="Arial"/>
                <w:b/>
                <w:sz w:val="18"/>
              </w:rPr>
              <w:t>HD</w:t>
            </w:r>
            <w:r w:rsidRPr="00D96694">
              <w:rPr>
                <w:rFonts w:ascii="Arial" w:hAnsi="Arial"/>
                <w:sz w:val="18"/>
              </w:rPr>
              <w:t>:</w:t>
            </w:r>
          </w:p>
        </w:tc>
        <w:tc>
          <w:tcPr>
            <w:tcW w:w="6379" w:type="dxa"/>
            <w:gridSpan w:val="2"/>
            <w:tcBorders>
              <w:top w:val="dashSmallGap" w:sz="4" w:space="0" w:color="auto"/>
              <w:bottom w:val="dashSmallGap" w:sz="4" w:space="0" w:color="auto"/>
            </w:tcBorders>
          </w:tcPr>
          <w:p w14:paraId="145B1DC1"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The Library of Faculty of Technical Sciences, Novi Sad, Serbia</w:t>
            </w:r>
          </w:p>
        </w:tc>
      </w:tr>
      <w:tr w:rsidR="00D50B10" w:rsidRPr="00D96694" w14:paraId="24411143" w14:textId="77777777" w:rsidTr="00517A6A">
        <w:trPr>
          <w:cantSplit/>
          <w:trHeight w:hRule="exact" w:val="500"/>
        </w:trPr>
        <w:tc>
          <w:tcPr>
            <w:tcW w:w="3544" w:type="dxa"/>
            <w:gridSpan w:val="2"/>
            <w:tcBorders>
              <w:top w:val="dashSmallGap" w:sz="4" w:space="0" w:color="auto"/>
              <w:bottom w:val="dashSmallGap" w:sz="4" w:space="0" w:color="auto"/>
            </w:tcBorders>
          </w:tcPr>
          <w:p w14:paraId="0D80AFFC"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Note, </w:t>
            </w:r>
            <w:r w:rsidRPr="00D96694">
              <w:rPr>
                <w:rFonts w:ascii="Arial" w:hAnsi="Arial"/>
                <w:b/>
                <w:sz w:val="18"/>
              </w:rPr>
              <w:t>N</w:t>
            </w:r>
            <w:r w:rsidRPr="00D96694">
              <w:rPr>
                <w:rFonts w:ascii="Arial" w:hAnsi="Arial"/>
                <w:sz w:val="18"/>
              </w:rPr>
              <w:t>:</w:t>
            </w:r>
          </w:p>
        </w:tc>
        <w:tc>
          <w:tcPr>
            <w:tcW w:w="6379" w:type="dxa"/>
            <w:gridSpan w:val="2"/>
            <w:tcBorders>
              <w:top w:val="dashSmallGap" w:sz="4" w:space="0" w:color="auto"/>
              <w:bottom w:val="dashSmallGap" w:sz="4" w:space="0" w:color="auto"/>
            </w:tcBorders>
          </w:tcPr>
          <w:p w14:paraId="1CEBFC77"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5918A1E2" w14:textId="77777777" w:rsidTr="00E34265">
        <w:trPr>
          <w:cantSplit/>
          <w:trHeight w:hRule="exact" w:val="2700"/>
        </w:trPr>
        <w:tc>
          <w:tcPr>
            <w:tcW w:w="3544" w:type="dxa"/>
            <w:gridSpan w:val="2"/>
            <w:tcBorders>
              <w:top w:val="dashSmallGap" w:sz="4" w:space="0" w:color="auto"/>
              <w:bottom w:val="dashSmallGap" w:sz="4" w:space="0" w:color="auto"/>
            </w:tcBorders>
          </w:tcPr>
          <w:p w14:paraId="6F3FFB5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Abstract, </w:t>
            </w:r>
            <w:r w:rsidRPr="00D96694">
              <w:rPr>
                <w:rFonts w:ascii="Arial" w:hAnsi="Arial"/>
                <w:b/>
                <w:sz w:val="18"/>
              </w:rPr>
              <w:t>AB</w:t>
            </w:r>
            <w:r w:rsidRPr="00D96694">
              <w:rPr>
                <w:rFonts w:ascii="Arial" w:hAnsi="Arial"/>
                <w:sz w:val="18"/>
              </w:rPr>
              <w:t>:</w:t>
            </w:r>
          </w:p>
        </w:tc>
        <w:tc>
          <w:tcPr>
            <w:tcW w:w="6379" w:type="dxa"/>
            <w:gridSpan w:val="2"/>
            <w:tcBorders>
              <w:top w:val="dashSmallGap" w:sz="4" w:space="0" w:color="auto"/>
              <w:bottom w:val="dashSmallGap" w:sz="4" w:space="0" w:color="auto"/>
            </w:tcBorders>
            <w:shd w:val="clear" w:color="auto" w:fill="auto"/>
          </w:tcPr>
          <w:p w14:paraId="049B6905" w14:textId="77777777" w:rsidR="00D50B10" w:rsidRPr="00D96694" w:rsidRDefault="00E34265" w:rsidP="00B816F7">
            <w:pPr>
              <w:spacing w:before="60" w:after="60"/>
              <w:ind w:firstLine="0"/>
              <w:rPr>
                <w:rFonts w:ascii="Arial" w:hAnsi="Arial" w:cs="Arial"/>
                <w:sz w:val="18"/>
                <w:szCs w:val="18"/>
                <w:rPrChange w:id="185" w:author="Aleksa Corovic" w:date="2018-08-21T12:50:00Z">
                  <w:rPr>
                    <w:rFonts w:ascii="Arial" w:hAnsi="Arial" w:cs="Arial"/>
                    <w:sz w:val="18"/>
                    <w:szCs w:val="18"/>
                    <w:lang w:val="sr-Cyrl-RS"/>
                  </w:rPr>
                </w:rPrChange>
              </w:rPr>
            </w:pPr>
            <w:r w:rsidRPr="00D96694">
              <w:rPr>
                <w:rFonts w:ascii="Arial" w:hAnsi="Arial" w:cs="Arial"/>
                <w:color w:val="000000" w:themeColor="text1"/>
                <w:sz w:val="18"/>
                <w:szCs w:val="18"/>
                <w:rPrChange w:id="186" w:author="Aleksa Corovic" w:date="2018-08-21T12:50:00Z">
                  <w:rPr>
                    <w:rFonts w:ascii="Arial" w:hAnsi="Arial" w:cs="Arial"/>
                    <w:color w:val="000000" w:themeColor="text1"/>
                    <w:sz w:val="18"/>
                    <w:szCs w:val="18"/>
                    <w:lang w:val="sr-Latn-CS"/>
                  </w:rPr>
                </w:rPrChange>
              </w:rPr>
              <w:t>This paper presents design and implementation of safe data transmission from embedded board to the PC. Data encryption is necessary in order to secure safe communication. Data transmission is done vi</w:t>
            </w:r>
            <w:r w:rsidR="00947AA0" w:rsidRPr="00D96694">
              <w:rPr>
                <w:rFonts w:ascii="Arial" w:hAnsi="Arial" w:cs="Arial"/>
                <w:color w:val="000000" w:themeColor="text1"/>
                <w:sz w:val="18"/>
                <w:szCs w:val="18"/>
                <w:rPrChange w:id="187" w:author="Aleksa Corovic" w:date="2018-08-21T12:50:00Z">
                  <w:rPr>
                    <w:rFonts w:ascii="Arial" w:hAnsi="Arial" w:cs="Arial"/>
                    <w:color w:val="000000" w:themeColor="text1"/>
                    <w:sz w:val="18"/>
                    <w:szCs w:val="18"/>
                    <w:lang w:val="sr-Latn-CS"/>
                  </w:rPr>
                </w:rPrChange>
              </w:rPr>
              <w:t xml:space="preserve">a </w:t>
            </w:r>
            <w:r w:rsidR="00947AA0" w:rsidRPr="00D96694">
              <w:rPr>
                <w:rFonts w:ascii="Arial" w:hAnsi="Arial" w:cs="Arial"/>
                <w:i/>
                <w:color w:val="000000" w:themeColor="text1"/>
                <w:sz w:val="18"/>
                <w:szCs w:val="18"/>
                <w:rPrChange w:id="188" w:author="Aleksa Corovic" w:date="2018-08-21T12:50:00Z">
                  <w:rPr>
                    <w:rFonts w:ascii="Arial" w:hAnsi="Arial" w:cs="Arial"/>
                    <w:color w:val="000000" w:themeColor="text1"/>
                    <w:sz w:val="18"/>
                    <w:szCs w:val="18"/>
                    <w:lang w:val="sr-Latn-CS"/>
                  </w:rPr>
                </w:rPrChange>
              </w:rPr>
              <w:t>BroadR-Reach</w:t>
            </w:r>
            <w:r w:rsidR="00947AA0" w:rsidRPr="00D96694">
              <w:rPr>
                <w:rFonts w:ascii="Arial" w:hAnsi="Arial" w:cs="Arial"/>
                <w:color w:val="000000" w:themeColor="text1"/>
                <w:sz w:val="18"/>
                <w:szCs w:val="18"/>
                <w:rPrChange w:id="189" w:author="Aleksa Corovic" w:date="2018-08-21T12:50:00Z">
                  <w:rPr>
                    <w:rFonts w:ascii="Arial" w:hAnsi="Arial" w:cs="Arial"/>
                    <w:color w:val="000000" w:themeColor="text1"/>
                    <w:sz w:val="18"/>
                    <w:szCs w:val="18"/>
                    <w:lang w:val="sr-Latn-CS"/>
                  </w:rPr>
                </w:rPrChange>
              </w:rPr>
              <w:t xml:space="preserve"> interface and </w:t>
            </w:r>
            <w:r w:rsidR="00947AA0" w:rsidRPr="00D96694">
              <w:rPr>
                <w:rFonts w:ascii="Arial" w:hAnsi="Arial" w:cs="Arial"/>
                <w:i/>
                <w:color w:val="000000" w:themeColor="text1"/>
                <w:sz w:val="18"/>
                <w:szCs w:val="18"/>
                <w:rPrChange w:id="190" w:author="Aleksa Corovic" w:date="2018-08-21T12:50:00Z">
                  <w:rPr>
                    <w:rFonts w:ascii="Arial" w:hAnsi="Arial" w:cs="Arial"/>
                    <w:color w:val="000000" w:themeColor="text1"/>
                    <w:sz w:val="18"/>
                    <w:szCs w:val="18"/>
                    <w:lang w:val="sr-Latn-CS"/>
                  </w:rPr>
                </w:rPrChange>
              </w:rPr>
              <w:t>IPv</w:t>
            </w:r>
            <w:r w:rsidRPr="00D96694">
              <w:rPr>
                <w:rFonts w:ascii="Arial" w:hAnsi="Arial" w:cs="Arial"/>
                <w:i/>
                <w:color w:val="000000" w:themeColor="text1"/>
                <w:sz w:val="18"/>
                <w:szCs w:val="18"/>
                <w:rPrChange w:id="191" w:author="Aleksa Corovic" w:date="2018-08-21T12:50:00Z">
                  <w:rPr>
                    <w:rFonts w:ascii="Arial" w:hAnsi="Arial" w:cs="Arial"/>
                    <w:color w:val="000000" w:themeColor="text1"/>
                    <w:sz w:val="18"/>
                    <w:szCs w:val="18"/>
                    <w:lang w:val="sr-Latn-CS"/>
                  </w:rPr>
                </w:rPrChange>
              </w:rPr>
              <w:t>6</w:t>
            </w:r>
            <w:r w:rsidRPr="00D96694">
              <w:rPr>
                <w:rFonts w:ascii="Arial" w:hAnsi="Arial" w:cs="Arial"/>
                <w:color w:val="000000" w:themeColor="text1"/>
                <w:sz w:val="18"/>
                <w:szCs w:val="18"/>
                <w:rPrChange w:id="192" w:author="Aleksa Corovic" w:date="2018-08-21T12:50:00Z">
                  <w:rPr>
                    <w:rFonts w:ascii="Arial" w:hAnsi="Arial" w:cs="Arial"/>
                    <w:color w:val="000000" w:themeColor="text1"/>
                    <w:sz w:val="18"/>
                    <w:szCs w:val="18"/>
                    <w:lang w:val="sr-Latn-CS"/>
                  </w:rPr>
                </w:rPrChange>
              </w:rPr>
              <w:t xml:space="preserve"> protocol. </w:t>
            </w:r>
          </w:p>
        </w:tc>
      </w:tr>
      <w:tr w:rsidR="000B2DAF" w:rsidRPr="00D96694" w14:paraId="7A9BE704" w14:textId="77777777" w:rsidTr="00517A6A">
        <w:trPr>
          <w:cantSplit/>
          <w:trHeight w:hRule="exact" w:val="350"/>
        </w:trPr>
        <w:tc>
          <w:tcPr>
            <w:tcW w:w="3544" w:type="dxa"/>
            <w:gridSpan w:val="2"/>
            <w:tcBorders>
              <w:top w:val="dashSmallGap" w:sz="4" w:space="0" w:color="auto"/>
              <w:bottom w:val="dashSmallGap" w:sz="4" w:space="0" w:color="auto"/>
            </w:tcBorders>
          </w:tcPr>
          <w:p w14:paraId="2107365E" w14:textId="77777777" w:rsidR="000B2DAF" w:rsidRPr="00D96694" w:rsidRDefault="000B2DAF" w:rsidP="00A07D1E">
            <w:pPr>
              <w:spacing w:before="60" w:after="60" w:line="240" w:lineRule="auto"/>
              <w:ind w:firstLine="0"/>
              <w:jc w:val="left"/>
              <w:rPr>
                <w:rFonts w:ascii="Arial" w:hAnsi="Arial"/>
                <w:sz w:val="18"/>
              </w:rPr>
            </w:pPr>
            <w:r w:rsidRPr="00D96694">
              <w:rPr>
                <w:rFonts w:ascii="Arial" w:hAnsi="Arial"/>
                <w:spacing w:val="-8"/>
                <w:sz w:val="18"/>
              </w:rPr>
              <w:t xml:space="preserve">Accepted by the Scientific Board on, </w:t>
            </w:r>
            <w:r w:rsidRPr="00D96694">
              <w:rPr>
                <w:rFonts w:ascii="Arial" w:hAnsi="Arial"/>
                <w:b/>
                <w:sz w:val="18"/>
              </w:rPr>
              <w:t>ASB</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D70C4" w14:textId="77777777" w:rsidR="000B2DAF" w:rsidRPr="00D96694" w:rsidRDefault="000B2DAF" w:rsidP="00517A6A">
            <w:pPr>
              <w:spacing w:before="60" w:after="60" w:line="240" w:lineRule="auto"/>
              <w:ind w:firstLine="0"/>
              <w:jc w:val="left"/>
              <w:rPr>
                <w:rFonts w:ascii="Arial" w:hAnsi="Arial" w:cs="Arial"/>
                <w:b/>
                <w:sz w:val="18"/>
                <w:szCs w:val="18"/>
                <w:rPrChange w:id="193" w:author="Aleksa Corovic" w:date="2018-08-21T12:50:00Z">
                  <w:rPr>
                    <w:rFonts w:ascii="Arial" w:hAnsi="Arial" w:cs="Arial"/>
                    <w:b/>
                    <w:sz w:val="18"/>
                    <w:szCs w:val="18"/>
                    <w:lang w:val="sr-Latn-CS"/>
                  </w:rPr>
                </w:rPrChange>
              </w:rPr>
            </w:pPr>
          </w:p>
        </w:tc>
      </w:tr>
      <w:tr w:rsidR="00D50B10" w:rsidRPr="00D96694" w14:paraId="4850CB36" w14:textId="77777777" w:rsidTr="00517A6A">
        <w:trPr>
          <w:cantSplit/>
          <w:trHeight w:hRule="exact" w:val="350"/>
        </w:trPr>
        <w:tc>
          <w:tcPr>
            <w:tcW w:w="3544" w:type="dxa"/>
            <w:gridSpan w:val="2"/>
            <w:tcBorders>
              <w:top w:val="dashSmallGap" w:sz="4" w:space="0" w:color="auto"/>
              <w:bottom w:val="dashSmallGap" w:sz="4" w:space="0" w:color="auto"/>
            </w:tcBorders>
          </w:tcPr>
          <w:p w14:paraId="49FA802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Defended on, </w:t>
            </w:r>
            <w:r w:rsidRPr="00D96694">
              <w:rPr>
                <w:rFonts w:ascii="Arial" w:hAnsi="Arial"/>
                <w:b/>
                <w:sz w:val="18"/>
              </w:rPr>
              <w:t>DE</w:t>
            </w:r>
            <w:r w:rsidRPr="00D96694">
              <w:rPr>
                <w:rFonts w:ascii="Arial" w:hAnsi="Arial"/>
                <w:sz w:val="18"/>
              </w:rPr>
              <w:t>:</w:t>
            </w:r>
          </w:p>
        </w:tc>
        <w:tc>
          <w:tcPr>
            <w:tcW w:w="6379" w:type="dxa"/>
            <w:gridSpan w:val="2"/>
            <w:tcBorders>
              <w:top w:val="dashSmallGap" w:sz="4" w:space="0" w:color="auto"/>
              <w:bottom w:val="dashSmallGap" w:sz="4" w:space="0" w:color="auto"/>
            </w:tcBorders>
          </w:tcPr>
          <w:p w14:paraId="2A137A8A" w14:textId="77777777" w:rsidR="00D50B10" w:rsidRPr="00D96694" w:rsidRDefault="00D50B10" w:rsidP="00A07D1E">
            <w:pPr>
              <w:spacing w:before="60" w:after="60" w:line="240" w:lineRule="auto"/>
              <w:ind w:firstLine="0"/>
              <w:jc w:val="left"/>
              <w:rPr>
                <w:rFonts w:ascii="Arial" w:hAnsi="Arial"/>
                <w:sz w:val="18"/>
              </w:rPr>
            </w:pPr>
          </w:p>
        </w:tc>
      </w:tr>
      <w:tr w:rsidR="00D50B10" w:rsidRPr="00D96694" w14:paraId="2BE3B65E" w14:textId="77777777" w:rsidTr="00517A6A">
        <w:trPr>
          <w:gridAfter w:val="1"/>
          <w:wAfter w:w="2126" w:type="dxa"/>
          <w:cantSplit/>
          <w:trHeight w:hRule="exact" w:val="350"/>
        </w:trPr>
        <w:tc>
          <w:tcPr>
            <w:tcW w:w="1985" w:type="dxa"/>
            <w:tcBorders>
              <w:top w:val="nil"/>
              <w:bottom w:val="nil"/>
              <w:right w:val="nil"/>
            </w:tcBorders>
            <w:vAlign w:val="center"/>
          </w:tcPr>
          <w:p w14:paraId="5E90B09B"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 xml:space="preserve">Defended Board, </w:t>
            </w:r>
            <w:r w:rsidRPr="00D96694">
              <w:rPr>
                <w:rFonts w:ascii="Arial" w:hAnsi="Arial"/>
                <w:b/>
                <w:sz w:val="18"/>
              </w:rPr>
              <w:t>DB</w:t>
            </w:r>
            <w:r w:rsidRPr="00D96694">
              <w:rPr>
                <w:rFonts w:ascii="Arial" w:hAnsi="Arial"/>
                <w:sz w:val="18"/>
              </w:rPr>
              <w:t>:</w:t>
            </w:r>
          </w:p>
        </w:tc>
        <w:tc>
          <w:tcPr>
            <w:tcW w:w="1559" w:type="dxa"/>
            <w:tcBorders>
              <w:top w:val="dashSmallGap" w:sz="4" w:space="0" w:color="auto"/>
              <w:left w:val="nil"/>
              <w:bottom w:val="dashSmallGap" w:sz="4" w:space="0" w:color="auto"/>
            </w:tcBorders>
            <w:vAlign w:val="center"/>
          </w:tcPr>
          <w:p w14:paraId="6FD409EA"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President:</w:t>
            </w:r>
          </w:p>
        </w:tc>
        <w:tc>
          <w:tcPr>
            <w:tcW w:w="4253" w:type="dxa"/>
            <w:tcBorders>
              <w:top w:val="dashSmallGap" w:sz="4" w:space="0" w:color="auto"/>
              <w:bottom w:val="dashSmallGap" w:sz="4" w:space="0" w:color="auto"/>
            </w:tcBorders>
          </w:tcPr>
          <w:p w14:paraId="348D4D85"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4"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5" w:author="Aleksa Corovic" w:date="2018-08-21T12:50:00Z">
                  <w:rPr>
                    <w:rFonts w:ascii="Arial" w:hAnsi="Arial" w:cs="Arial"/>
                    <w:b/>
                    <w:color w:val="FF0000"/>
                    <w:sz w:val="18"/>
                    <w:szCs w:val="18"/>
                    <w:lang w:val="sr-Cyrl-CS"/>
                  </w:rPr>
                </w:rPrChange>
              </w:rPr>
              <w:t>ime predsednika komisije</w:t>
            </w:r>
            <w:r w:rsidRPr="00D96694">
              <w:rPr>
                <w:rFonts w:ascii="Arial" w:hAnsi="Arial" w:cs="Arial"/>
                <w:b/>
                <w:color w:val="FF0000"/>
                <w:sz w:val="18"/>
                <w:szCs w:val="18"/>
                <w:rPrChange w:id="196" w:author="Aleksa Corovic" w:date="2018-08-21T12:50:00Z">
                  <w:rPr>
                    <w:rFonts w:ascii="Arial" w:hAnsi="Arial" w:cs="Arial"/>
                    <w:b/>
                    <w:color w:val="FF0000"/>
                    <w:sz w:val="18"/>
                    <w:szCs w:val="18"/>
                    <w:lang w:val="sr-Latn-CS"/>
                  </w:rPr>
                </w:rPrChange>
              </w:rPr>
              <w:t>&gt;</w:t>
            </w:r>
          </w:p>
        </w:tc>
      </w:tr>
      <w:tr w:rsidR="00D50B10" w:rsidRPr="00D96694" w14:paraId="78B98481" w14:textId="77777777" w:rsidTr="00517A6A">
        <w:trPr>
          <w:cantSplit/>
          <w:trHeight w:hRule="exact" w:val="350"/>
        </w:trPr>
        <w:tc>
          <w:tcPr>
            <w:tcW w:w="1985" w:type="dxa"/>
            <w:tcBorders>
              <w:top w:val="nil"/>
              <w:bottom w:val="nil"/>
              <w:right w:val="nil"/>
            </w:tcBorders>
            <w:vAlign w:val="center"/>
          </w:tcPr>
          <w:p w14:paraId="59D7FFD3"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4E7E2D06"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Member:</w:t>
            </w:r>
          </w:p>
        </w:tc>
        <w:tc>
          <w:tcPr>
            <w:tcW w:w="4253" w:type="dxa"/>
            <w:tcBorders>
              <w:top w:val="dashSmallGap" w:sz="4" w:space="0" w:color="auto"/>
              <w:bottom w:val="dashSmallGap" w:sz="4" w:space="0" w:color="auto"/>
              <w:right w:val="nil"/>
            </w:tcBorders>
          </w:tcPr>
          <w:p w14:paraId="5992242F"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197"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198" w:author="Aleksa Corovic" w:date="2018-08-21T12:50:00Z">
                  <w:rPr>
                    <w:rFonts w:ascii="Arial" w:hAnsi="Arial" w:cs="Arial"/>
                    <w:b/>
                    <w:color w:val="FF0000"/>
                    <w:sz w:val="18"/>
                    <w:szCs w:val="18"/>
                    <w:lang w:val="sr-Cyrl-CS"/>
                  </w:rPr>
                </w:rPrChange>
              </w:rPr>
              <w:t>ime člana komisije</w:t>
            </w:r>
            <w:r w:rsidRPr="00D96694">
              <w:rPr>
                <w:rFonts w:ascii="Arial" w:hAnsi="Arial" w:cs="Arial"/>
                <w:b/>
                <w:color w:val="FF0000"/>
                <w:sz w:val="18"/>
                <w:szCs w:val="18"/>
                <w:rPrChange w:id="199" w:author="Aleksa Corovic" w:date="2018-08-21T12:50:00Z">
                  <w:rPr>
                    <w:rFonts w:ascii="Arial" w:hAnsi="Arial" w:cs="Arial"/>
                    <w:b/>
                    <w:color w:val="FF0000"/>
                    <w:sz w:val="18"/>
                    <w:szCs w:val="18"/>
                    <w:lang w:val="sr-Latn-CS"/>
                  </w:rPr>
                </w:rPrChange>
              </w:rPr>
              <w:t>&gt;</w:t>
            </w:r>
          </w:p>
        </w:tc>
        <w:tc>
          <w:tcPr>
            <w:tcW w:w="2126" w:type="dxa"/>
            <w:tcBorders>
              <w:top w:val="single" w:sz="12" w:space="0" w:color="auto"/>
              <w:left w:val="single" w:sz="12" w:space="0" w:color="auto"/>
              <w:bottom w:val="single" w:sz="4" w:space="0" w:color="auto"/>
              <w:right w:val="single" w:sz="12" w:space="0" w:color="auto"/>
            </w:tcBorders>
          </w:tcPr>
          <w:p w14:paraId="5682F338" w14:textId="77777777" w:rsidR="00D50B10" w:rsidRPr="00D96694" w:rsidRDefault="00D50B10" w:rsidP="00A07D1E">
            <w:pPr>
              <w:spacing w:before="60" w:after="60" w:line="240" w:lineRule="auto"/>
              <w:ind w:firstLine="0"/>
              <w:jc w:val="center"/>
              <w:rPr>
                <w:rFonts w:ascii="Arial" w:hAnsi="Arial"/>
                <w:sz w:val="18"/>
              </w:rPr>
            </w:pPr>
            <w:r w:rsidRPr="00D96694">
              <w:rPr>
                <w:rFonts w:ascii="Arial" w:hAnsi="Arial"/>
                <w:sz w:val="18"/>
              </w:rPr>
              <w:t>Menthor's sign</w:t>
            </w:r>
          </w:p>
        </w:tc>
      </w:tr>
      <w:tr w:rsidR="00D50B10" w:rsidRPr="00D96694" w14:paraId="4DB8A2CE" w14:textId="77777777" w:rsidTr="00517A6A">
        <w:trPr>
          <w:cantSplit/>
          <w:trHeight w:hRule="exact" w:val="350"/>
        </w:trPr>
        <w:tc>
          <w:tcPr>
            <w:tcW w:w="1985" w:type="dxa"/>
            <w:tcBorders>
              <w:top w:val="nil"/>
              <w:bottom w:val="single" w:sz="12" w:space="0" w:color="auto"/>
              <w:right w:val="nil"/>
            </w:tcBorders>
            <w:vAlign w:val="center"/>
          </w:tcPr>
          <w:p w14:paraId="001D4EEA"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F6918D5" w14:textId="77777777" w:rsidR="00D50B10" w:rsidRPr="00D96694" w:rsidRDefault="00D50B10" w:rsidP="00A07D1E">
            <w:pPr>
              <w:spacing w:line="240" w:lineRule="auto"/>
              <w:ind w:firstLine="0"/>
              <w:jc w:val="left"/>
              <w:rPr>
                <w:rFonts w:ascii="Arial" w:hAnsi="Arial"/>
                <w:spacing w:val="-4"/>
                <w:sz w:val="18"/>
              </w:rPr>
            </w:pPr>
            <w:r w:rsidRPr="00D96694">
              <w:rPr>
                <w:rFonts w:ascii="Arial" w:hAnsi="Arial"/>
                <w:spacing w:val="-4"/>
                <w:sz w:val="18"/>
              </w:rPr>
              <w:t>Member, Mentor:</w:t>
            </w:r>
          </w:p>
        </w:tc>
        <w:tc>
          <w:tcPr>
            <w:tcW w:w="4253" w:type="dxa"/>
            <w:tcBorders>
              <w:top w:val="dashSmallGap" w:sz="4" w:space="0" w:color="auto"/>
              <w:bottom w:val="single" w:sz="12" w:space="0" w:color="auto"/>
              <w:right w:val="nil"/>
            </w:tcBorders>
          </w:tcPr>
          <w:p w14:paraId="7DEA9B90" w14:textId="77777777" w:rsidR="00D50B10" w:rsidRPr="00D96694" w:rsidRDefault="00D50B10" w:rsidP="00517A6A">
            <w:pPr>
              <w:spacing w:before="60" w:after="60" w:line="240" w:lineRule="auto"/>
              <w:ind w:firstLine="33"/>
              <w:jc w:val="left"/>
              <w:rPr>
                <w:rFonts w:ascii="Arial" w:hAnsi="Arial"/>
                <w:sz w:val="18"/>
              </w:rPr>
            </w:pPr>
            <w:r w:rsidRPr="00D96694">
              <w:rPr>
                <w:rFonts w:ascii="Arial" w:hAnsi="Arial" w:cs="Arial"/>
                <w:b/>
                <w:color w:val="FF0000"/>
                <w:sz w:val="18"/>
                <w:szCs w:val="18"/>
                <w:rPrChange w:id="200" w:author="Aleksa Corovic" w:date="2018-08-21T12:50:00Z">
                  <w:rPr>
                    <w:rFonts w:ascii="Arial" w:hAnsi="Arial" w:cs="Arial"/>
                    <w:b/>
                    <w:color w:val="FF0000"/>
                    <w:sz w:val="18"/>
                    <w:szCs w:val="18"/>
                    <w:lang w:val="sr-Latn-CS"/>
                  </w:rPr>
                </w:rPrChange>
              </w:rPr>
              <w:t>&lt;</w:t>
            </w:r>
            <w:r w:rsidRPr="00D96694">
              <w:rPr>
                <w:rFonts w:ascii="Arial" w:hAnsi="Arial" w:cs="Arial"/>
                <w:b/>
                <w:color w:val="FF0000"/>
                <w:sz w:val="18"/>
                <w:szCs w:val="18"/>
                <w:rPrChange w:id="201" w:author="Aleksa Corovic" w:date="2018-08-21T12:50:00Z">
                  <w:rPr>
                    <w:rFonts w:ascii="Arial" w:hAnsi="Arial" w:cs="Arial"/>
                    <w:b/>
                    <w:color w:val="FF0000"/>
                    <w:sz w:val="18"/>
                    <w:szCs w:val="18"/>
                    <w:lang w:val="sr-Cyrl-CS"/>
                  </w:rPr>
                </w:rPrChange>
              </w:rPr>
              <w:t>ime mentora</w:t>
            </w:r>
            <w:r w:rsidRPr="00D96694">
              <w:rPr>
                <w:rFonts w:ascii="Arial" w:hAnsi="Arial" w:cs="Arial"/>
                <w:b/>
                <w:color w:val="FF0000"/>
                <w:sz w:val="18"/>
                <w:szCs w:val="18"/>
                <w:rPrChange w:id="202" w:author="Aleksa Corovic" w:date="2018-08-21T12:50:00Z">
                  <w:rPr>
                    <w:rFonts w:ascii="Arial" w:hAnsi="Arial" w:cs="Arial"/>
                    <w:b/>
                    <w:color w:val="FF0000"/>
                    <w:sz w:val="18"/>
                    <w:szCs w:val="18"/>
                    <w:lang w:val="sr-Latn-CS"/>
                  </w:rPr>
                </w:rPrChange>
              </w:rPr>
              <w:t>&gt;</w:t>
            </w:r>
          </w:p>
        </w:tc>
        <w:tc>
          <w:tcPr>
            <w:tcW w:w="2126" w:type="dxa"/>
            <w:tcBorders>
              <w:top w:val="single" w:sz="4" w:space="0" w:color="auto"/>
              <w:left w:val="single" w:sz="12" w:space="0" w:color="auto"/>
              <w:bottom w:val="single" w:sz="12" w:space="0" w:color="auto"/>
              <w:right w:val="single" w:sz="12" w:space="0" w:color="auto"/>
            </w:tcBorders>
          </w:tcPr>
          <w:p w14:paraId="2C5ED907" w14:textId="77777777" w:rsidR="00D50B10" w:rsidRPr="00D96694" w:rsidRDefault="00D50B10" w:rsidP="00A07D1E">
            <w:pPr>
              <w:spacing w:before="60" w:after="60" w:line="240" w:lineRule="auto"/>
              <w:ind w:firstLine="0"/>
              <w:jc w:val="left"/>
              <w:rPr>
                <w:rFonts w:ascii="Arial" w:hAnsi="Arial"/>
                <w:sz w:val="18"/>
              </w:rPr>
            </w:pPr>
          </w:p>
        </w:tc>
      </w:tr>
    </w:tbl>
    <w:p w14:paraId="3F4A9AB1" w14:textId="77777777" w:rsidR="009857F6" w:rsidRPr="00D96694" w:rsidRDefault="009857F6" w:rsidP="00C67513">
      <w:pPr>
        <w:ind w:firstLine="0"/>
        <w:jc w:val="left"/>
        <w:rPr>
          <w:rPrChange w:id="203" w:author="Aleksa Corovic" w:date="2018-08-21T12:50:00Z">
            <w:rPr>
              <w:lang w:val="hr-HR"/>
            </w:rPr>
          </w:rPrChange>
        </w:rPr>
        <w:sectPr w:rsidR="009857F6" w:rsidRPr="00D96694" w:rsidSect="009857F6">
          <w:headerReference w:type="default" r:id="rId18"/>
          <w:pgSz w:w="11907" w:h="16840" w:code="9"/>
          <w:pgMar w:top="567" w:right="567" w:bottom="567" w:left="1418" w:header="567" w:footer="567" w:gutter="0"/>
          <w:pgNumType w:fmt="upperRoman" w:start="1"/>
          <w:cols w:space="720"/>
        </w:sectPr>
      </w:pPr>
    </w:p>
    <w:p w14:paraId="2C1D5AAF" w14:textId="77777777" w:rsidR="00AD67BD" w:rsidRPr="00D96694" w:rsidRDefault="006A6C11" w:rsidP="006A6C11">
      <w:pPr>
        <w:spacing w:before="4000"/>
        <w:rPr>
          <w:rFonts w:ascii="Tahoma" w:hAnsi="Tahoma" w:cs="Tahoma"/>
          <w:b/>
          <w:sz w:val="32"/>
          <w:szCs w:val="32"/>
          <w:rPrChange w:id="204" w:author="Aleksa Corovic" w:date="2018-08-21T12:50:00Z">
            <w:rPr>
              <w:rFonts w:ascii="Tahoma" w:hAnsi="Tahoma" w:cs="Tahoma"/>
              <w:b/>
              <w:sz w:val="32"/>
              <w:szCs w:val="32"/>
              <w:lang w:val="hr-HR"/>
            </w:rPr>
          </w:rPrChange>
        </w:rPr>
      </w:pPr>
      <w:r w:rsidRPr="00D96694">
        <w:rPr>
          <w:rFonts w:ascii="Tahoma" w:hAnsi="Tahoma" w:cs="Tahoma"/>
          <w:b/>
          <w:sz w:val="32"/>
          <w:szCs w:val="32"/>
          <w:rPrChange w:id="205" w:author="Aleksa Corovic" w:date="2018-08-21T12:50:00Z">
            <w:rPr>
              <w:rFonts w:ascii="Tahoma" w:hAnsi="Tahoma" w:cs="Tahoma"/>
              <w:b/>
              <w:sz w:val="32"/>
              <w:szCs w:val="32"/>
              <w:lang w:val="hr-HR"/>
            </w:rPr>
          </w:rPrChange>
        </w:rPr>
        <w:lastRenderedPageBreak/>
        <w:t>Zahvalnost</w:t>
      </w:r>
    </w:p>
    <w:p w14:paraId="7D2CB201" w14:textId="77777777" w:rsidR="006A6C11" w:rsidRPr="00D96694" w:rsidRDefault="006A6C11">
      <w:pPr>
        <w:rPr>
          <w:rPrChange w:id="206" w:author="Aleksa Corovic" w:date="2018-08-21T12:50:00Z">
            <w:rPr>
              <w:lang w:val="hr-HR"/>
            </w:rPr>
          </w:rPrChange>
        </w:rPr>
      </w:pPr>
    </w:p>
    <w:p w14:paraId="36B5C6AD" w14:textId="77777777" w:rsidR="006A6C11" w:rsidRPr="00D96694" w:rsidRDefault="00E3660D">
      <w:pPr>
        <w:rPr>
          <w:rPrChange w:id="207" w:author="Aleksa Corovic" w:date="2018-08-21T12:50:00Z">
            <w:rPr>
              <w:lang w:val="hr-HR"/>
            </w:rPr>
          </w:rPrChange>
        </w:rPr>
      </w:pPr>
      <w:r w:rsidRPr="00D96694">
        <w:rPr>
          <w:rPrChange w:id="208" w:author="Aleksa Corovic" w:date="2018-08-21T12:50:00Z">
            <w:rPr>
              <w:lang w:val="hr-HR"/>
            </w:rPr>
          </w:rPrChange>
        </w:rPr>
        <w:t xml:space="preserve">Srdačno se zahvaljujem </w:t>
      </w:r>
      <w:r w:rsidR="00860B17" w:rsidRPr="00D96694">
        <w:rPr>
          <w:rPrChange w:id="209" w:author="Aleksa Corovic" w:date="2018-08-21T12:50:00Z">
            <w:rPr>
              <w:lang w:val="hr-HR"/>
            </w:rPr>
          </w:rPrChange>
        </w:rPr>
        <w:t>mentoru</w:t>
      </w:r>
      <w:r w:rsidRPr="00D96694">
        <w:rPr>
          <w:rPrChange w:id="210" w:author="Aleksa Corovic" w:date="2018-08-21T12:50:00Z">
            <w:rPr>
              <w:lang w:val="hr-HR"/>
            </w:rPr>
          </w:rPrChange>
        </w:rPr>
        <w:t xml:space="preserve"> Doc. dr Bogdanu Pavkoviću </w:t>
      </w:r>
      <w:r w:rsidR="00860B17" w:rsidRPr="00D96694">
        <w:rPr>
          <w:rPrChange w:id="211" w:author="Aleksa Corovic" w:date="2018-08-21T12:50:00Z">
            <w:rPr>
              <w:lang w:val="hr-HR"/>
            </w:rPr>
          </w:rPrChange>
        </w:rPr>
        <w:t>na stručnoj pomoći tokom izrade ovog rada.</w:t>
      </w:r>
    </w:p>
    <w:p w14:paraId="7693AD7E" w14:textId="77777777" w:rsidR="00860B17" w:rsidRPr="00D96694" w:rsidRDefault="00860B17" w:rsidP="00B816F7">
      <w:pPr>
        <w:rPr>
          <w:rPrChange w:id="212" w:author="Aleksa Corovic" w:date="2018-08-21T12:50:00Z">
            <w:rPr>
              <w:lang w:val="hr-HR"/>
            </w:rPr>
          </w:rPrChange>
        </w:rPr>
      </w:pPr>
      <w:r w:rsidRPr="00D96694">
        <w:rPr>
          <w:rPrChange w:id="213" w:author="Aleksa Corovic" w:date="2018-08-21T12:50:00Z">
            <w:rPr>
              <w:lang w:val="hr-HR"/>
            </w:rPr>
          </w:rPrChange>
        </w:rPr>
        <w:t xml:space="preserve">Posebno se zahvaljujem Draganu Radanoviću na stručnoj pomoći, stalnoj podršci, strpljenju, </w:t>
      </w:r>
      <w:r w:rsidR="00B816F7" w:rsidRPr="00D96694">
        <w:rPr>
          <w:rPrChange w:id="214" w:author="Aleksa Corovic" w:date="2018-08-21T12:50:00Z">
            <w:rPr>
              <w:lang w:val="hr-HR"/>
            </w:rPr>
          </w:rPrChange>
        </w:rPr>
        <w:t xml:space="preserve">utrošenom vremenu, </w:t>
      </w:r>
      <w:r w:rsidRPr="00D96694">
        <w:rPr>
          <w:rPrChange w:id="215" w:author="Aleksa Corovic" w:date="2018-08-21T12:50:00Z">
            <w:rPr>
              <w:lang w:val="hr-HR"/>
            </w:rPr>
          </w:rPrChange>
        </w:rPr>
        <w:t>razumevanju i savetovanju tokom izrade ovog diplomskog rada.</w:t>
      </w:r>
    </w:p>
    <w:p w14:paraId="1A73A207" w14:textId="77777777" w:rsidR="006A6C11" w:rsidRPr="00D96694" w:rsidRDefault="00E3660D">
      <w:pPr>
        <w:rPr>
          <w:rPrChange w:id="216" w:author="Aleksa Corovic" w:date="2018-08-21T12:50:00Z">
            <w:rPr>
              <w:lang w:val="hr-HR"/>
            </w:rPr>
          </w:rPrChange>
        </w:rPr>
      </w:pPr>
      <w:r w:rsidRPr="00D96694">
        <w:rPr>
          <w:rPrChange w:id="217" w:author="Aleksa Corovic" w:date="2018-08-21T12:50:00Z">
            <w:rPr>
              <w:lang w:val="hr-HR"/>
            </w:rPr>
          </w:rPrChange>
        </w:rPr>
        <w:t>Takođe se zahvaljujem Institutu RT-RK</w:t>
      </w:r>
      <w:r w:rsidR="00CE47C8" w:rsidRPr="00D96694">
        <w:rPr>
          <w:rPrChange w:id="218" w:author="Aleksa Corovic" w:date="2018-08-21T12:50:00Z">
            <w:rPr>
              <w:lang w:val="hr-HR"/>
            </w:rPr>
          </w:rPrChange>
        </w:rPr>
        <w:t xml:space="preserve"> na ukazanoj prilici da se bolje upoznam sa načinom rada u inženjerskom okruženju i na </w:t>
      </w:r>
      <w:r w:rsidR="00DA7401" w:rsidRPr="00D96694">
        <w:rPr>
          <w:rPrChange w:id="219" w:author="Aleksa Corovic" w:date="2018-08-21T12:50:00Z">
            <w:rPr>
              <w:lang w:val="hr-HR"/>
            </w:rPr>
          </w:rPrChange>
        </w:rPr>
        <w:t>omogućenom usavršavanja znanja iz date</w:t>
      </w:r>
      <w:r w:rsidR="00CE47C8" w:rsidRPr="00D96694">
        <w:rPr>
          <w:rPrChange w:id="220" w:author="Aleksa Corovic" w:date="2018-08-21T12:50:00Z">
            <w:rPr>
              <w:lang w:val="hr-HR"/>
            </w:rPr>
          </w:rPrChange>
        </w:rPr>
        <w:t xml:space="preserve"> oblasti.</w:t>
      </w:r>
    </w:p>
    <w:p w14:paraId="611BA5B5" w14:textId="77777777" w:rsidR="00860B17" w:rsidRPr="00D96694" w:rsidRDefault="00860B17">
      <w:pPr>
        <w:rPr>
          <w:rPrChange w:id="221" w:author="Aleksa Corovic" w:date="2018-08-21T12:50:00Z">
            <w:rPr>
              <w:lang w:val="hr-HR"/>
            </w:rPr>
          </w:rPrChange>
        </w:rPr>
      </w:pPr>
      <w:r w:rsidRPr="00D96694">
        <w:rPr>
          <w:rPrChange w:id="222" w:author="Aleksa Corovic" w:date="2018-08-21T12:50:00Z">
            <w:rPr>
              <w:lang w:val="hr-HR"/>
            </w:rPr>
          </w:rPrChange>
        </w:rPr>
        <w:t>Na kraju, najveće hvala Tatjani, Milošu, Vjeri, Mirku, Jeleni i svima onima koji</w:t>
      </w:r>
      <w:r w:rsidR="00EB778C" w:rsidRPr="00D96694">
        <w:rPr>
          <w:rPrChange w:id="223" w:author="Aleksa Corovic" w:date="2018-08-21T12:50:00Z">
            <w:rPr>
              <w:lang w:val="hr-HR"/>
            </w:rPr>
          </w:rPrChange>
        </w:rPr>
        <w:t xml:space="preserve"> su mi bili podrška, potpora i</w:t>
      </w:r>
      <w:r w:rsidRPr="00D96694">
        <w:rPr>
          <w:rPrChange w:id="224" w:author="Aleksa Corovic" w:date="2018-08-21T12:50:00Z">
            <w:rPr>
              <w:lang w:val="hr-HR"/>
            </w:rPr>
          </w:rPrChange>
        </w:rPr>
        <w:t xml:space="preserve"> motivacija tokom školovanja.</w:t>
      </w:r>
    </w:p>
    <w:p w14:paraId="7CB0EF4F" w14:textId="77777777" w:rsidR="00860B17" w:rsidRPr="00D96694" w:rsidRDefault="00860B17">
      <w:pPr>
        <w:rPr>
          <w:rPrChange w:id="225" w:author="Aleksa Corovic" w:date="2018-08-21T12:50:00Z">
            <w:rPr>
              <w:lang w:val="hr-HR"/>
            </w:rPr>
          </w:rPrChange>
        </w:rPr>
      </w:pPr>
    </w:p>
    <w:p w14:paraId="2AD9B2BF" w14:textId="77777777" w:rsidR="006A6C11" w:rsidRPr="00D96694" w:rsidRDefault="006A6C11">
      <w:pPr>
        <w:rPr>
          <w:rPrChange w:id="226" w:author="Aleksa Corovic" w:date="2018-08-21T12:50:00Z">
            <w:rPr>
              <w:lang w:val="hr-HR"/>
            </w:rPr>
          </w:rPrChange>
        </w:rPr>
      </w:pPr>
    </w:p>
    <w:p w14:paraId="7CAB0567" w14:textId="77777777" w:rsidR="006A6C11" w:rsidRPr="00D96694" w:rsidRDefault="006A6C11">
      <w:pPr>
        <w:rPr>
          <w:rPrChange w:id="227" w:author="Aleksa Corovic" w:date="2018-08-21T12:50:00Z">
            <w:rPr>
              <w:lang w:val="hr-HR"/>
            </w:rPr>
          </w:rPrChange>
        </w:rPr>
      </w:pPr>
    </w:p>
    <w:p w14:paraId="47FB2D37" w14:textId="77777777" w:rsidR="00AD67BD" w:rsidRPr="00D96694" w:rsidRDefault="00AD67BD">
      <w:pPr>
        <w:rPr>
          <w:rPrChange w:id="228" w:author="Aleksa Corovic" w:date="2018-08-21T12:50:00Z">
            <w:rPr>
              <w:lang w:val="hr-HR"/>
            </w:rPr>
          </w:rPrChange>
        </w:rPr>
        <w:sectPr w:rsidR="00AD67BD" w:rsidRPr="00D96694" w:rsidSect="0037042F">
          <w:headerReference w:type="default" r:id="rId19"/>
          <w:footerReference w:type="default" r:id="rId20"/>
          <w:pgSz w:w="11907" w:h="16840" w:code="9"/>
          <w:pgMar w:top="1134" w:right="851" w:bottom="1134" w:left="1701" w:header="567" w:footer="567" w:gutter="0"/>
          <w:pgNumType w:fmt="upperRoman" w:start="1"/>
          <w:cols w:space="720"/>
        </w:sectPr>
      </w:pPr>
    </w:p>
    <w:p w14:paraId="0A0266EF" w14:textId="77777777" w:rsidR="00AD67BD" w:rsidRPr="00D96694" w:rsidRDefault="00AD67BD" w:rsidP="006A6C11">
      <w:pPr>
        <w:spacing w:before="4000"/>
        <w:ind w:firstLine="0"/>
        <w:jc w:val="left"/>
        <w:rPr>
          <w:rFonts w:ascii="Tahoma" w:hAnsi="Tahoma" w:cs="Tahoma"/>
          <w:b/>
          <w:bCs/>
          <w:smallCaps/>
          <w:sz w:val="32"/>
          <w:rPrChange w:id="229" w:author="Aleksa Corovic" w:date="2018-08-21T12:50:00Z">
            <w:rPr>
              <w:rFonts w:ascii="Tahoma" w:hAnsi="Tahoma" w:cs="Tahoma"/>
              <w:b/>
              <w:bCs/>
              <w:smallCaps/>
              <w:sz w:val="32"/>
              <w:lang w:val="sl-SI"/>
            </w:rPr>
          </w:rPrChange>
        </w:rPr>
      </w:pPr>
      <w:r w:rsidRPr="00D96694">
        <w:rPr>
          <w:rFonts w:ascii="Tahoma" w:hAnsi="Tahoma" w:cs="Tahoma"/>
          <w:b/>
          <w:bCs/>
          <w:smallCaps/>
          <w:sz w:val="32"/>
        </w:rPr>
        <w:lastRenderedPageBreak/>
        <w:t>S</w:t>
      </w:r>
      <w:r w:rsidR="006A6C11" w:rsidRPr="00D96694">
        <w:rPr>
          <w:rFonts w:ascii="Tahoma" w:hAnsi="Tahoma" w:cs="Tahoma"/>
          <w:b/>
          <w:bCs/>
          <w:smallCaps/>
          <w:sz w:val="32"/>
        </w:rPr>
        <w:t>adržaj</w:t>
      </w:r>
    </w:p>
    <w:p w14:paraId="19338B09" w14:textId="77777777" w:rsidR="00AD67BD" w:rsidRPr="00D96694" w:rsidRDefault="00AD67BD" w:rsidP="00AD67BD">
      <w:pPr>
        <w:rPr>
          <w:rPrChange w:id="230" w:author="Aleksa Corovic" w:date="2018-08-21T12:50:00Z">
            <w:rPr>
              <w:lang w:val="sl-SI"/>
            </w:rPr>
          </w:rPrChange>
        </w:rPr>
      </w:pPr>
    </w:p>
    <w:p w14:paraId="1A82566C" w14:textId="77777777" w:rsidR="0037741D" w:rsidRPr="00D96694" w:rsidRDefault="00517A6A">
      <w:pPr>
        <w:pStyle w:val="TOC1"/>
        <w:rPr>
          <w:ins w:id="231" w:author="Filip Dutina" w:date="2018-08-14T14:14:00Z"/>
          <w:rFonts w:asciiTheme="minorHAnsi" w:eastAsiaTheme="minorEastAsia" w:hAnsiTheme="minorHAnsi" w:cstheme="minorBidi"/>
          <w:sz w:val="22"/>
          <w:szCs w:val="22"/>
          <w:lang w:val="sr-Latn-RS" w:eastAsia="en-GB"/>
          <w:rPrChange w:id="232" w:author="Aleksa Corovic" w:date="2018-08-21T12:50:00Z">
            <w:rPr>
              <w:ins w:id="233" w:author="Filip Dutina" w:date="2018-08-14T14:14:00Z"/>
              <w:rFonts w:asciiTheme="minorHAnsi" w:eastAsiaTheme="minorEastAsia" w:hAnsiTheme="minorHAnsi" w:cstheme="minorBidi"/>
              <w:noProof/>
              <w:sz w:val="22"/>
              <w:szCs w:val="22"/>
              <w:lang w:val="en-GB" w:eastAsia="en-GB"/>
            </w:rPr>
          </w:rPrChange>
        </w:rPr>
      </w:pPr>
      <w:r w:rsidRPr="00D96694">
        <w:rPr>
          <w:sz w:val="20"/>
          <w:lang w:val="sr-Latn-RS"/>
          <w:rPrChange w:id="234" w:author="Aleksa Corovic" w:date="2018-08-21T12:50:00Z">
            <w:rPr>
              <w:sz w:val="20"/>
            </w:rPr>
          </w:rPrChange>
        </w:rPr>
        <w:fldChar w:fldCharType="begin"/>
      </w:r>
      <w:r w:rsidRPr="00D96694">
        <w:rPr>
          <w:sz w:val="20"/>
          <w:lang w:val="sr-Latn-RS"/>
          <w:rPrChange w:id="235" w:author="Aleksa Corovic" w:date="2018-08-21T12:50:00Z">
            <w:rPr>
              <w:sz w:val="20"/>
            </w:rPr>
          </w:rPrChange>
        </w:rPr>
        <w:instrText xml:space="preserve"> TOC \o "1-5" \h \z </w:instrText>
      </w:r>
      <w:r w:rsidRPr="00D96694">
        <w:rPr>
          <w:sz w:val="20"/>
          <w:lang w:val="sr-Latn-RS"/>
          <w:rPrChange w:id="236" w:author="Aleksa Corovic" w:date="2018-08-21T12:50:00Z">
            <w:rPr>
              <w:sz w:val="20"/>
            </w:rPr>
          </w:rPrChange>
        </w:rPr>
        <w:fldChar w:fldCharType="separate"/>
      </w:r>
      <w:ins w:id="237" w:author="Filip Dutina" w:date="2018-08-14T14:14:00Z">
        <w:r w:rsidR="0037741D" w:rsidRPr="00D96694">
          <w:rPr>
            <w:rStyle w:val="Hyperlink"/>
            <w:lang w:val="sr-Latn-RS"/>
            <w:rPrChange w:id="238" w:author="Aleksa Corovic" w:date="2018-08-21T12:50:00Z">
              <w:rPr>
                <w:rStyle w:val="Hyperlink"/>
                <w:noProof/>
              </w:rPr>
            </w:rPrChange>
          </w:rPr>
          <w:fldChar w:fldCharType="begin"/>
        </w:r>
        <w:r w:rsidR="0037741D" w:rsidRPr="00D96694">
          <w:rPr>
            <w:rStyle w:val="Hyperlink"/>
            <w:lang w:val="sr-Latn-RS"/>
            <w:rPrChange w:id="239" w:author="Aleksa Corovic" w:date="2018-08-21T12:50:00Z">
              <w:rPr>
                <w:rStyle w:val="Hyperlink"/>
                <w:noProof/>
              </w:rPr>
            </w:rPrChange>
          </w:rPr>
          <w:instrText xml:space="preserve"> </w:instrText>
        </w:r>
        <w:r w:rsidR="0037741D" w:rsidRPr="00D96694">
          <w:rPr>
            <w:lang w:val="sr-Latn-RS"/>
            <w:rPrChange w:id="240" w:author="Aleksa Corovic" w:date="2018-08-21T12:50:00Z">
              <w:rPr>
                <w:noProof/>
              </w:rPr>
            </w:rPrChange>
          </w:rPr>
          <w:instrText>HYPERLINK \l "_Toc522019388"</w:instrText>
        </w:r>
        <w:r w:rsidR="0037741D" w:rsidRPr="00D96694">
          <w:rPr>
            <w:rStyle w:val="Hyperlink"/>
            <w:lang w:val="sr-Latn-RS"/>
            <w:rPrChange w:id="241" w:author="Aleksa Corovic" w:date="2018-08-21T12:50:00Z">
              <w:rPr>
                <w:rStyle w:val="Hyperlink"/>
                <w:noProof/>
              </w:rPr>
            </w:rPrChange>
          </w:rPr>
          <w:instrText xml:space="preserve"> </w:instrText>
        </w:r>
        <w:r w:rsidR="0037741D" w:rsidRPr="00D96694">
          <w:rPr>
            <w:rStyle w:val="Hyperlink"/>
            <w:lang w:val="sr-Latn-RS"/>
            <w:rPrChange w:id="242" w:author="Aleksa Corovic" w:date="2018-08-21T12:50:00Z">
              <w:rPr>
                <w:rStyle w:val="Hyperlink"/>
                <w:noProof/>
              </w:rPr>
            </w:rPrChange>
          </w:rPr>
          <w:fldChar w:fldCharType="separate"/>
        </w:r>
        <w:r w:rsidR="0037741D" w:rsidRPr="00D96694">
          <w:rPr>
            <w:rStyle w:val="Hyperlink"/>
            <w:lang w:val="sr-Latn-RS"/>
            <w:rPrChange w:id="243" w:author="Aleksa Corovic" w:date="2018-08-21T12:50:00Z">
              <w:rPr>
                <w:rStyle w:val="Hyperlink"/>
                <w:noProof/>
              </w:rPr>
            </w:rPrChange>
          </w:rPr>
          <w:t>1.</w:t>
        </w:r>
        <w:r w:rsidR="0037741D" w:rsidRPr="00D96694">
          <w:rPr>
            <w:rFonts w:asciiTheme="minorHAnsi" w:eastAsiaTheme="minorEastAsia" w:hAnsiTheme="minorHAnsi" w:cstheme="minorBidi"/>
            <w:sz w:val="22"/>
            <w:szCs w:val="22"/>
            <w:lang w:val="sr-Latn-RS" w:eastAsia="en-GB"/>
            <w:rPrChange w:id="244" w:author="Aleksa Corovic" w:date="2018-08-21T12:50:00Z">
              <w:rPr>
                <w:rFonts w:asciiTheme="minorHAnsi" w:eastAsiaTheme="minorEastAsia" w:hAnsiTheme="minorHAnsi" w:cstheme="minorBidi"/>
                <w:noProof/>
                <w:sz w:val="22"/>
                <w:szCs w:val="22"/>
                <w:lang w:val="en-GB" w:eastAsia="en-GB"/>
              </w:rPr>
            </w:rPrChange>
          </w:rPr>
          <w:tab/>
        </w:r>
        <w:r w:rsidR="0037741D" w:rsidRPr="00D96694">
          <w:rPr>
            <w:rStyle w:val="Hyperlink"/>
            <w:lang w:val="sr-Latn-RS"/>
            <w:rPrChange w:id="245" w:author="Aleksa Corovic" w:date="2018-08-21T12:50:00Z">
              <w:rPr>
                <w:rStyle w:val="Hyperlink"/>
                <w:noProof/>
              </w:rPr>
            </w:rPrChange>
          </w:rPr>
          <w:t>Uvod</w:t>
        </w:r>
        <w:r w:rsidR="0037741D" w:rsidRPr="00D96694">
          <w:rPr>
            <w:webHidden/>
            <w:lang w:val="sr-Latn-RS"/>
            <w:rPrChange w:id="246" w:author="Aleksa Corovic" w:date="2018-08-21T12:50:00Z">
              <w:rPr>
                <w:noProof/>
                <w:webHidden/>
              </w:rPr>
            </w:rPrChange>
          </w:rPr>
          <w:tab/>
        </w:r>
        <w:r w:rsidR="0037741D" w:rsidRPr="00D96694">
          <w:rPr>
            <w:webHidden/>
            <w:lang w:val="sr-Latn-RS"/>
            <w:rPrChange w:id="247" w:author="Aleksa Corovic" w:date="2018-08-21T12:50:00Z">
              <w:rPr>
                <w:noProof/>
                <w:webHidden/>
              </w:rPr>
            </w:rPrChange>
          </w:rPr>
          <w:fldChar w:fldCharType="begin"/>
        </w:r>
        <w:r w:rsidR="0037741D" w:rsidRPr="00D96694">
          <w:rPr>
            <w:webHidden/>
            <w:lang w:val="sr-Latn-RS"/>
            <w:rPrChange w:id="248" w:author="Aleksa Corovic" w:date="2018-08-21T12:50:00Z">
              <w:rPr>
                <w:noProof/>
                <w:webHidden/>
              </w:rPr>
            </w:rPrChange>
          </w:rPr>
          <w:instrText xml:space="preserve"> PAGEREF _Toc522019388 \h </w:instrText>
        </w:r>
      </w:ins>
      <w:r w:rsidR="0037741D" w:rsidRPr="00D96694">
        <w:rPr>
          <w:webHidden/>
          <w:lang w:val="sr-Latn-RS"/>
          <w:rPrChange w:id="249" w:author="Aleksa Corovic" w:date="2018-08-21T12:50:00Z">
            <w:rPr>
              <w:webHidden/>
              <w:lang w:val="sr-Latn-RS"/>
            </w:rPr>
          </w:rPrChange>
        </w:rPr>
      </w:r>
      <w:r w:rsidR="0037741D" w:rsidRPr="00D96694">
        <w:rPr>
          <w:webHidden/>
          <w:lang w:val="sr-Latn-RS"/>
          <w:rPrChange w:id="250" w:author="Aleksa Corovic" w:date="2018-08-21T12:50:00Z">
            <w:rPr>
              <w:noProof/>
              <w:webHidden/>
            </w:rPr>
          </w:rPrChange>
        </w:rPr>
        <w:fldChar w:fldCharType="separate"/>
      </w:r>
      <w:ins w:id="251" w:author="Filip Dutina" w:date="2018-08-14T14:14:00Z">
        <w:r w:rsidR="0037741D" w:rsidRPr="00D96694">
          <w:rPr>
            <w:webHidden/>
            <w:lang w:val="sr-Latn-RS"/>
            <w:rPrChange w:id="252" w:author="Aleksa Corovic" w:date="2018-08-21T12:50:00Z">
              <w:rPr>
                <w:noProof/>
                <w:webHidden/>
              </w:rPr>
            </w:rPrChange>
          </w:rPr>
          <w:t>1</w:t>
        </w:r>
        <w:r w:rsidR="0037741D" w:rsidRPr="00D96694">
          <w:rPr>
            <w:webHidden/>
            <w:lang w:val="sr-Latn-RS"/>
            <w:rPrChange w:id="253" w:author="Aleksa Corovic" w:date="2018-08-21T12:50:00Z">
              <w:rPr>
                <w:noProof/>
                <w:webHidden/>
              </w:rPr>
            </w:rPrChange>
          </w:rPr>
          <w:fldChar w:fldCharType="end"/>
        </w:r>
        <w:r w:rsidR="0037741D" w:rsidRPr="00D96694">
          <w:rPr>
            <w:rStyle w:val="Hyperlink"/>
            <w:lang w:val="sr-Latn-RS"/>
            <w:rPrChange w:id="254" w:author="Aleksa Corovic" w:date="2018-08-21T12:50:00Z">
              <w:rPr>
                <w:rStyle w:val="Hyperlink"/>
                <w:noProof/>
              </w:rPr>
            </w:rPrChange>
          </w:rPr>
          <w:fldChar w:fldCharType="end"/>
        </w:r>
      </w:ins>
    </w:p>
    <w:p w14:paraId="153A3C23" w14:textId="77777777" w:rsidR="0037741D" w:rsidRPr="00D96694" w:rsidRDefault="0037741D">
      <w:pPr>
        <w:pStyle w:val="TOC1"/>
        <w:rPr>
          <w:ins w:id="255" w:author="Filip Dutina" w:date="2018-08-14T14:14:00Z"/>
          <w:rFonts w:asciiTheme="minorHAnsi" w:eastAsiaTheme="minorEastAsia" w:hAnsiTheme="minorHAnsi" w:cstheme="minorBidi"/>
          <w:sz w:val="22"/>
          <w:szCs w:val="22"/>
          <w:lang w:val="sr-Latn-RS" w:eastAsia="en-GB"/>
          <w:rPrChange w:id="256" w:author="Aleksa Corovic" w:date="2018-08-21T12:50:00Z">
            <w:rPr>
              <w:ins w:id="257" w:author="Filip Dutina" w:date="2018-08-14T14:14:00Z"/>
              <w:rFonts w:asciiTheme="minorHAnsi" w:eastAsiaTheme="minorEastAsia" w:hAnsiTheme="minorHAnsi" w:cstheme="minorBidi"/>
              <w:noProof/>
              <w:sz w:val="22"/>
              <w:szCs w:val="22"/>
              <w:lang w:val="en-GB" w:eastAsia="en-GB"/>
            </w:rPr>
          </w:rPrChange>
        </w:rPr>
      </w:pPr>
      <w:ins w:id="258" w:author="Filip Dutina" w:date="2018-08-14T14:14:00Z">
        <w:r w:rsidRPr="00D96694">
          <w:rPr>
            <w:rStyle w:val="Hyperlink"/>
            <w:lang w:val="sr-Latn-RS"/>
            <w:rPrChange w:id="259" w:author="Aleksa Corovic" w:date="2018-08-21T12:50:00Z">
              <w:rPr>
                <w:rStyle w:val="Hyperlink"/>
                <w:noProof/>
              </w:rPr>
            </w:rPrChange>
          </w:rPr>
          <w:fldChar w:fldCharType="begin"/>
        </w:r>
        <w:r w:rsidRPr="00D96694">
          <w:rPr>
            <w:rStyle w:val="Hyperlink"/>
            <w:lang w:val="sr-Latn-RS"/>
            <w:rPrChange w:id="260" w:author="Aleksa Corovic" w:date="2018-08-21T12:50:00Z">
              <w:rPr>
                <w:rStyle w:val="Hyperlink"/>
                <w:noProof/>
              </w:rPr>
            </w:rPrChange>
          </w:rPr>
          <w:instrText xml:space="preserve"> </w:instrText>
        </w:r>
        <w:r w:rsidRPr="00D96694">
          <w:rPr>
            <w:lang w:val="sr-Latn-RS"/>
            <w:rPrChange w:id="261" w:author="Aleksa Corovic" w:date="2018-08-21T12:50:00Z">
              <w:rPr>
                <w:noProof/>
              </w:rPr>
            </w:rPrChange>
          </w:rPr>
          <w:instrText>HYPERLINK \l "_Toc522019389"</w:instrText>
        </w:r>
        <w:r w:rsidRPr="00D96694">
          <w:rPr>
            <w:rStyle w:val="Hyperlink"/>
            <w:lang w:val="sr-Latn-RS"/>
            <w:rPrChange w:id="262" w:author="Aleksa Corovic" w:date="2018-08-21T12:50:00Z">
              <w:rPr>
                <w:rStyle w:val="Hyperlink"/>
                <w:noProof/>
              </w:rPr>
            </w:rPrChange>
          </w:rPr>
          <w:instrText xml:space="preserve"> </w:instrText>
        </w:r>
        <w:r w:rsidRPr="00D96694">
          <w:rPr>
            <w:rStyle w:val="Hyperlink"/>
            <w:lang w:val="sr-Latn-RS"/>
            <w:rPrChange w:id="263" w:author="Aleksa Corovic" w:date="2018-08-21T12:50:00Z">
              <w:rPr>
                <w:rStyle w:val="Hyperlink"/>
                <w:noProof/>
              </w:rPr>
            </w:rPrChange>
          </w:rPr>
          <w:fldChar w:fldCharType="separate"/>
        </w:r>
        <w:r w:rsidRPr="00D96694">
          <w:rPr>
            <w:rStyle w:val="Hyperlink"/>
            <w:lang w:val="sr-Latn-RS"/>
            <w:rPrChange w:id="264" w:author="Aleksa Corovic" w:date="2018-08-21T12:50:00Z">
              <w:rPr>
                <w:rStyle w:val="Hyperlink"/>
                <w:noProof/>
              </w:rPr>
            </w:rPrChange>
          </w:rPr>
          <w:t>2.</w:t>
        </w:r>
        <w:r w:rsidRPr="00D96694">
          <w:rPr>
            <w:rFonts w:asciiTheme="minorHAnsi" w:eastAsiaTheme="minorEastAsia" w:hAnsiTheme="minorHAnsi" w:cstheme="minorBidi"/>
            <w:sz w:val="22"/>
            <w:szCs w:val="22"/>
            <w:lang w:val="sr-Latn-RS" w:eastAsia="en-GB"/>
            <w:rPrChange w:id="26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266" w:author="Aleksa Corovic" w:date="2018-08-21T12:50:00Z">
              <w:rPr>
                <w:rStyle w:val="Hyperlink"/>
                <w:noProof/>
              </w:rPr>
            </w:rPrChange>
          </w:rPr>
          <w:t>Teorijske osnove</w:t>
        </w:r>
        <w:r w:rsidRPr="00D96694">
          <w:rPr>
            <w:webHidden/>
            <w:lang w:val="sr-Latn-RS"/>
            <w:rPrChange w:id="267" w:author="Aleksa Corovic" w:date="2018-08-21T12:50:00Z">
              <w:rPr>
                <w:noProof/>
                <w:webHidden/>
              </w:rPr>
            </w:rPrChange>
          </w:rPr>
          <w:tab/>
        </w:r>
        <w:r w:rsidRPr="00D96694">
          <w:rPr>
            <w:webHidden/>
            <w:lang w:val="sr-Latn-RS"/>
            <w:rPrChange w:id="268" w:author="Aleksa Corovic" w:date="2018-08-21T12:50:00Z">
              <w:rPr>
                <w:noProof/>
                <w:webHidden/>
              </w:rPr>
            </w:rPrChange>
          </w:rPr>
          <w:fldChar w:fldCharType="begin"/>
        </w:r>
        <w:r w:rsidRPr="00D96694">
          <w:rPr>
            <w:webHidden/>
            <w:lang w:val="sr-Latn-RS"/>
            <w:rPrChange w:id="269" w:author="Aleksa Corovic" w:date="2018-08-21T12:50:00Z">
              <w:rPr>
                <w:noProof/>
                <w:webHidden/>
              </w:rPr>
            </w:rPrChange>
          </w:rPr>
          <w:instrText xml:space="preserve"> PAGEREF _Toc522019389 \h </w:instrText>
        </w:r>
      </w:ins>
      <w:r w:rsidRPr="00D96694">
        <w:rPr>
          <w:webHidden/>
          <w:lang w:val="sr-Latn-RS"/>
          <w:rPrChange w:id="270" w:author="Aleksa Corovic" w:date="2018-08-21T12:50:00Z">
            <w:rPr>
              <w:webHidden/>
              <w:lang w:val="sr-Latn-RS"/>
            </w:rPr>
          </w:rPrChange>
        </w:rPr>
      </w:r>
      <w:r w:rsidRPr="00D96694">
        <w:rPr>
          <w:webHidden/>
          <w:lang w:val="sr-Latn-RS"/>
          <w:rPrChange w:id="271" w:author="Aleksa Corovic" w:date="2018-08-21T12:50:00Z">
            <w:rPr>
              <w:noProof/>
              <w:webHidden/>
            </w:rPr>
          </w:rPrChange>
        </w:rPr>
        <w:fldChar w:fldCharType="separate"/>
      </w:r>
      <w:ins w:id="272" w:author="Filip Dutina" w:date="2018-08-14T14:14:00Z">
        <w:r w:rsidRPr="00D96694">
          <w:rPr>
            <w:webHidden/>
            <w:lang w:val="sr-Latn-RS"/>
            <w:rPrChange w:id="273" w:author="Aleksa Corovic" w:date="2018-08-21T12:50:00Z">
              <w:rPr>
                <w:noProof/>
                <w:webHidden/>
              </w:rPr>
            </w:rPrChange>
          </w:rPr>
          <w:t>3</w:t>
        </w:r>
        <w:r w:rsidRPr="00D96694">
          <w:rPr>
            <w:webHidden/>
            <w:lang w:val="sr-Latn-RS"/>
            <w:rPrChange w:id="274" w:author="Aleksa Corovic" w:date="2018-08-21T12:50:00Z">
              <w:rPr>
                <w:noProof/>
                <w:webHidden/>
              </w:rPr>
            </w:rPrChange>
          </w:rPr>
          <w:fldChar w:fldCharType="end"/>
        </w:r>
        <w:r w:rsidRPr="00D96694">
          <w:rPr>
            <w:rStyle w:val="Hyperlink"/>
            <w:lang w:val="sr-Latn-RS"/>
            <w:rPrChange w:id="275" w:author="Aleksa Corovic" w:date="2018-08-21T12:50:00Z">
              <w:rPr>
                <w:rStyle w:val="Hyperlink"/>
                <w:noProof/>
              </w:rPr>
            </w:rPrChange>
          </w:rPr>
          <w:fldChar w:fldCharType="end"/>
        </w:r>
      </w:ins>
    </w:p>
    <w:p w14:paraId="7621C874" w14:textId="77777777" w:rsidR="0037741D" w:rsidRPr="00D96694" w:rsidRDefault="0037741D">
      <w:pPr>
        <w:pStyle w:val="TOC2"/>
        <w:rPr>
          <w:ins w:id="276" w:author="Filip Dutina" w:date="2018-08-14T14:14:00Z"/>
          <w:rFonts w:asciiTheme="minorHAnsi" w:eastAsiaTheme="minorEastAsia" w:hAnsiTheme="minorHAnsi" w:cstheme="minorBidi"/>
          <w:sz w:val="22"/>
          <w:szCs w:val="22"/>
          <w:lang w:eastAsia="en-GB"/>
          <w:rPrChange w:id="277" w:author="Aleksa Corovic" w:date="2018-08-21T12:50:00Z">
            <w:rPr>
              <w:ins w:id="278" w:author="Filip Dutina" w:date="2018-08-14T14:14:00Z"/>
              <w:rFonts w:asciiTheme="minorHAnsi" w:eastAsiaTheme="minorEastAsia" w:hAnsiTheme="minorHAnsi" w:cstheme="minorBidi"/>
              <w:noProof/>
              <w:sz w:val="22"/>
              <w:szCs w:val="22"/>
              <w:lang w:val="en-GB" w:eastAsia="en-GB"/>
            </w:rPr>
          </w:rPrChange>
        </w:rPr>
      </w:pPr>
      <w:ins w:id="279" w:author="Filip Dutina" w:date="2018-08-14T14:14:00Z">
        <w:r w:rsidRPr="00D96694">
          <w:rPr>
            <w:rStyle w:val="Hyperlink"/>
            <w:rPrChange w:id="280" w:author="Aleksa Corovic" w:date="2018-08-21T12:50:00Z">
              <w:rPr>
                <w:rStyle w:val="Hyperlink"/>
                <w:noProof/>
              </w:rPr>
            </w:rPrChange>
          </w:rPr>
          <w:fldChar w:fldCharType="begin"/>
        </w:r>
        <w:r w:rsidRPr="00D96694">
          <w:rPr>
            <w:rStyle w:val="Hyperlink"/>
            <w:rPrChange w:id="281" w:author="Aleksa Corovic" w:date="2018-08-21T12:50:00Z">
              <w:rPr>
                <w:rStyle w:val="Hyperlink"/>
                <w:noProof/>
              </w:rPr>
            </w:rPrChange>
          </w:rPr>
          <w:instrText xml:space="preserve"> </w:instrText>
        </w:r>
        <w:r w:rsidRPr="00D96694">
          <w:rPr>
            <w:rPrChange w:id="282" w:author="Aleksa Corovic" w:date="2018-08-21T12:50:00Z">
              <w:rPr>
                <w:noProof/>
              </w:rPr>
            </w:rPrChange>
          </w:rPr>
          <w:instrText>HYPERLINK \l "_Toc522019390"</w:instrText>
        </w:r>
        <w:r w:rsidRPr="00D96694">
          <w:rPr>
            <w:rStyle w:val="Hyperlink"/>
            <w:rPrChange w:id="283" w:author="Aleksa Corovic" w:date="2018-08-21T12:50:00Z">
              <w:rPr>
                <w:rStyle w:val="Hyperlink"/>
                <w:noProof/>
              </w:rPr>
            </w:rPrChange>
          </w:rPr>
          <w:instrText xml:space="preserve"> </w:instrText>
        </w:r>
        <w:r w:rsidRPr="00D96694">
          <w:rPr>
            <w:rStyle w:val="Hyperlink"/>
            <w:rPrChange w:id="284" w:author="Aleksa Corovic" w:date="2018-08-21T12:50:00Z">
              <w:rPr>
                <w:rStyle w:val="Hyperlink"/>
                <w:noProof/>
              </w:rPr>
            </w:rPrChange>
          </w:rPr>
          <w:fldChar w:fldCharType="separate"/>
        </w:r>
        <w:r w:rsidRPr="00D96694">
          <w:rPr>
            <w:rStyle w:val="Hyperlink"/>
            <w:rPrChange w:id="285" w:author="Aleksa Corovic" w:date="2018-08-21T12:50:00Z">
              <w:rPr>
                <w:rStyle w:val="Hyperlink"/>
                <w:noProof/>
              </w:rPr>
            </w:rPrChange>
          </w:rPr>
          <w:t>2.1</w:t>
        </w:r>
        <w:r w:rsidRPr="00D96694">
          <w:rPr>
            <w:rFonts w:asciiTheme="minorHAnsi" w:eastAsiaTheme="minorEastAsia" w:hAnsiTheme="minorHAnsi" w:cstheme="minorBidi"/>
            <w:sz w:val="22"/>
            <w:szCs w:val="22"/>
            <w:lang w:eastAsia="en-GB"/>
            <w:rPrChange w:id="28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287" w:author="Aleksa Corovic" w:date="2018-08-21T12:50:00Z">
              <w:rPr>
                <w:rStyle w:val="Hyperlink"/>
                <w:i/>
                <w:noProof/>
              </w:rPr>
            </w:rPrChange>
          </w:rPr>
          <w:t>BroadR-Reach</w:t>
        </w:r>
        <w:r w:rsidRPr="00D96694">
          <w:rPr>
            <w:rStyle w:val="Hyperlink"/>
            <w:rPrChange w:id="288" w:author="Aleksa Corovic" w:date="2018-08-21T12:50:00Z">
              <w:rPr>
                <w:rStyle w:val="Hyperlink"/>
                <w:noProof/>
              </w:rPr>
            </w:rPrChange>
          </w:rPr>
          <w:t xml:space="preserve"> sprega</w:t>
        </w:r>
        <w:r w:rsidRPr="00D96694">
          <w:rPr>
            <w:webHidden/>
            <w:rPrChange w:id="289" w:author="Aleksa Corovic" w:date="2018-08-21T12:50:00Z">
              <w:rPr>
                <w:noProof/>
                <w:webHidden/>
              </w:rPr>
            </w:rPrChange>
          </w:rPr>
          <w:tab/>
        </w:r>
        <w:r w:rsidRPr="00D96694">
          <w:rPr>
            <w:webHidden/>
            <w:rPrChange w:id="290" w:author="Aleksa Corovic" w:date="2018-08-21T12:50:00Z">
              <w:rPr>
                <w:noProof/>
                <w:webHidden/>
              </w:rPr>
            </w:rPrChange>
          </w:rPr>
          <w:fldChar w:fldCharType="begin"/>
        </w:r>
        <w:r w:rsidRPr="00D96694">
          <w:rPr>
            <w:webHidden/>
            <w:rPrChange w:id="291" w:author="Aleksa Corovic" w:date="2018-08-21T12:50:00Z">
              <w:rPr>
                <w:noProof/>
                <w:webHidden/>
              </w:rPr>
            </w:rPrChange>
          </w:rPr>
          <w:instrText xml:space="preserve"> PAGEREF _Toc522019390 \h </w:instrText>
        </w:r>
      </w:ins>
      <w:r w:rsidRPr="00D96694">
        <w:rPr>
          <w:webHidden/>
          <w:rPrChange w:id="292" w:author="Aleksa Corovic" w:date="2018-08-21T12:50:00Z">
            <w:rPr>
              <w:webHidden/>
            </w:rPr>
          </w:rPrChange>
        </w:rPr>
      </w:r>
      <w:r w:rsidRPr="00D96694">
        <w:rPr>
          <w:webHidden/>
          <w:rPrChange w:id="293" w:author="Aleksa Corovic" w:date="2018-08-21T12:50:00Z">
            <w:rPr>
              <w:noProof/>
              <w:webHidden/>
            </w:rPr>
          </w:rPrChange>
        </w:rPr>
        <w:fldChar w:fldCharType="separate"/>
      </w:r>
      <w:ins w:id="294" w:author="Filip Dutina" w:date="2018-08-14T14:14:00Z">
        <w:r w:rsidRPr="00D96694">
          <w:rPr>
            <w:webHidden/>
            <w:rPrChange w:id="295" w:author="Aleksa Corovic" w:date="2018-08-21T12:50:00Z">
              <w:rPr>
                <w:noProof/>
                <w:webHidden/>
              </w:rPr>
            </w:rPrChange>
          </w:rPr>
          <w:t>3</w:t>
        </w:r>
        <w:r w:rsidRPr="00D96694">
          <w:rPr>
            <w:webHidden/>
            <w:rPrChange w:id="296" w:author="Aleksa Corovic" w:date="2018-08-21T12:50:00Z">
              <w:rPr>
                <w:noProof/>
                <w:webHidden/>
              </w:rPr>
            </w:rPrChange>
          </w:rPr>
          <w:fldChar w:fldCharType="end"/>
        </w:r>
        <w:r w:rsidRPr="00D96694">
          <w:rPr>
            <w:rStyle w:val="Hyperlink"/>
            <w:rPrChange w:id="297" w:author="Aleksa Corovic" w:date="2018-08-21T12:50:00Z">
              <w:rPr>
                <w:rStyle w:val="Hyperlink"/>
                <w:noProof/>
              </w:rPr>
            </w:rPrChange>
          </w:rPr>
          <w:fldChar w:fldCharType="end"/>
        </w:r>
      </w:ins>
    </w:p>
    <w:p w14:paraId="0913FDC2" w14:textId="77777777" w:rsidR="0037741D" w:rsidRPr="00D96694" w:rsidRDefault="0037741D">
      <w:pPr>
        <w:pStyle w:val="TOC3"/>
        <w:tabs>
          <w:tab w:val="left" w:pos="1667"/>
          <w:tab w:val="right" w:leader="dot" w:pos="9345"/>
        </w:tabs>
        <w:rPr>
          <w:ins w:id="298" w:author="Filip Dutina" w:date="2018-08-14T14:14:00Z"/>
          <w:rFonts w:asciiTheme="minorHAnsi" w:eastAsiaTheme="minorEastAsia" w:hAnsiTheme="minorHAnsi" w:cstheme="minorBidi"/>
          <w:sz w:val="22"/>
          <w:szCs w:val="22"/>
          <w:lang w:eastAsia="en-GB"/>
          <w:rPrChange w:id="299" w:author="Aleksa Corovic" w:date="2018-08-21T12:50:00Z">
            <w:rPr>
              <w:ins w:id="300" w:author="Filip Dutina" w:date="2018-08-14T14:14:00Z"/>
              <w:rFonts w:asciiTheme="minorHAnsi" w:eastAsiaTheme="minorEastAsia" w:hAnsiTheme="minorHAnsi" w:cstheme="minorBidi"/>
              <w:noProof/>
              <w:sz w:val="22"/>
              <w:szCs w:val="22"/>
              <w:lang w:val="en-GB" w:eastAsia="en-GB"/>
            </w:rPr>
          </w:rPrChange>
        </w:rPr>
      </w:pPr>
      <w:ins w:id="301" w:author="Filip Dutina" w:date="2018-08-14T14:14:00Z">
        <w:r w:rsidRPr="00D96694">
          <w:rPr>
            <w:rStyle w:val="Hyperlink"/>
            <w:rPrChange w:id="302" w:author="Aleksa Corovic" w:date="2018-08-21T12:50:00Z">
              <w:rPr>
                <w:rStyle w:val="Hyperlink"/>
                <w:noProof/>
              </w:rPr>
            </w:rPrChange>
          </w:rPr>
          <w:fldChar w:fldCharType="begin"/>
        </w:r>
        <w:r w:rsidRPr="00D96694">
          <w:rPr>
            <w:rStyle w:val="Hyperlink"/>
            <w:rPrChange w:id="303" w:author="Aleksa Corovic" w:date="2018-08-21T12:50:00Z">
              <w:rPr>
                <w:rStyle w:val="Hyperlink"/>
                <w:noProof/>
              </w:rPr>
            </w:rPrChange>
          </w:rPr>
          <w:instrText xml:space="preserve"> </w:instrText>
        </w:r>
        <w:r w:rsidRPr="00D96694">
          <w:rPr>
            <w:rPrChange w:id="304" w:author="Aleksa Corovic" w:date="2018-08-21T12:50:00Z">
              <w:rPr>
                <w:noProof/>
              </w:rPr>
            </w:rPrChange>
          </w:rPr>
          <w:instrText>HYPERLINK \l "_Toc522019391"</w:instrText>
        </w:r>
        <w:r w:rsidRPr="00D96694">
          <w:rPr>
            <w:rStyle w:val="Hyperlink"/>
            <w:rPrChange w:id="305" w:author="Aleksa Corovic" w:date="2018-08-21T12:50:00Z">
              <w:rPr>
                <w:rStyle w:val="Hyperlink"/>
                <w:noProof/>
              </w:rPr>
            </w:rPrChange>
          </w:rPr>
          <w:instrText xml:space="preserve"> </w:instrText>
        </w:r>
        <w:r w:rsidRPr="00D96694">
          <w:rPr>
            <w:rStyle w:val="Hyperlink"/>
            <w:rPrChange w:id="306" w:author="Aleksa Corovic" w:date="2018-08-21T12:50:00Z">
              <w:rPr>
                <w:rStyle w:val="Hyperlink"/>
                <w:noProof/>
              </w:rPr>
            </w:rPrChange>
          </w:rPr>
          <w:fldChar w:fldCharType="separate"/>
        </w:r>
        <w:r w:rsidRPr="00D96694">
          <w:rPr>
            <w:rStyle w:val="Hyperlink"/>
            <w:rPrChange w:id="307" w:author="Aleksa Corovic" w:date="2018-08-21T12:50:00Z">
              <w:rPr>
                <w:rStyle w:val="Hyperlink"/>
                <w:noProof/>
              </w:rPr>
            </w:rPrChange>
          </w:rPr>
          <w:t>2.1.1</w:t>
        </w:r>
        <w:r w:rsidRPr="00D96694">
          <w:rPr>
            <w:rFonts w:asciiTheme="minorHAnsi" w:eastAsiaTheme="minorEastAsia" w:hAnsiTheme="minorHAnsi" w:cstheme="minorBidi"/>
            <w:sz w:val="22"/>
            <w:szCs w:val="22"/>
            <w:lang w:eastAsia="en-GB"/>
            <w:rPrChange w:id="30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09" w:author="Aleksa Corovic" w:date="2018-08-21T12:50:00Z">
              <w:rPr>
                <w:rStyle w:val="Hyperlink"/>
                <w:noProof/>
              </w:rPr>
            </w:rPrChange>
          </w:rPr>
          <w:t xml:space="preserve">Arhitektura fizičkog sloja </w:t>
        </w:r>
        <w:r w:rsidRPr="00D96694">
          <w:rPr>
            <w:rStyle w:val="Hyperlink"/>
            <w:i/>
            <w:rPrChange w:id="310" w:author="Aleksa Corovic" w:date="2018-08-21T12:50:00Z">
              <w:rPr>
                <w:rStyle w:val="Hyperlink"/>
                <w:i/>
                <w:noProof/>
              </w:rPr>
            </w:rPrChange>
          </w:rPr>
          <w:t>BroadR-Reach</w:t>
        </w:r>
        <w:r w:rsidRPr="00D96694">
          <w:rPr>
            <w:rStyle w:val="Hyperlink"/>
            <w:rPrChange w:id="311" w:author="Aleksa Corovic" w:date="2018-08-21T12:50:00Z">
              <w:rPr>
                <w:rStyle w:val="Hyperlink"/>
                <w:noProof/>
              </w:rPr>
            </w:rPrChange>
          </w:rPr>
          <w:t>-a</w:t>
        </w:r>
        <w:r w:rsidRPr="00D96694">
          <w:rPr>
            <w:webHidden/>
            <w:rPrChange w:id="312" w:author="Aleksa Corovic" w:date="2018-08-21T12:50:00Z">
              <w:rPr>
                <w:noProof/>
                <w:webHidden/>
              </w:rPr>
            </w:rPrChange>
          </w:rPr>
          <w:tab/>
        </w:r>
        <w:r w:rsidRPr="00D96694">
          <w:rPr>
            <w:webHidden/>
            <w:rPrChange w:id="313" w:author="Aleksa Corovic" w:date="2018-08-21T12:50:00Z">
              <w:rPr>
                <w:noProof/>
                <w:webHidden/>
              </w:rPr>
            </w:rPrChange>
          </w:rPr>
          <w:fldChar w:fldCharType="begin"/>
        </w:r>
        <w:r w:rsidRPr="00D96694">
          <w:rPr>
            <w:webHidden/>
            <w:rPrChange w:id="314" w:author="Aleksa Corovic" w:date="2018-08-21T12:50:00Z">
              <w:rPr>
                <w:noProof/>
                <w:webHidden/>
              </w:rPr>
            </w:rPrChange>
          </w:rPr>
          <w:instrText xml:space="preserve"> PAGEREF _Toc522019391 \h </w:instrText>
        </w:r>
      </w:ins>
      <w:r w:rsidRPr="00D96694">
        <w:rPr>
          <w:webHidden/>
          <w:rPrChange w:id="315" w:author="Aleksa Corovic" w:date="2018-08-21T12:50:00Z">
            <w:rPr>
              <w:webHidden/>
            </w:rPr>
          </w:rPrChange>
        </w:rPr>
      </w:r>
      <w:r w:rsidRPr="00D96694">
        <w:rPr>
          <w:webHidden/>
          <w:rPrChange w:id="316" w:author="Aleksa Corovic" w:date="2018-08-21T12:50:00Z">
            <w:rPr>
              <w:noProof/>
              <w:webHidden/>
            </w:rPr>
          </w:rPrChange>
        </w:rPr>
        <w:fldChar w:fldCharType="separate"/>
      </w:r>
      <w:ins w:id="317" w:author="Filip Dutina" w:date="2018-08-14T14:14:00Z">
        <w:r w:rsidRPr="00D96694">
          <w:rPr>
            <w:webHidden/>
            <w:rPrChange w:id="318" w:author="Aleksa Corovic" w:date="2018-08-21T12:50:00Z">
              <w:rPr>
                <w:noProof/>
                <w:webHidden/>
              </w:rPr>
            </w:rPrChange>
          </w:rPr>
          <w:t>5</w:t>
        </w:r>
        <w:r w:rsidRPr="00D96694">
          <w:rPr>
            <w:webHidden/>
            <w:rPrChange w:id="319" w:author="Aleksa Corovic" w:date="2018-08-21T12:50:00Z">
              <w:rPr>
                <w:noProof/>
                <w:webHidden/>
              </w:rPr>
            </w:rPrChange>
          </w:rPr>
          <w:fldChar w:fldCharType="end"/>
        </w:r>
        <w:r w:rsidRPr="00D96694">
          <w:rPr>
            <w:rStyle w:val="Hyperlink"/>
            <w:rPrChange w:id="320" w:author="Aleksa Corovic" w:date="2018-08-21T12:50:00Z">
              <w:rPr>
                <w:rStyle w:val="Hyperlink"/>
                <w:noProof/>
              </w:rPr>
            </w:rPrChange>
          </w:rPr>
          <w:fldChar w:fldCharType="end"/>
        </w:r>
      </w:ins>
    </w:p>
    <w:p w14:paraId="5EFAB971" w14:textId="77777777" w:rsidR="0037741D" w:rsidRPr="00D96694" w:rsidRDefault="0037741D">
      <w:pPr>
        <w:pStyle w:val="TOC2"/>
        <w:rPr>
          <w:ins w:id="321" w:author="Filip Dutina" w:date="2018-08-14T14:14:00Z"/>
          <w:rFonts w:asciiTheme="minorHAnsi" w:eastAsiaTheme="minorEastAsia" w:hAnsiTheme="minorHAnsi" w:cstheme="minorBidi"/>
          <w:sz w:val="22"/>
          <w:szCs w:val="22"/>
          <w:lang w:eastAsia="en-GB"/>
          <w:rPrChange w:id="322" w:author="Aleksa Corovic" w:date="2018-08-21T12:50:00Z">
            <w:rPr>
              <w:ins w:id="323" w:author="Filip Dutina" w:date="2018-08-14T14:14:00Z"/>
              <w:rFonts w:asciiTheme="minorHAnsi" w:eastAsiaTheme="minorEastAsia" w:hAnsiTheme="minorHAnsi" w:cstheme="minorBidi"/>
              <w:noProof/>
              <w:sz w:val="22"/>
              <w:szCs w:val="22"/>
              <w:lang w:val="en-GB" w:eastAsia="en-GB"/>
            </w:rPr>
          </w:rPrChange>
        </w:rPr>
      </w:pPr>
      <w:ins w:id="324" w:author="Filip Dutina" w:date="2018-08-14T14:14:00Z">
        <w:r w:rsidRPr="00D96694">
          <w:rPr>
            <w:rStyle w:val="Hyperlink"/>
            <w:rPrChange w:id="325" w:author="Aleksa Corovic" w:date="2018-08-21T12:50:00Z">
              <w:rPr>
                <w:rStyle w:val="Hyperlink"/>
                <w:noProof/>
              </w:rPr>
            </w:rPrChange>
          </w:rPr>
          <w:fldChar w:fldCharType="begin"/>
        </w:r>
        <w:r w:rsidRPr="00D96694">
          <w:rPr>
            <w:rStyle w:val="Hyperlink"/>
            <w:rPrChange w:id="326" w:author="Aleksa Corovic" w:date="2018-08-21T12:50:00Z">
              <w:rPr>
                <w:rStyle w:val="Hyperlink"/>
                <w:noProof/>
              </w:rPr>
            </w:rPrChange>
          </w:rPr>
          <w:instrText xml:space="preserve"> </w:instrText>
        </w:r>
        <w:r w:rsidRPr="00D96694">
          <w:rPr>
            <w:rPrChange w:id="327" w:author="Aleksa Corovic" w:date="2018-08-21T12:50:00Z">
              <w:rPr>
                <w:noProof/>
              </w:rPr>
            </w:rPrChange>
          </w:rPr>
          <w:instrText>HYPERLINK \l "_Toc522019392"</w:instrText>
        </w:r>
        <w:r w:rsidRPr="00D96694">
          <w:rPr>
            <w:rStyle w:val="Hyperlink"/>
            <w:rPrChange w:id="328" w:author="Aleksa Corovic" w:date="2018-08-21T12:50:00Z">
              <w:rPr>
                <w:rStyle w:val="Hyperlink"/>
                <w:noProof/>
              </w:rPr>
            </w:rPrChange>
          </w:rPr>
          <w:instrText xml:space="preserve"> </w:instrText>
        </w:r>
        <w:r w:rsidRPr="00D96694">
          <w:rPr>
            <w:rStyle w:val="Hyperlink"/>
            <w:rPrChange w:id="329" w:author="Aleksa Corovic" w:date="2018-08-21T12:50:00Z">
              <w:rPr>
                <w:rStyle w:val="Hyperlink"/>
                <w:noProof/>
              </w:rPr>
            </w:rPrChange>
          </w:rPr>
          <w:fldChar w:fldCharType="separate"/>
        </w:r>
        <w:r w:rsidRPr="00D96694">
          <w:rPr>
            <w:rStyle w:val="Hyperlink"/>
            <w:rPrChange w:id="330" w:author="Aleksa Corovic" w:date="2018-08-21T12:50:00Z">
              <w:rPr>
                <w:rStyle w:val="Hyperlink"/>
                <w:noProof/>
              </w:rPr>
            </w:rPrChange>
          </w:rPr>
          <w:t>2.2</w:t>
        </w:r>
        <w:r w:rsidRPr="00D96694">
          <w:rPr>
            <w:rFonts w:asciiTheme="minorHAnsi" w:eastAsiaTheme="minorEastAsia" w:hAnsiTheme="minorHAnsi" w:cstheme="minorBidi"/>
            <w:sz w:val="22"/>
            <w:szCs w:val="22"/>
            <w:lang w:eastAsia="en-GB"/>
            <w:rPrChange w:id="331" w:author="Aleksa Corovic" w:date="2018-08-21T12:50:00Z">
              <w:rPr>
                <w:rFonts w:asciiTheme="minorHAnsi" w:eastAsiaTheme="minorEastAsia" w:hAnsiTheme="minorHAnsi" w:cstheme="minorBidi"/>
                <w:noProof/>
                <w:sz w:val="22"/>
                <w:szCs w:val="22"/>
                <w:lang w:val="en-GB" w:eastAsia="en-GB"/>
              </w:rPr>
            </w:rPrChange>
          </w:rPr>
          <w:tab/>
        </w:r>
        <w:r w:rsidRPr="00C21D6B">
          <w:rPr>
            <w:rStyle w:val="Hyperlink"/>
            <w:i/>
            <w:rPrChange w:id="332" w:author="Filip Dutina" w:date="2018-09-04T12:45:00Z">
              <w:rPr>
                <w:rStyle w:val="Hyperlink"/>
                <w:noProof/>
              </w:rPr>
            </w:rPrChange>
          </w:rPr>
          <w:t>TCP</w:t>
        </w:r>
        <w:r w:rsidRPr="00D96694">
          <w:rPr>
            <w:rStyle w:val="Hyperlink"/>
            <w:rPrChange w:id="333" w:author="Aleksa Corovic" w:date="2018-08-21T12:50:00Z">
              <w:rPr>
                <w:rStyle w:val="Hyperlink"/>
                <w:noProof/>
              </w:rPr>
            </w:rPrChange>
          </w:rPr>
          <w:t xml:space="preserve"> protokol</w:t>
        </w:r>
        <w:r w:rsidRPr="00D96694">
          <w:rPr>
            <w:webHidden/>
            <w:rPrChange w:id="334" w:author="Aleksa Corovic" w:date="2018-08-21T12:50:00Z">
              <w:rPr>
                <w:noProof/>
                <w:webHidden/>
              </w:rPr>
            </w:rPrChange>
          </w:rPr>
          <w:tab/>
        </w:r>
        <w:r w:rsidRPr="00D96694">
          <w:rPr>
            <w:webHidden/>
            <w:rPrChange w:id="335" w:author="Aleksa Corovic" w:date="2018-08-21T12:50:00Z">
              <w:rPr>
                <w:noProof/>
                <w:webHidden/>
              </w:rPr>
            </w:rPrChange>
          </w:rPr>
          <w:fldChar w:fldCharType="begin"/>
        </w:r>
        <w:r w:rsidRPr="00D96694">
          <w:rPr>
            <w:webHidden/>
            <w:rPrChange w:id="336" w:author="Aleksa Corovic" w:date="2018-08-21T12:50:00Z">
              <w:rPr>
                <w:noProof/>
                <w:webHidden/>
              </w:rPr>
            </w:rPrChange>
          </w:rPr>
          <w:instrText xml:space="preserve"> PAGEREF _Toc522019392 \h </w:instrText>
        </w:r>
      </w:ins>
      <w:r w:rsidRPr="00D96694">
        <w:rPr>
          <w:webHidden/>
          <w:rPrChange w:id="337" w:author="Aleksa Corovic" w:date="2018-08-21T12:50:00Z">
            <w:rPr>
              <w:webHidden/>
            </w:rPr>
          </w:rPrChange>
        </w:rPr>
      </w:r>
      <w:r w:rsidRPr="00D96694">
        <w:rPr>
          <w:webHidden/>
          <w:rPrChange w:id="338" w:author="Aleksa Corovic" w:date="2018-08-21T12:50:00Z">
            <w:rPr>
              <w:noProof/>
              <w:webHidden/>
            </w:rPr>
          </w:rPrChange>
        </w:rPr>
        <w:fldChar w:fldCharType="separate"/>
      </w:r>
      <w:ins w:id="339" w:author="Filip Dutina" w:date="2018-08-14T14:14:00Z">
        <w:r w:rsidRPr="00D96694">
          <w:rPr>
            <w:webHidden/>
            <w:rPrChange w:id="340" w:author="Aleksa Corovic" w:date="2018-08-21T12:50:00Z">
              <w:rPr>
                <w:noProof/>
                <w:webHidden/>
              </w:rPr>
            </w:rPrChange>
          </w:rPr>
          <w:t>6</w:t>
        </w:r>
        <w:r w:rsidRPr="00D96694">
          <w:rPr>
            <w:webHidden/>
            <w:rPrChange w:id="341" w:author="Aleksa Corovic" w:date="2018-08-21T12:50:00Z">
              <w:rPr>
                <w:noProof/>
                <w:webHidden/>
              </w:rPr>
            </w:rPrChange>
          </w:rPr>
          <w:fldChar w:fldCharType="end"/>
        </w:r>
        <w:r w:rsidRPr="00D96694">
          <w:rPr>
            <w:rStyle w:val="Hyperlink"/>
            <w:rPrChange w:id="342" w:author="Aleksa Corovic" w:date="2018-08-21T12:50:00Z">
              <w:rPr>
                <w:rStyle w:val="Hyperlink"/>
                <w:noProof/>
              </w:rPr>
            </w:rPrChange>
          </w:rPr>
          <w:fldChar w:fldCharType="end"/>
        </w:r>
      </w:ins>
    </w:p>
    <w:p w14:paraId="53A90635" w14:textId="77777777" w:rsidR="0037741D" w:rsidRPr="00D96694" w:rsidRDefault="0037741D">
      <w:pPr>
        <w:pStyle w:val="TOC3"/>
        <w:tabs>
          <w:tab w:val="left" w:pos="1667"/>
          <w:tab w:val="right" w:leader="dot" w:pos="9345"/>
        </w:tabs>
        <w:rPr>
          <w:ins w:id="343" w:author="Filip Dutina" w:date="2018-08-14T14:14:00Z"/>
          <w:rFonts w:asciiTheme="minorHAnsi" w:eastAsiaTheme="minorEastAsia" w:hAnsiTheme="minorHAnsi" w:cstheme="minorBidi"/>
          <w:sz w:val="22"/>
          <w:szCs w:val="22"/>
          <w:lang w:eastAsia="en-GB"/>
          <w:rPrChange w:id="344" w:author="Aleksa Corovic" w:date="2018-08-21T12:50:00Z">
            <w:rPr>
              <w:ins w:id="345" w:author="Filip Dutina" w:date="2018-08-14T14:14:00Z"/>
              <w:rFonts w:asciiTheme="minorHAnsi" w:eastAsiaTheme="minorEastAsia" w:hAnsiTheme="minorHAnsi" w:cstheme="minorBidi"/>
              <w:noProof/>
              <w:sz w:val="22"/>
              <w:szCs w:val="22"/>
              <w:lang w:val="en-GB" w:eastAsia="en-GB"/>
            </w:rPr>
          </w:rPrChange>
        </w:rPr>
      </w:pPr>
      <w:ins w:id="346" w:author="Filip Dutina" w:date="2018-08-14T14:14:00Z">
        <w:r w:rsidRPr="00D96694">
          <w:rPr>
            <w:rStyle w:val="Hyperlink"/>
            <w:rPrChange w:id="347" w:author="Aleksa Corovic" w:date="2018-08-21T12:50:00Z">
              <w:rPr>
                <w:rStyle w:val="Hyperlink"/>
                <w:noProof/>
              </w:rPr>
            </w:rPrChange>
          </w:rPr>
          <w:fldChar w:fldCharType="begin"/>
        </w:r>
        <w:r w:rsidRPr="00D96694">
          <w:rPr>
            <w:rStyle w:val="Hyperlink"/>
            <w:rPrChange w:id="348" w:author="Aleksa Corovic" w:date="2018-08-21T12:50:00Z">
              <w:rPr>
                <w:rStyle w:val="Hyperlink"/>
                <w:noProof/>
              </w:rPr>
            </w:rPrChange>
          </w:rPr>
          <w:instrText xml:space="preserve"> </w:instrText>
        </w:r>
        <w:r w:rsidRPr="00D96694">
          <w:rPr>
            <w:rPrChange w:id="349" w:author="Aleksa Corovic" w:date="2018-08-21T12:50:00Z">
              <w:rPr>
                <w:noProof/>
              </w:rPr>
            </w:rPrChange>
          </w:rPr>
          <w:instrText>HYPERLINK \l "_Toc522019393"</w:instrText>
        </w:r>
        <w:r w:rsidRPr="00D96694">
          <w:rPr>
            <w:rStyle w:val="Hyperlink"/>
            <w:rPrChange w:id="350" w:author="Aleksa Corovic" w:date="2018-08-21T12:50:00Z">
              <w:rPr>
                <w:rStyle w:val="Hyperlink"/>
                <w:noProof/>
              </w:rPr>
            </w:rPrChange>
          </w:rPr>
          <w:instrText xml:space="preserve"> </w:instrText>
        </w:r>
        <w:r w:rsidRPr="00D96694">
          <w:rPr>
            <w:rStyle w:val="Hyperlink"/>
            <w:rPrChange w:id="351" w:author="Aleksa Corovic" w:date="2018-08-21T12:50:00Z">
              <w:rPr>
                <w:rStyle w:val="Hyperlink"/>
                <w:noProof/>
              </w:rPr>
            </w:rPrChange>
          </w:rPr>
          <w:fldChar w:fldCharType="separate"/>
        </w:r>
        <w:r w:rsidRPr="00D96694">
          <w:rPr>
            <w:rStyle w:val="Hyperlink"/>
            <w:rPrChange w:id="352" w:author="Aleksa Corovic" w:date="2018-08-21T12:50:00Z">
              <w:rPr>
                <w:rStyle w:val="Hyperlink"/>
                <w:noProof/>
              </w:rPr>
            </w:rPrChange>
          </w:rPr>
          <w:t>2.2.1</w:t>
        </w:r>
        <w:r w:rsidRPr="00D96694">
          <w:rPr>
            <w:rFonts w:asciiTheme="minorHAnsi" w:eastAsiaTheme="minorEastAsia" w:hAnsiTheme="minorHAnsi" w:cstheme="minorBidi"/>
            <w:sz w:val="22"/>
            <w:szCs w:val="22"/>
            <w:lang w:eastAsia="en-GB"/>
            <w:rPrChange w:id="353"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54" w:author="Aleksa Corovic" w:date="2018-08-21T12:50:00Z">
              <w:rPr>
                <w:rStyle w:val="Hyperlink"/>
                <w:noProof/>
              </w:rPr>
            </w:rPrChange>
          </w:rPr>
          <w:t>Uspostavljanje</w:t>
        </w:r>
        <w:r w:rsidRPr="00D96694">
          <w:rPr>
            <w:rStyle w:val="Hyperlink"/>
            <w:rPrChange w:id="355" w:author="Aleksa Corovic" w:date="2018-08-21T12:50:00Z">
              <w:rPr>
                <w:rStyle w:val="Hyperlink"/>
                <w:noProof/>
                <w:lang w:val="sr-Cyrl-RS"/>
              </w:rPr>
            </w:rPrChange>
          </w:rPr>
          <w:t xml:space="preserve"> </w:t>
        </w:r>
        <w:r w:rsidRPr="00D96694">
          <w:rPr>
            <w:rStyle w:val="Hyperlink"/>
            <w:rPrChange w:id="356" w:author="Aleksa Corovic" w:date="2018-08-21T12:50:00Z">
              <w:rPr>
                <w:rStyle w:val="Hyperlink"/>
                <w:noProof/>
              </w:rPr>
            </w:rPrChange>
          </w:rPr>
          <w:t>veze</w:t>
        </w:r>
        <w:r w:rsidRPr="00D96694">
          <w:rPr>
            <w:webHidden/>
            <w:rPrChange w:id="357" w:author="Aleksa Corovic" w:date="2018-08-21T12:50:00Z">
              <w:rPr>
                <w:noProof/>
                <w:webHidden/>
              </w:rPr>
            </w:rPrChange>
          </w:rPr>
          <w:tab/>
        </w:r>
        <w:r w:rsidRPr="00D96694">
          <w:rPr>
            <w:webHidden/>
            <w:rPrChange w:id="358" w:author="Aleksa Corovic" w:date="2018-08-21T12:50:00Z">
              <w:rPr>
                <w:noProof/>
                <w:webHidden/>
              </w:rPr>
            </w:rPrChange>
          </w:rPr>
          <w:fldChar w:fldCharType="begin"/>
        </w:r>
        <w:r w:rsidRPr="00D96694">
          <w:rPr>
            <w:webHidden/>
            <w:rPrChange w:id="359" w:author="Aleksa Corovic" w:date="2018-08-21T12:50:00Z">
              <w:rPr>
                <w:noProof/>
                <w:webHidden/>
              </w:rPr>
            </w:rPrChange>
          </w:rPr>
          <w:instrText xml:space="preserve"> PAGEREF _Toc522019393 \h </w:instrText>
        </w:r>
      </w:ins>
      <w:r w:rsidRPr="00D96694">
        <w:rPr>
          <w:webHidden/>
          <w:rPrChange w:id="360" w:author="Aleksa Corovic" w:date="2018-08-21T12:50:00Z">
            <w:rPr>
              <w:webHidden/>
            </w:rPr>
          </w:rPrChange>
        </w:rPr>
      </w:r>
      <w:r w:rsidRPr="00D96694">
        <w:rPr>
          <w:webHidden/>
          <w:rPrChange w:id="361" w:author="Aleksa Corovic" w:date="2018-08-21T12:50:00Z">
            <w:rPr>
              <w:noProof/>
              <w:webHidden/>
            </w:rPr>
          </w:rPrChange>
        </w:rPr>
        <w:fldChar w:fldCharType="separate"/>
      </w:r>
      <w:ins w:id="362" w:author="Filip Dutina" w:date="2018-08-14T14:14:00Z">
        <w:r w:rsidRPr="00D96694">
          <w:rPr>
            <w:webHidden/>
            <w:rPrChange w:id="363" w:author="Aleksa Corovic" w:date="2018-08-21T12:50:00Z">
              <w:rPr>
                <w:noProof/>
                <w:webHidden/>
              </w:rPr>
            </w:rPrChange>
          </w:rPr>
          <w:t>8</w:t>
        </w:r>
        <w:r w:rsidRPr="00D96694">
          <w:rPr>
            <w:webHidden/>
            <w:rPrChange w:id="364" w:author="Aleksa Corovic" w:date="2018-08-21T12:50:00Z">
              <w:rPr>
                <w:noProof/>
                <w:webHidden/>
              </w:rPr>
            </w:rPrChange>
          </w:rPr>
          <w:fldChar w:fldCharType="end"/>
        </w:r>
        <w:r w:rsidRPr="00D96694">
          <w:rPr>
            <w:rStyle w:val="Hyperlink"/>
            <w:rPrChange w:id="365" w:author="Aleksa Corovic" w:date="2018-08-21T12:50:00Z">
              <w:rPr>
                <w:rStyle w:val="Hyperlink"/>
                <w:noProof/>
              </w:rPr>
            </w:rPrChange>
          </w:rPr>
          <w:fldChar w:fldCharType="end"/>
        </w:r>
      </w:ins>
    </w:p>
    <w:p w14:paraId="165FF726" w14:textId="77777777" w:rsidR="0037741D" w:rsidRPr="00D96694" w:rsidRDefault="0037741D">
      <w:pPr>
        <w:pStyle w:val="TOC3"/>
        <w:tabs>
          <w:tab w:val="left" w:pos="1667"/>
          <w:tab w:val="right" w:leader="dot" w:pos="9345"/>
        </w:tabs>
        <w:rPr>
          <w:ins w:id="366" w:author="Filip Dutina" w:date="2018-08-14T14:14:00Z"/>
          <w:rFonts w:asciiTheme="minorHAnsi" w:eastAsiaTheme="minorEastAsia" w:hAnsiTheme="minorHAnsi" w:cstheme="minorBidi"/>
          <w:sz w:val="22"/>
          <w:szCs w:val="22"/>
          <w:lang w:eastAsia="en-GB"/>
          <w:rPrChange w:id="367" w:author="Aleksa Corovic" w:date="2018-08-21T12:50:00Z">
            <w:rPr>
              <w:ins w:id="368" w:author="Filip Dutina" w:date="2018-08-14T14:14:00Z"/>
              <w:rFonts w:asciiTheme="minorHAnsi" w:eastAsiaTheme="minorEastAsia" w:hAnsiTheme="minorHAnsi" w:cstheme="minorBidi"/>
              <w:noProof/>
              <w:sz w:val="22"/>
              <w:szCs w:val="22"/>
              <w:lang w:val="en-GB" w:eastAsia="en-GB"/>
            </w:rPr>
          </w:rPrChange>
        </w:rPr>
      </w:pPr>
      <w:ins w:id="369" w:author="Filip Dutina" w:date="2018-08-14T14:14:00Z">
        <w:r w:rsidRPr="00D96694">
          <w:rPr>
            <w:rStyle w:val="Hyperlink"/>
            <w:rPrChange w:id="370" w:author="Aleksa Corovic" w:date="2018-08-21T12:50:00Z">
              <w:rPr>
                <w:rStyle w:val="Hyperlink"/>
                <w:noProof/>
              </w:rPr>
            </w:rPrChange>
          </w:rPr>
          <w:fldChar w:fldCharType="begin"/>
        </w:r>
        <w:r w:rsidRPr="00D96694">
          <w:rPr>
            <w:rStyle w:val="Hyperlink"/>
            <w:rPrChange w:id="371" w:author="Aleksa Corovic" w:date="2018-08-21T12:50:00Z">
              <w:rPr>
                <w:rStyle w:val="Hyperlink"/>
                <w:noProof/>
              </w:rPr>
            </w:rPrChange>
          </w:rPr>
          <w:instrText xml:space="preserve"> </w:instrText>
        </w:r>
        <w:r w:rsidRPr="00D96694">
          <w:rPr>
            <w:rPrChange w:id="372" w:author="Aleksa Corovic" w:date="2018-08-21T12:50:00Z">
              <w:rPr>
                <w:noProof/>
              </w:rPr>
            </w:rPrChange>
          </w:rPr>
          <w:instrText>HYPERLINK \l "_Toc522019394"</w:instrText>
        </w:r>
        <w:r w:rsidRPr="00D96694">
          <w:rPr>
            <w:rStyle w:val="Hyperlink"/>
            <w:rPrChange w:id="373" w:author="Aleksa Corovic" w:date="2018-08-21T12:50:00Z">
              <w:rPr>
                <w:rStyle w:val="Hyperlink"/>
                <w:noProof/>
              </w:rPr>
            </w:rPrChange>
          </w:rPr>
          <w:instrText xml:space="preserve"> </w:instrText>
        </w:r>
        <w:r w:rsidRPr="00D96694">
          <w:rPr>
            <w:rStyle w:val="Hyperlink"/>
            <w:rPrChange w:id="374" w:author="Aleksa Corovic" w:date="2018-08-21T12:50:00Z">
              <w:rPr>
                <w:rStyle w:val="Hyperlink"/>
                <w:noProof/>
              </w:rPr>
            </w:rPrChange>
          </w:rPr>
          <w:fldChar w:fldCharType="separate"/>
        </w:r>
        <w:r w:rsidRPr="00D96694">
          <w:rPr>
            <w:rStyle w:val="Hyperlink"/>
            <w:rPrChange w:id="375" w:author="Aleksa Corovic" w:date="2018-08-21T12:50:00Z">
              <w:rPr>
                <w:rStyle w:val="Hyperlink"/>
                <w:noProof/>
              </w:rPr>
            </w:rPrChange>
          </w:rPr>
          <w:t>2.2.2</w:t>
        </w:r>
        <w:r w:rsidRPr="00D96694">
          <w:rPr>
            <w:rFonts w:asciiTheme="minorHAnsi" w:eastAsiaTheme="minorEastAsia" w:hAnsiTheme="minorHAnsi" w:cstheme="minorBidi"/>
            <w:sz w:val="22"/>
            <w:szCs w:val="22"/>
            <w:lang w:eastAsia="en-GB"/>
            <w:rPrChange w:id="37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377" w:author="Aleksa Corovic" w:date="2018-08-21T12:50:00Z">
              <w:rPr>
                <w:rStyle w:val="Hyperlink"/>
                <w:noProof/>
              </w:rPr>
            </w:rPrChange>
          </w:rPr>
          <w:t>Prekid veze</w:t>
        </w:r>
        <w:r w:rsidRPr="00D96694">
          <w:rPr>
            <w:webHidden/>
            <w:rPrChange w:id="378" w:author="Aleksa Corovic" w:date="2018-08-21T12:50:00Z">
              <w:rPr>
                <w:noProof/>
                <w:webHidden/>
              </w:rPr>
            </w:rPrChange>
          </w:rPr>
          <w:tab/>
        </w:r>
        <w:r w:rsidRPr="00D96694">
          <w:rPr>
            <w:webHidden/>
            <w:rPrChange w:id="379" w:author="Aleksa Corovic" w:date="2018-08-21T12:50:00Z">
              <w:rPr>
                <w:noProof/>
                <w:webHidden/>
              </w:rPr>
            </w:rPrChange>
          </w:rPr>
          <w:fldChar w:fldCharType="begin"/>
        </w:r>
        <w:r w:rsidRPr="00D96694">
          <w:rPr>
            <w:webHidden/>
            <w:rPrChange w:id="380" w:author="Aleksa Corovic" w:date="2018-08-21T12:50:00Z">
              <w:rPr>
                <w:noProof/>
                <w:webHidden/>
              </w:rPr>
            </w:rPrChange>
          </w:rPr>
          <w:instrText xml:space="preserve"> PAGEREF _Toc522019394 \h </w:instrText>
        </w:r>
      </w:ins>
      <w:r w:rsidRPr="00D96694">
        <w:rPr>
          <w:webHidden/>
          <w:rPrChange w:id="381" w:author="Aleksa Corovic" w:date="2018-08-21T12:50:00Z">
            <w:rPr>
              <w:webHidden/>
            </w:rPr>
          </w:rPrChange>
        </w:rPr>
      </w:r>
      <w:r w:rsidRPr="00D96694">
        <w:rPr>
          <w:webHidden/>
          <w:rPrChange w:id="382" w:author="Aleksa Corovic" w:date="2018-08-21T12:50:00Z">
            <w:rPr>
              <w:noProof/>
              <w:webHidden/>
            </w:rPr>
          </w:rPrChange>
        </w:rPr>
        <w:fldChar w:fldCharType="separate"/>
      </w:r>
      <w:ins w:id="383" w:author="Filip Dutina" w:date="2018-08-14T14:14:00Z">
        <w:r w:rsidRPr="00D96694">
          <w:rPr>
            <w:webHidden/>
            <w:rPrChange w:id="384" w:author="Aleksa Corovic" w:date="2018-08-21T12:50:00Z">
              <w:rPr>
                <w:noProof/>
                <w:webHidden/>
              </w:rPr>
            </w:rPrChange>
          </w:rPr>
          <w:t>9</w:t>
        </w:r>
        <w:r w:rsidRPr="00D96694">
          <w:rPr>
            <w:webHidden/>
            <w:rPrChange w:id="385" w:author="Aleksa Corovic" w:date="2018-08-21T12:50:00Z">
              <w:rPr>
                <w:noProof/>
                <w:webHidden/>
              </w:rPr>
            </w:rPrChange>
          </w:rPr>
          <w:fldChar w:fldCharType="end"/>
        </w:r>
        <w:r w:rsidRPr="00D96694">
          <w:rPr>
            <w:rStyle w:val="Hyperlink"/>
            <w:rPrChange w:id="386" w:author="Aleksa Corovic" w:date="2018-08-21T12:50:00Z">
              <w:rPr>
                <w:rStyle w:val="Hyperlink"/>
                <w:noProof/>
              </w:rPr>
            </w:rPrChange>
          </w:rPr>
          <w:fldChar w:fldCharType="end"/>
        </w:r>
      </w:ins>
    </w:p>
    <w:p w14:paraId="7A9922C0" w14:textId="77777777" w:rsidR="0037741D" w:rsidRPr="00D96694" w:rsidRDefault="0037741D">
      <w:pPr>
        <w:pStyle w:val="TOC2"/>
        <w:rPr>
          <w:ins w:id="387" w:author="Filip Dutina" w:date="2018-08-14T14:14:00Z"/>
          <w:rFonts w:asciiTheme="minorHAnsi" w:eastAsiaTheme="minorEastAsia" w:hAnsiTheme="minorHAnsi" w:cstheme="minorBidi"/>
          <w:sz w:val="22"/>
          <w:szCs w:val="22"/>
          <w:lang w:eastAsia="en-GB"/>
          <w:rPrChange w:id="388" w:author="Aleksa Corovic" w:date="2018-08-21T12:50:00Z">
            <w:rPr>
              <w:ins w:id="389" w:author="Filip Dutina" w:date="2018-08-14T14:14:00Z"/>
              <w:rFonts w:asciiTheme="minorHAnsi" w:eastAsiaTheme="minorEastAsia" w:hAnsiTheme="minorHAnsi" w:cstheme="minorBidi"/>
              <w:noProof/>
              <w:sz w:val="22"/>
              <w:szCs w:val="22"/>
              <w:lang w:val="en-GB" w:eastAsia="en-GB"/>
            </w:rPr>
          </w:rPrChange>
        </w:rPr>
      </w:pPr>
      <w:ins w:id="390" w:author="Filip Dutina" w:date="2018-08-14T14:14:00Z">
        <w:r w:rsidRPr="00D96694">
          <w:rPr>
            <w:rStyle w:val="Hyperlink"/>
            <w:rPrChange w:id="391" w:author="Aleksa Corovic" w:date="2018-08-21T12:50:00Z">
              <w:rPr>
                <w:rStyle w:val="Hyperlink"/>
                <w:noProof/>
              </w:rPr>
            </w:rPrChange>
          </w:rPr>
          <w:fldChar w:fldCharType="begin"/>
        </w:r>
        <w:r w:rsidRPr="00D96694">
          <w:rPr>
            <w:rStyle w:val="Hyperlink"/>
            <w:rPrChange w:id="392" w:author="Aleksa Corovic" w:date="2018-08-21T12:50:00Z">
              <w:rPr>
                <w:rStyle w:val="Hyperlink"/>
                <w:noProof/>
              </w:rPr>
            </w:rPrChange>
          </w:rPr>
          <w:instrText xml:space="preserve"> </w:instrText>
        </w:r>
        <w:r w:rsidRPr="00D96694">
          <w:rPr>
            <w:rPrChange w:id="393" w:author="Aleksa Corovic" w:date="2018-08-21T12:50:00Z">
              <w:rPr>
                <w:noProof/>
              </w:rPr>
            </w:rPrChange>
          </w:rPr>
          <w:instrText>HYPERLINK \l "_Toc522019395"</w:instrText>
        </w:r>
        <w:r w:rsidRPr="00D96694">
          <w:rPr>
            <w:rStyle w:val="Hyperlink"/>
            <w:rPrChange w:id="394" w:author="Aleksa Corovic" w:date="2018-08-21T12:50:00Z">
              <w:rPr>
                <w:rStyle w:val="Hyperlink"/>
                <w:noProof/>
              </w:rPr>
            </w:rPrChange>
          </w:rPr>
          <w:instrText xml:space="preserve"> </w:instrText>
        </w:r>
        <w:r w:rsidRPr="00D96694">
          <w:rPr>
            <w:rStyle w:val="Hyperlink"/>
            <w:rPrChange w:id="395" w:author="Aleksa Corovic" w:date="2018-08-21T12:50:00Z">
              <w:rPr>
                <w:rStyle w:val="Hyperlink"/>
                <w:noProof/>
              </w:rPr>
            </w:rPrChange>
          </w:rPr>
          <w:fldChar w:fldCharType="separate"/>
        </w:r>
        <w:r w:rsidRPr="00D96694">
          <w:rPr>
            <w:rStyle w:val="Hyperlink"/>
            <w:rPrChange w:id="396" w:author="Aleksa Corovic" w:date="2018-08-21T12:50:00Z">
              <w:rPr>
                <w:rStyle w:val="Hyperlink"/>
                <w:noProof/>
              </w:rPr>
            </w:rPrChange>
          </w:rPr>
          <w:t>2.3</w:t>
        </w:r>
        <w:r w:rsidRPr="00D96694">
          <w:rPr>
            <w:rFonts w:asciiTheme="minorHAnsi" w:eastAsiaTheme="minorEastAsia" w:hAnsiTheme="minorHAnsi" w:cstheme="minorBidi"/>
            <w:sz w:val="22"/>
            <w:szCs w:val="22"/>
            <w:lang w:eastAsia="en-GB"/>
            <w:rPrChange w:id="397" w:author="Aleksa Corovic" w:date="2018-08-21T12:50:00Z">
              <w:rPr>
                <w:rFonts w:asciiTheme="minorHAnsi" w:eastAsiaTheme="minorEastAsia" w:hAnsiTheme="minorHAnsi" w:cstheme="minorBidi"/>
                <w:noProof/>
                <w:sz w:val="22"/>
                <w:szCs w:val="22"/>
                <w:lang w:val="en-GB" w:eastAsia="en-GB"/>
              </w:rPr>
            </w:rPrChange>
          </w:rPr>
          <w:tab/>
        </w:r>
        <w:r w:rsidRPr="00C21D6B">
          <w:rPr>
            <w:rStyle w:val="Hyperlink"/>
            <w:i/>
            <w:rPrChange w:id="398" w:author="Filip Dutina" w:date="2018-09-04T12:46:00Z">
              <w:rPr>
                <w:rStyle w:val="Hyperlink"/>
                <w:noProof/>
              </w:rPr>
            </w:rPrChange>
          </w:rPr>
          <w:t>IPv6</w:t>
        </w:r>
        <w:r w:rsidRPr="00D96694">
          <w:rPr>
            <w:rStyle w:val="Hyperlink"/>
            <w:rPrChange w:id="399" w:author="Aleksa Corovic" w:date="2018-08-21T12:50:00Z">
              <w:rPr>
                <w:rStyle w:val="Hyperlink"/>
                <w:noProof/>
              </w:rPr>
            </w:rPrChange>
          </w:rPr>
          <w:t xml:space="preserve"> protokol</w:t>
        </w:r>
        <w:r w:rsidRPr="00D96694">
          <w:rPr>
            <w:webHidden/>
            <w:rPrChange w:id="400" w:author="Aleksa Corovic" w:date="2018-08-21T12:50:00Z">
              <w:rPr>
                <w:noProof/>
                <w:webHidden/>
              </w:rPr>
            </w:rPrChange>
          </w:rPr>
          <w:tab/>
        </w:r>
        <w:r w:rsidRPr="00D96694">
          <w:rPr>
            <w:webHidden/>
            <w:rPrChange w:id="401" w:author="Aleksa Corovic" w:date="2018-08-21T12:50:00Z">
              <w:rPr>
                <w:noProof/>
                <w:webHidden/>
              </w:rPr>
            </w:rPrChange>
          </w:rPr>
          <w:fldChar w:fldCharType="begin"/>
        </w:r>
        <w:r w:rsidRPr="00D96694">
          <w:rPr>
            <w:webHidden/>
            <w:rPrChange w:id="402" w:author="Aleksa Corovic" w:date="2018-08-21T12:50:00Z">
              <w:rPr>
                <w:noProof/>
                <w:webHidden/>
              </w:rPr>
            </w:rPrChange>
          </w:rPr>
          <w:instrText xml:space="preserve"> PAGEREF _Toc522019395 \h </w:instrText>
        </w:r>
      </w:ins>
      <w:r w:rsidRPr="00D96694">
        <w:rPr>
          <w:webHidden/>
          <w:rPrChange w:id="403" w:author="Aleksa Corovic" w:date="2018-08-21T12:50:00Z">
            <w:rPr>
              <w:webHidden/>
            </w:rPr>
          </w:rPrChange>
        </w:rPr>
      </w:r>
      <w:r w:rsidRPr="00D96694">
        <w:rPr>
          <w:webHidden/>
          <w:rPrChange w:id="404" w:author="Aleksa Corovic" w:date="2018-08-21T12:50:00Z">
            <w:rPr>
              <w:noProof/>
              <w:webHidden/>
            </w:rPr>
          </w:rPrChange>
        </w:rPr>
        <w:fldChar w:fldCharType="separate"/>
      </w:r>
      <w:ins w:id="405" w:author="Filip Dutina" w:date="2018-08-14T14:14:00Z">
        <w:r w:rsidRPr="00D96694">
          <w:rPr>
            <w:webHidden/>
            <w:rPrChange w:id="406" w:author="Aleksa Corovic" w:date="2018-08-21T12:50:00Z">
              <w:rPr>
                <w:noProof/>
                <w:webHidden/>
              </w:rPr>
            </w:rPrChange>
          </w:rPr>
          <w:t>9</w:t>
        </w:r>
        <w:r w:rsidRPr="00D96694">
          <w:rPr>
            <w:webHidden/>
            <w:rPrChange w:id="407" w:author="Aleksa Corovic" w:date="2018-08-21T12:50:00Z">
              <w:rPr>
                <w:noProof/>
                <w:webHidden/>
              </w:rPr>
            </w:rPrChange>
          </w:rPr>
          <w:fldChar w:fldCharType="end"/>
        </w:r>
        <w:r w:rsidRPr="00D96694">
          <w:rPr>
            <w:rStyle w:val="Hyperlink"/>
            <w:rPrChange w:id="408" w:author="Aleksa Corovic" w:date="2018-08-21T12:50:00Z">
              <w:rPr>
                <w:rStyle w:val="Hyperlink"/>
                <w:noProof/>
              </w:rPr>
            </w:rPrChange>
          </w:rPr>
          <w:fldChar w:fldCharType="end"/>
        </w:r>
      </w:ins>
    </w:p>
    <w:p w14:paraId="5FD7178F" w14:textId="77777777" w:rsidR="0037741D" w:rsidRPr="00D96694" w:rsidRDefault="0037741D">
      <w:pPr>
        <w:pStyle w:val="TOC3"/>
        <w:tabs>
          <w:tab w:val="left" w:pos="1667"/>
          <w:tab w:val="right" w:leader="dot" w:pos="9345"/>
        </w:tabs>
        <w:rPr>
          <w:ins w:id="409" w:author="Filip Dutina" w:date="2018-08-14T14:14:00Z"/>
          <w:rFonts w:asciiTheme="minorHAnsi" w:eastAsiaTheme="minorEastAsia" w:hAnsiTheme="minorHAnsi" w:cstheme="minorBidi"/>
          <w:sz w:val="22"/>
          <w:szCs w:val="22"/>
          <w:lang w:eastAsia="en-GB"/>
          <w:rPrChange w:id="410" w:author="Aleksa Corovic" w:date="2018-08-21T12:50:00Z">
            <w:rPr>
              <w:ins w:id="411" w:author="Filip Dutina" w:date="2018-08-14T14:14:00Z"/>
              <w:rFonts w:asciiTheme="minorHAnsi" w:eastAsiaTheme="minorEastAsia" w:hAnsiTheme="minorHAnsi" w:cstheme="minorBidi"/>
              <w:noProof/>
              <w:sz w:val="22"/>
              <w:szCs w:val="22"/>
              <w:lang w:val="en-GB" w:eastAsia="en-GB"/>
            </w:rPr>
          </w:rPrChange>
        </w:rPr>
      </w:pPr>
      <w:ins w:id="412" w:author="Filip Dutina" w:date="2018-08-14T14:14:00Z">
        <w:r w:rsidRPr="00D96694">
          <w:rPr>
            <w:rStyle w:val="Hyperlink"/>
            <w:rPrChange w:id="413" w:author="Aleksa Corovic" w:date="2018-08-21T12:50:00Z">
              <w:rPr>
                <w:rStyle w:val="Hyperlink"/>
                <w:noProof/>
              </w:rPr>
            </w:rPrChange>
          </w:rPr>
          <w:fldChar w:fldCharType="begin"/>
        </w:r>
        <w:r w:rsidRPr="00D96694">
          <w:rPr>
            <w:rStyle w:val="Hyperlink"/>
            <w:rPrChange w:id="414" w:author="Aleksa Corovic" w:date="2018-08-21T12:50:00Z">
              <w:rPr>
                <w:rStyle w:val="Hyperlink"/>
                <w:noProof/>
              </w:rPr>
            </w:rPrChange>
          </w:rPr>
          <w:instrText xml:space="preserve"> </w:instrText>
        </w:r>
        <w:r w:rsidRPr="00D96694">
          <w:rPr>
            <w:rPrChange w:id="415" w:author="Aleksa Corovic" w:date="2018-08-21T12:50:00Z">
              <w:rPr>
                <w:noProof/>
              </w:rPr>
            </w:rPrChange>
          </w:rPr>
          <w:instrText>HYPERLINK \l "_Toc522019396"</w:instrText>
        </w:r>
        <w:r w:rsidRPr="00D96694">
          <w:rPr>
            <w:rStyle w:val="Hyperlink"/>
            <w:rPrChange w:id="416" w:author="Aleksa Corovic" w:date="2018-08-21T12:50:00Z">
              <w:rPr>
                <w:rStyle w:val="Hyperlink"/>
                <w:noProof/>
              </w:rPr>
            </w:rPrChange>
          </w:rPr>
          <w:instrText xml:space="preserve"> </w:instrText>
        </w:r>
        <w:r w:rsidRPr="00D96694">
          <w:rPr>
            <w:rStyle w:val="Hyperlink"/>
            <w:rPrChange w:id="417" w:author="Aleksa Corovic" w:date="2018-08-21T12:50:00Z">
              <w:rPr>
                <w:rStyle w:val="Hyperlink"/>
                <w:noProof/>
              </w:rPr>
            </w:rPrChange>
          </w:rPr>
          <w:fldChar w:fldCharType="separate"/>
        </w:r>
        <w:r w:rsidRPr="00D96694">
          <w:rPr>
            <w:rStyle w:val="Hyperlink"/>
            <w:rPrChange w:id="418" w:author="Aleksa Corovic" w:date="2018-08-21T12:50:00Z">
              <w:rPr>
                <w:rStyle w:val="Hyperlink"/>
                <w:noProof/>
              </w:rPr>
            </w:rPrChange>
          </w:rPr>
          <w:t>2.3.1</w:t>
        </w:r>
        <w:r w:rsidRPr="00D96694">
          <w:rPr>
            <w:rFonts w:asciiTheme="minorHAnsi" w:eastAsiaTheme="minorEastAsia" w:hAnsiTheme="minorHAnsi" w:cstheme="minorBidi"/>
            <w:sz w:val="22"/>
            <w:szCs w:val="22"/>
            <w:lang w:eastAsia="en-GB"/>
            <w:rPrChange w:id="419" w:author="Aleksa Corovic" w:date="2018-08-21T12:50:00Z">
              <w:rPr>
                <w:rFonts w:asciiTheme="minorHAnsi" w:eastAsiaTheme="minorEastAsia" w:hAnsiTheme="minorHAnsi" w:cstheme="minorBidi"/>
                <w:noProof/>
                <w:sz w:val="22"/>
                <w:szCs w:val="22"/>
                <w:lang w:val="en-GB" w:eastAsia="en-GB"/>
              </w:rPr>
            </w:rPrChange>
          </w:rPr>
          <w:tab/>
        </w:r>
        <w:r w:rsidRPr="00C21D6B">
          <w:rPr>
            <w:rStyle w:val="Hyperlink"/>
            <w:i/>
            <w:rPrChange w:id="420" w:author="Filip Dutina" w:date="2018-09-04T12:46:00Z">
              <w:rPr>
                <w:rStyle w:val="Hyperlink"/>
                <w:noProof/>
              </w:rPr>
            </w:rPrChange>
          </w:rPr>
          <w:t>IPv6</w:t>
        </w:r>
        <w:r w:rsidRPr="00D96694">
          <w:rPr>
            <w:rStyle w:val="Hyperlink"/>
            <w:rPrChange w:id="421" w:author="Aleksa Corovic" w:date="2018-08-21T12:50:00Z">
              <w:rPr>
                <w:rStyle w:val="Hyperlink"/>
                <w:noProof/>
              </w:rPr>
            </w:rPrChange>
          </w:rPr>
          <w:t xml:space="preserve"> adresa</w:t>
        </w:r>
        <w:r w:rsidRPr="00D96694">
          <w:rPr>
            <w:webHidden/>
            <w:rPrChange w:id="422" w:author="Aleksa Corovic" w:date="2018-08-21T12:50:00Z">
              <w:rPr>
                <w:noProof/>
                <w:webHidden/>
              </w:rPr>
            </w:rPrChange>
          </w:rPr>
          <w:tab/>
        </w:r>
        <w:r w:rsidRPr="00D96694">
          <w:rPr>
            <w:webHidden/>
            <w:rPrChange w:id="423" w:author="Aleksa Corovic" w:date="2018-08-21T12:50:00Z">
              <w:rPr>
                <w:noProof/>
                <w:webHidden/>
              </w:rPr>
            </w:rPrChange>
          </w:rPr>
          <w:fldChar w:fldCharType="begin"/>
        </w:r>
        <w:r w:rsidRPr="00D96694">
          <w:rPr>
            <w:webHidden/>
            <w:rPrChange w:id="424" w:author="Aleksa Corovic" w:date="2018-08-21T12:50:00Z">
              <w:rPr>
                <w:noProof/>
                <w:webHidden/>
              </w:rPr>
            </w:rPrChange>
          </w:rPr>
          <w:instrText xml:space="preserve"> PAGEREF _Toc522019396 \h </w:instrText>
        </w:r>
      </w:ins>
      <w:r w:rsidRPr="00D96694">
        <w:rPr>
          <w:webHidden/>
          <w:rPrChange w:id="425" w:author="Aleksa Corovic" w:date="2018-08-21T12:50:00Z">
            <w:rPr>
              <w:webHidden/>
            </w:rPr>
          </w:rPrChange>
        </w:rPr>
      </w:r>
      <w:r w:rsidRPr="00D96694">
        <w:rPr>
          <w:webHidden/>
          <w:rPrChange w:id="426" w:author="Aleksa Corovic" w:date="2018-08-21T12:50:00Z">
            <w:rPr>
              <w:noProof/>
              <w:webHidden/>
            </w:rPr>
          </w:rPrChange>
        </w:rPr>
        <w:fldChar w:fldCharType="separate"/>
      </w:r>
      <w:ins w:id="427" w:author="Filip Dutina" w:date="2018-08-14T14:14:00Z">
        <w:r w:rsidRPr="00D96694">
          <w:rPr>
            <w:webHidden/>
            <w:rPrChange w:id="428" w:author="Aleksa Corovic" w:date="2018-08-21T12:50:00Z">
              <w:rPr>
                <w:noProof/>
                <w:webHidden/>
              </w:rPr>
            </w:rPrChange>
          </w:rPr>
          <w:t>9</w:t>
        </w:r>
        <w:r w:rsidRPr="00D96694">
          <w:rPr>
            <w:webHidden/>
            <w:rPrChange w:id="429" w:author="Aleksa Corovic" w:date="2018-08-21T12:50:00Z">
              <w:rPr>
                <w:noProof/>
                <w:webHidden/>
              </w:rPr>
            </w:rPrChange>
          </w:rPr>
          <w:fldChar w:fldCharType="end"/>
        </w:r>
        <w:r w:rsidRPr="00D96694">
          <w:rPr>
            <w:rStyle w:val="Hyperlink"/>
            <w:rPrChange w:id="430" w:author="Aleksa Corovic" w:date="2018-08-21T12:50:00Z">
              <w:rPr>
                <w:rStyle w:val="Hyperlink"/>
                <w:noProof/>
              </w:rPr>
            </w:rPrChange>
          </w:rPr>
          <w:fldChar w:fldCharType="end"/>
        </w:r>
      </w:ins>
    </w:p>
    <w:p w14:paraId="59AFB3DF" w14:textId="77777777" w:rsidR="0037741D" w:rsidRPr="00D96694" w:rsidRDefault="0037741D">
      <w:pPr>
        <w:pStyle w:val="TOC3"/>
        <w:tabs>
          <w:tab w:val="left" w:pos="1667"/>
          <w:tab w:val="right" w:leader="dot" w:pos="9345"/>
        </w:tabs>
        <w:rPr>
          <w:ins w:id="431" w:author="Filip Dutina" w:date="2018-08-14T14:14:00Z"/>
          <w:rFonts w:asciiTheme="minorHAnsi" w:eastAsiaTheme="minorEastAsia" w:hAnsiTheme="minorHAnsi" w:cstheme="minorBidi"/>
          <w:sz w:val="22"/>
          <w:szCs w:val="22"/>
          <w:lang w:eastAsia="en-GB"/>
          <w:rPrChange w:id="432" w:author="Aleksa Corovic" w:date="2018-08-21T12:50:00Z">
            <w:rPr>
              <w:ins w:id="433" w:author="Filip Dutina" w:date="2018-08-14T14:14:00Z"/>
              <w:rFonts w:asciiTheme="minorHAnsi" w:eastAsiaTheme="minorEastAsia" w:hAnsiTheme="minorHAnsi" w:cstheme="minorBidi"/>
              <w:noProof/>
              <w:sz w:val="22"/>
              <w:szCs w:val="22"/>
              <w:lang w:val="en-GB" w:eastAsia="en-GB"/>
            </w:rPr>
          </w:rPrChange>
        </w:rPr>
      </w:pPr>
      <w:ins w:id="434" w:author="Filip Dutina" w:date="2018-08-14T14:14:00Z">
        <w:r w:rsidRPr="00D96694">
          <w:rPr>
            <w:rStyle w:val="Hyperlink"/>
            <w:rPrChange w:id="435" w:author="Aleksa Corovic" w:date="2018-08-21T12:50:00Z">
              <w:rPr>
                <w:rStyle w:val="Hyperlink"/>
                <w:noProof/>
              </w:rPr>
            </w:rPrChange>
          </w:rPr>
          <w:fldChar w:fldCharType="begin"/>
        </w:r>
        <w:r w:rsidRPr="00D96694">
          <w:rPr>
            <w:rStyle w:val="Hyperlink"/>
            <w:rPrChange w:id="436" w:author="Aleksa Corovic" w:date="2018-08-21T12:50:00Z">
              <w:rPr>
                <w:rStyle w:val="Hyperlink"/>
                <w:noProof/>
              </w:rPr>
            </w:rPrChange>
          </w:rPr>
          <w:instrText xml:space="preserve"> </w:instrText>
        </w:r>
        <w:r w:rsidRPr="00D96694">
          <w:rPr>
            <w:rPrChange w:id="437" w:author="Aleksa Corovic" w:date="2018-08-21T12:50:00Z">
              <w:rPr>
                <w:noProof/>
              </w:rPr>
            </w:rPrChange>
          </w:rPr>
          <w:instrText>HYPERLINK \l "_Toc522019397"</w:instrText>
        </w:r>
        <w:r w:rsidRPr="00D96694">
          <w:rPr>
            <w:rStyle w:val="Hyperlink"/>
            <w:rPrChange w:id="438" w:author="Aleksa Corovic" w:date="2018-08-21T12:50:00Z">
              <w:rPr>
                <w:rStyle w:val="Hyperlink"/>
                <w:noProof/>
              </w:rPr>
            </w:rPrChange>
          </w:rPr>
          <w:instrText xml:space="preserve"> </w:instrText>
        </w:r>
        <w:r w:rsidRPr="00D96694">
          <w:rPr>
            <w:rStyle w:val="Hyperlink"/>
            <w:rPrChange w:id="439" w:author="Aleksa Corovic" w:date="2018-08-21T12:50:00Z">
              <w:rPr>
                <w:rStyle w:val="Hyperlink"/>
                <w:noProof/>
              </w:rPr>
            </w:rPrChange>
          </w:rPr>
          <w:fldChar w:fldCharType="separate"/>
        </w:r>
        <w:r w:rsidRPr="00D96694">
          <w:rPr>
            <w:rStyle w:val="Hyperlink"/>
            <w:rPrChange w:id="440" w:author="Aleksa Corovic" w:date="2018-08-21T12:50:00Z">
              <w:rPr>
                <w:rStyle w:val="Hyperlink"/>
                <w:noProof/>
              </w:rPr>
            </w:rPrChange>
          </w:rPr>
          <w:t>2.3.2</w:t>
        </w:r>
        <w:r w:rsidRPr="00D96694">
          <w:rPr>
            <w:rFonts w:asciiTheme="minorHAnsi" w:eastAsiaTheme="minorEastAsia" w:hAnsiTheme="minorHAnsi" w:cstheme="minorBidi"/>
            <w:sz w:val="22"/>
            <w:szCs w:val="22"/>
            <w:lang w:eastAsia="en-GB"/>
            <w:rPrChange w:id="44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42" w:author="Aleksa Corovic" w:date="2018-08-21T12:50:00Z">
              <w:rPr>
                <w:rStyle w:val="Hyperlink"/>
                <w:noProof/>
              </w:rPr>
            </w:rPrChange>
          </w:rPr>
          <w:t xml:space="preserve">Struktura </w:t>
        </w:r>
        <w:r w:rsidRPr="00C21D6B">
          <w:rPr>
            <w:rStyle w:val="Hyperlink"/>
            <w:i/>
            <w:rPrChange w:id="443" w:author="Filip Dutina" w:date="2018-09-04T12:46:00Z">
              <w:rPr>
                <w:rStyle w:val="Hyperlink"/>
                <w:noProof/>
              </w:rPr>
            </w:rPrChange>
          </w:rPr>
          <w:t>IPv6</w:t>
        </w:r>
        <w:r w:rsidRPr="00D96694">
          <w:rPr>
            <w:rStyle w:val="Hyperlink"/>
            <w:rPrChange w:id="444" w:author="Aleksa Corovic" w:date="2018-08-21T12:50:00Z">
              <w:rPr>
                <w:rStyle w:val="Hyperlink"/>
                <w:noProof/>
              </w:rPr>
            </w:rPrChange>
          </w:rPr>
          <w:t xml:space="preserve"> paketa</w:t>
        </w:r>
        <w:r w:rsidRPr="00D96694">
          <w:rPr>
            <w:webHidden/>
            <w:rPrChange w:id="445" w:author="Aleksa Corovic" w:date="2018-08-21T12:50:00Z">
              <w:rPr>
                <w:noProof/>
                <w:webHidden/>
              </w:rPr>
            </w:rPrChange>
          </w:rPr>
          <w:tab/>
        </w:r>
        <w:r w:rsidRPr="00D96694">
          <w:rPr>
            <w:webHidden/>
            <w:rPrChange w:id="446" w:author="Aleksa Corovic" w:date="2018-08-21T12:50:00Z">
              <w:rPr>
                <w:noProof/>
                <w:webHidden/>
              </w:rPr>
            </w:rPrChange>
          </w:rPr>
          <w:fldChar w:fldCharType="begin"/>
        </w:r>
        <w:r w:rsidRPr="00D96694">
          <w:rPr>
            <w:webHidden/>
            <w:rPrChange w:id="447" w:author="Aleksa Corovic" w:date="2018-08-21T12:50:00Z">
              <w:rPr>
                <w:noProof/>
                <w:webHidden/>
              </w:rPr>
            </w:rPrChange>
          </w:rPr>
          <w:instrText xml:space="preserve"> PAGEREF _Toc522019397 \h </w:instrText>
        </w:r>
      </w:ins>
      <w:r w:rsidRPr="00D96694">
        <w:rPr>
          <w:webHidden/>
          <w:rPrChange w:id="448" w:author="Aleksa Corovic" w:date="2018-08-21T12:50:00Z">
            <w:rPr>
              <w:webHidden/>
            </w:rPr>
          </w:rPrChange>
        </w:rPr>
      </w:r>
      <w:r w:rsidRPr="00D96694">
        <w:rPr>
          <w:webHidden/>
          <w:rPrChange w:id="449" w:author="Aleksa Corovic" w:date="2018-08-21T12:50:00Z">
            <w:rPr>
              <w:noProof/>
              <w:webHidden/>
            </w:rPr>
          </w:rPrChange>
        </w:rPr>
        <w:fldChar w:fldCharType="separate"/>
      </w:r>
      <w:ins w:id="450" w:author="Filip Dutina" w:date="2018-08-14T14:14:00Z">
        <w:r w:rsidRPr="00D96694">
          <w:rPr>
            <w:webHidden/>
            <w:rPrChange w:id="451" w:author="Aleksa Corovic" w:date="2018-08-21T12:50:00Z">
              <w:rPr>
                <w:noProof/>
                <w:webHidden/>
              </w:rPr>
            </w:rPrChange>
          </w:rPr>
          <w:t>10</w:t>
        </w:r>
        <w:r w:rsidRPr="00D96694">
          <w:rPr>
            <w:webHidden/>
            <w:rPrChange w:id="452" w:author="Aleksa Corovic" w:date="2018-08-21T12:50:00Z">
              <w:rPr>
                <w:noProof/>
                <w:webHidden/>
              </w:rPr>
            </w:rPrChange>
          </w:rPr>
          <w:fldChar w:fldCharType="end"/>
        </w:r>
        <w:r w:rsidRPr="00D96694">
          <w:rPr>
            <w:rStyle w:val="Hyperlink"/>
            <w:rPrChange w:id="453" w:author="Aleksa Corovic" w:date="2018-08-21T12:50:00Z">
              <w:rPr>
                <w:rStyle w:val="Hyperlink"/>
                <w:noProof/>
              </w:rPr>
            </w:rPrChange>
          </w:rPr>
          <w:fldChar w:fldCharType="end"/>
        </w:r>
      </w:ins>
    </w:p>
    <w:p w14:paraId="44945392" w14:textId="77777777" w:rsidR="0037741D" w:rsidRPr="00D96694" w:rsidRDefault="0037741D">
      <w:pPr>
        <w:pStyle w:val="TOC2"/>
        <w:rPr>
          <w:ins w:id="454" w:author="Filip Dutina" w:date="2018-08-14T14:14:00Z"/>
          <w:rFonts w:asciiTheme="minorHAnsi" w:eastAsiaTheme="minorEastAsia" w:hAnsiTheme="minorHAnsi" w:cstheme="minorBidi"/>
          <w:sz w:val="22"/>
          <w:szCs w:val="22"/>
          <w:lang w:eastAsia="en-GB"/>
          <w:rPrChange w:id="455" w:author="Aleksa Corovic" w:date="2018-08-21T12:50:00Z">
            <w:rPr>
              <w:ins w:id="456" w:author="Filip Dutina" w:date="2018-08-14T14:14:00Z"/>
              <w:rFonts w:asciiTheme="minorHAnsi" w:eastAsiaTheme="minorEastAsia" w:hAnsiTheme="minorHAnsi" w:cstheme="minorBidi"/>
              <w:noProof/>
              <w:sz w:val="22"/>
              <w:szCs w:val="22"/>
              <w:lang w:val="en-GB" w:eastAsia="en-GB"/>
            </w:rPr>
          </w:rPrChange>
        </w:rPr>
      </w:pPr>
      <w:ins w:id="457" w:author="Filip Dutina" w:date="2018-08-14T14:14:00Z">
        <w:r w:rsidRPr="00D96694">
          <w:rPr>
            <w:rStyle w:val="Hyperlink"/>
            <w:rPrChange w:id="458" w:author="Aleksa Corovic" w:date="2018-08-21T12:50:00Z">
              <w:rPr>
                <w:rStyle w:val="Hyperlink"/>
                <w:noProof/>
              </w:rPr>
            </w:rPrChange>
          </w:rPr>
          <w:fldChar w:fldCharType="begin"/>
        </w:r>
        <w:r w:rsidRPr="00D96694">
          <w:rPr>
            <w:rStyle w:val="Hyperlink"/>
            <w:rPrChange w:id="459" w:author="Aleksa Corovic" w:date="2018-08-21T12:50:00Z">
              <w:rPr>
                <w:rStyle w:val="Hyperlink"/>
                <w:noProof/>
              </w:rPr>
            </w:rPrChange>
          </w:rPr>
          <w:instrText xml:space="preserve"> </w:instrText>
        </w:r>
        <w:r w:rsidRPr="00D96694">
          <w:rPr>
            <w:rPrChange w:id="460" w:author="Aleksa Corovic" w:date="2018-08-21T12:50:00Z">
              <w:rPr>
                <w:noProof/>
              </w:rPr>
            </w:rPrChange>
          </w:rPr>
          <w:instrText>HYPERLINK \l "_Toc522019398"</w:instrText>
        </w:r>
        <w:r w:rsidRPr="00D96694">
          <w:rPr>
            <w:rStyle w:val="Hyperlink"/>
            <w:rPrChange w:id="461" w:author="Aleksa Corovic" w:date="2018-08-21T12:50:00Z">
              <w:rPr>
                <w:rStyle w:val="Hyperlink"/>
                <w:noProof/>
              </w:rPr>
            </w:rPrChange>
          </w:rPr>
          <w:instrText xml:space="preserve"> </w:instrText>
        </w:r>
        <w:r w:rsidRPr="00D96694">
          <w:rPr>
            <w:rStyle w:val="Hyperlink"/>
            <w:rPrChange w:id="462" w:author="Aleksa Corovic" w:date="2018-08-21T12:50:00Z">
              <w:rPr>
                <w:rStyle w:val="Hyperlink"/>
                <w:noProof/>
              </w:rPr>
            </w:rPrChange>
          </w:rPr>
          <w:fldChar w:fldCharType="separate"/>
        </w:r>
        <w:r w:rsidRPr="00D96694">
          <w:rPr>
            <w:rStyle w:val="Hyperlink"/>
            <w:rPrChange w:id="463" w:author="Aleksa Corovic" w:date="2018-08-21T12:50:00Z">
              <w:rPr>
                <w:rStyle w:val="Hyperlink"/>
                <w:noProof/>
                <w:lang w:val="en-GB"/>
              </w:rPr>
            </w:rPrChange>
          </w:rPr>
          <w:t>2.4</w:t>
        </w:r>
        <w:r w:rsidRPr="00D96694">
          <w:rPr>
            <w:rFonts w:asciiTheme="minorHAnsi" w:eastAsiaTheme="minorEastAsia" w:hAnsiTheme="minorHAnsi" w:cstheme="minorBidi"/>
            <w:sz w:val="22"/>
            <w:szCs w:val="22"/>
            <w:lang w:eastAsia="en-GB"/>
            <w:rPrChange w:id="46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65" w:author="Aleksa Corovic" w:date="2018-08-21T12:50:00Z">
              <w:rPr>
                <w:rStyle w:val="Hyperlink"/>
                <w:noProof/>
                <w:lang w:val="en-GB"/>
              </w:rPr>
            </w:rPrChange>
          </w:rPr>
          <w:t>Asimetrična RSA enkripcija, osobine i primena</w:t>
        </w:r>
        <w:r w:rsidRPr="00D96694">
          <w:rPr>
            <w:webHidden/>
            <w:rPrChange w:id="466" w:author="Aleksa Corovic" w:date="2018-08-21T12:50:00Z">
              <w:rPr>
                <w:noProof/>
                <w:webHidden/>
              </w:rPr>
            </w:rPrChange>
          </w:rPr>
          <w:tab/>
        </w:r>
        <w:r w:rsidRPr="00D96694">
          <w:rPr>
            <w:webHidden/>
            <w:rPrChange w:id="467" w:author="Aleksa Corovic" w:date="2018-08-21T12:50:00Z">
              <w:rPr>
                <w:noProof/>
                <w:webHidden/>
              </w:rPr>
            </w:rPrChange>
          </w:rPr>
          <w:fldChar w:fldCharType="begin"/>
        </w:r>
        <w:r w:rsidRPr="00D96694">
          <w:rPr>
            <w:webHidden/>
            <w:rPrChange w:id="468" w:author="Aleksa Corovic" w:date="2018-08-21T12:50:00Z">
              <w:rPr>
                <w:noProof/>
                <w:webHidden/>
              </w:rPr>
            </w:rPrChange>
          </w:rPr>
          <w:instrText xml:space="preserve"> PAGEREF _Toc522019398 \h </w:instrText>
        </w:r>
      </w:ins>
      <w:r w:rsidRPr="00D96694">
        <w:rPr>
          <w:webHidden/>
          <w:rPrChange w:id="469" w:author="Aleksa Corovic" w:date="2018-08-21T12:50:00Z">
            <w:rPr>
              <w:webHidden/>
            </w:rPr>
          </w:rPrChange>
        </w:rPr>
      </w:r>
      <w:r w:rsidRPr="00D96694">
        <w:rPr>
          <w:webHidden/>
          <w:rPrChange w:id="470" w:author="Aleksa Corovic" w:date="2018-08-21T12:50:00Z">
            <w:rPr>
              <w:noProof/>
              <w:webHidden/>
            </w:rPr>
          </w:rPrChange>
        </w:rPr>
        <w:fldChar w:fldCharType="separate"/>
      </w:r>
      <w:ins w:id="471" w:author="Filip Dutina" w:date="2018-08-14T14:14:00Z">
        <w:r w:rsidRPr="00D96694">
          <w:rPr>
            <w:webHidden/>
            <w:rPrChange w:id="472" w:author="Aleksa Corovic" w:date="2018-08-21T12:50:00Z">
              <w:rPr>
                <w:noProof/>
                <w:webHidden/>
              </w:rPr>
            </w:rPrChange>
          </w:rPr>
          <w:t>11</w:t>
        </w:r>
        <w:r w:rsidRPr="00D96694">
          <w:rPr>
            <w:webHidden/>
            <w:rPrChange w:id="473" w:author="Aleksa Corovic" w:date="2018-08-21T12:50:00Z">
              <w:rPr>
                <w:noProof/>
                <w:webHidden/>
              </w:rPr>
            </w:rPrChange>
          </w:rPr>
          <w:fldChar w:fldCharType="end"/>
        </w:r>
        <w:r w:rsidRPr="00D96694">
          <w:rPr>
            <w:rStyle w:val="Hyperlink"/>
            <w:rPrChange w:id="474" w:author="Aleksa Corovic" w:date="2018-08-21T12:50:00Z">
              <w:rPr>
                <w:rStyle w:val="Hyperlink"/>
                <w:noProof/>
              </w:rPr>
            </w:rPrChange>
          </w:rPr>
          <w:fldChar w:fldCharType="end"/>
        </w:r>
      </w:ins>
    </w:p>
    <w:p w14:paraId="0956CE8D" w14:textId="77777777" w:rsidR="0037741D" w:rsidRPr="00D96694" w:rsidRDefault="0037741D">
      <w:pPr>
        <w:pStyle w:val="TOC3"/>
        <w:tabs>
          <w:tab w:val="left" w:pos="1667"/>
          <w:tab w:val="right" w:leader="dot" w:pos="9345"/>
        </w:tabs>
        <w:rPr>
          <w:ins w:id="475" w:author="Filip Dutina" w:date="2018-08-14T14:14:00Z"/>
          <w:rFonts w:asciiTheme="minorHAnsi" w:eastAsiaTheme="minorEastAsia" w:hAnsiTheme="minorHAnsi" w:cstheme="minorBidi"/>
          <w:sz w:val="22"/>
          <w:szCs w:val="22"/>
          <w:lang w:eastAsia="en-GB"/>
          <w:rPrChange w:id="476" w:author="Aleksa Corovic" w:date="2018-08-21T12:50:00Z">
            <w:rPr>
              <w:ins w:id="477" w:author="Filip Dutina" w:date="2018-08-14T14:14:00Z"/>
              <w:rFonts w:asciiTheme="minorHAnsi" w:eastAsiaTheme="minorEastAsia" w:hAnsiTheme="minorHAnsi" w:cstheme="minorBidi"/>
              <w:noProof/>
              <w:sz w:val="22"/>
              <w:szCs w:val="22"/>
              <w:lang w:val="en-GB" w:eastAsia="en-GB"/>
            </w:rPr>
          </w:rPrChange>
        </w:rPr>
      </w:pPr>
      <w:ins w:id="478" w:author="Filip Dutina" w:date="2018-08-14T14:14:00Z">
        <w:r w:rsidRPr="00D96694">
          <w:rPr>
            <w:rStyle w:val="Hyperlink"/>
            <w:rPrChange w:id="479" w:author="Aleksa Corovic" w:date="2018-08-21T12:50:00Z">
              <w:rPr>
                <w:rStyle w:val="Hyperlink"/>
                <w:noProof/>
              </w:rPr>
            </w:rPrChange>
          </w:rPr>
          <w:fldChar w:fldCharType="begin"/>
        </w:r>
        <w:r w:rsidRPr="00D96694">
          <w:rPr>
            <w:rStyle w:val="Hyperlink"/>
            <w:rPrChange w:id="480" w:author="Aleksa Corovic" w:date="2018-08-21T12:50:00Z">
              <w:rPr>
                <w:rStyle w:val="Hyperlink"/>
                <w:noProof/>
              </w:rPr>
            </w:rPrChange>
          </w:rPr>
          <w:instrText xml:space="preserve"> </w:instrText>
        </w:r>
        <w:r w:rsidRPr="00D96694">
          <w:rPr>
            <w:rPrChange w:id="481" w:author="Aleksa Corovic" w:date="2018-08-21T12:50:00Z">
              <w:rPr>
                <w:noProof/>
              </w:rPr>
            </w:rPrChange>
          </w:rPr>
          <w:instrText>HYPERLINK \l "_Toc522019399"</w:instrText>
        </w:r>
        <w:r w:rsidRPr="00D96694">
          <w:rPr>
            <w:rStyle w:val="Hyperlink"/>
            <w:rPrChange w:id="482" w:author="Aleksa Corovic" w:date="2018-08-21T12:50:00Z">
              <w:rPr>
                <w:rStyle w:val="Hyperlink"/>
                <w:noProof/>
              </w:rPr>
            </w:rPrChange>
          </w:rPr>
          <w:instrText xml:space="preserve"> </w:instrText>
        </w:r>
        <w:r w:rsidRPr="00D96694">
          <w:rPr>
            <w:rStyle w:val="Hyperlink"/>
            <w:rPrChange w:id="483" w:author="Aleksa Corovic" w:date="2018-08-21T12:50:00Z">
              <w:rPr>
                <w:rStyle w:val="Hyperlink"/>
                <w:noProof/>
              </w:rPr>
            </w:rPrChange>
          </w:rPr>
          <w:fldChar w:fldCharType="separate"/>
        </w:r>
        <w:r w:rsidRPr="00D96694">
          <w:rPr>
            <w:rStyle w:val="Hyperlink"/>
            <w:rPrChange w:id="484" w:author="Aleksa Corovic" w:date="2018-08-21T12:50:00Z">
              <w:rPr>
                <w:rStyle w:val="Hyperlink"/>
                <w:noProof/>
                <w:lang w:val="en-GB"/>
              </w:rPr>
            </w:rPrChange>
          </w:rPr>
          <w:t>2.4.1</w:t>
        </w:r>
        <w:r w:rsidRPr="00D96694">
          <w:rPr>
            <w:rFonts w:asciiTheme="minorHAnsi" w:eastAsiaTheme="minorEastAsia" w:hAnsiTheme="minorHAnsi" w:cstheme="minorBidi"/>
            <w:sz w:val="22"/>
            <w:szCs w:val="22"/>
            <w:lang w:eastAsia="en-GB"/>
            <w:rPrChange w:id="48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486" w:author="Aleksa Corovic" w:date="2018-08-21T12:50:00Z">
              <w:rPr>
                <w:rStyle w:val="Hyperlink"/>
                <w:noProof/>
                <w:lang w:val="en-GB"/>
              </w:rPr>
            </w:rPrChange>
          </w:rPr>
          <w:t>Elementi enkripcije</w:t>
        </w:r>
        <w:r w:rsidRPr="00D96694">
          <w:rPr>
            <w:webHidden/>
            <w:rPrChange w:id="487" w:author="Aleksa Corovic" w:date="2018-08-21T12:50:00Z">
              <w:rPr>
                <w:noProof/>
                <w:webHidden/>
              </w:rPr>
            </w:rPrChange>
          </w:rPr>
          <w:tab/>
        </w:r>
        <w:r w:rsidRPr="00D96694">
          <w:rPr>
            <w:webHidden/>
            <w:rPrChange w:id="488" w:author="Aleksa Corovic" w:date="2018-08-21T12:50:00Z">
              <w:rPr>
                <w:noProof/>
                <w:webHidden/>
              </w:rPr>
            </w:rPrChange>
          </w:rPr>
          <w:fldChar w:fldCharType="begin"/>
        </w:r>
        <w:r w:rsidRPr="00D96694">
          <w:rPr>
            <w:webHidden/>
            <w:rPrChange w:id="489" w:author="Aleksa Corovic" w:date="2018-08-21T12:50:00Z">
              <w:rPr>
                <w:noProof/>
                <w:webHidden/>
              </w:rPr>
            </w:rPrChange>
          </w:rPr>
          <w:instrText xml:space="preserve"> PAGEREF _Toc522019399 \h </w:instrText>
        </w:r>
      </w:ins>
      <w:r w:rsidRPr="00D96694">
        <w:rPr>
          <w:webHidden/>
          <w:rPrChange w:id="490" w:author="Aleksa Corovic" w:date="2018-08-21T12:50:00Z">
            <w:rPr>
              <w:webHidden/>
            </w:rPr>
          </w:rPrChange>
        </w:rPr>
      </w:r>
      <w:r w:rsidRPr="00D96694">
        <w:rPr>
          <w:webHidden/>
          <w:rPrChange w:id="491" w:author="Aleksa Corovic" w:date="2018-08-21T12:50:00Z">
            <w:rPr>
              <w:noProof/>
              <w:webHidden/>
            </w:rPr>
          </w:rPrChange>
        </w:rPr>
        <w:fldChar w:fldCharType="separate"/>
      </w:r>
      <w:ins w:id="492" w:author="Filip Dutina" w:date="2018-08-14T14:14:00Z">
        <w:r w:rsidRPr="00D96694">
          <w:rPr>
            <w:webHidden/>
            <w:rPrChange w:id="493" w:author="Aleksa Corovic" w:date="2018-08-21T12:50:00Z">
              <w:rPr>
                <w:noProof/>
                <w:webHidden/>
              </w:rPr>
            </w:rPrChange>
          </w:rPr>
          <w:t>11</w:t>
        </w:r>
        <w:r w:rsidRPr="00D96694">
          <w:rPr>
            <w:webHidden/>
            <w:rPrChange w:id="494" w:author="Aleksa Corovic" w:date="2018-08-21T12:50:00Z">
              <w:rPr>
                <w:noProof/>
                <w:webHidden/>
              </w:rPr>
            </w:rPrChange>
          </w:rPr>
          <w:fldChar w:fldCharType="end"/>
        </w:r>
        <w:r w:rsidRPr="00D96694">
          <w:rPr>
            <w:rStyle w:val="Hyperlink"/>
            <w:rPrChange w:id="495" w:author="Aleksa Corovic" w:date="2018-08-21T12:50:00Z">
              <w:rPr>
                <w:rStyle w:val="Hyperlink"/>
                <w:noProof/>
              </w:rPr>
            </w:rPrChange>
          </w:rPr>
          <w:fldChar w:fldCharType="end"/>
        </w:r>
      </w:ins>
    </w:p>
    <w:p w14:paraId="623EA7C6" w14:textId="77777777" w:rsidR="0037741D" w:rsidRPr="00D96694" w:rsidRDefault="0037741D">
      <w:pPr>
        <w:pStyle w:val="TOC3"/>
        <w:tabs>
          <w:tab w:val="left" w:pos="1667"/>
          <w:tab w:val="right" w:leader="dot" w:pos="9345"/>
        </w:tabs>
        <w:rPr>
          <w:ins w:id="496" w:author="Filip Dutina" w:date="2018-08-14T14:14:00Z"/>
          <w:rFonts w:asciiTheme="minorHAnsi" w:eastAsiaTheme="minorEastAsia" w:hAnsiTheme="minorHAnsi" w:cstheme="minorBidi"/>
          <w:sz w:val="22"/>
          <w:szCs w:val="22"/>
          <w:lang w:eastAsia="en-GB"/>
          <w:rPrChange w:id="497" w:author="Aleksa Corovic" w:date="2018-08-21T12:50:00Z">
            <w:rPr>
              <w:ins w:id="498" w:author="Filip Dutina" w:date="2018-08-14T14:14:00Z"/>
              <w:rFonts w:asciiTheme="minorHAnsi" w:eastAsiaTheme="minorEastAsia" w:hAnsiTheme="minorHAnsi" w:cstheme="minorBidi"/>
              <w:noProof/>
              <w:sz w:val="22"/>
              <w:szCs w:val="22"/>
              <w:lang w:val="en-GB" w:eastAsia="en-GB"/>
            </w:rPr>
          </w:rPrChange>
        </w:rPr>
      </w:pPr>
      <w:ins w:id="499" w:author="Filip Dutina" w:date="2018-08-14T14:14:00Z">
        <w:r w:rsidRPr="00D96694">
          <w:rPr>
            <w:rStyle w:val="Hyperlink"/>
            <w:rPrChange w:id="500" w:author="Aleksa Corovic" w:date="2018-08-21T12:50:00Z">
              <w:rPr>
                <w:rStyle w:val="Hyperlink"/>
                <w:noProof/>
              </w:rPr>
            </w:rPrChange>
          </w:rPr>
          <w:fldChar w:fldCharType="begin"/>
        </w:r>
        <w:r w:rsidRPr="00D96694">
          <w:rPr>
            <w:rStyle w:val="Hyperlink"/>
            <w:rPrChange w:id="501" w:author="Aleksa Corovic" w:date="2018-08-21T12:50:00Z">
              <w:rPr>
                <w:rStyle w:val="Hyperlink"/>
                <w:noProof/>
              </w:rPr>
            </w:rPrChange>
          </w:rPr>
          <w:instrText xml:space="preserve"> </w:instrText>
        </w:r>
        <w:r w:rsidRPr="00D96694">
          <w:rPr>
            <w:rPrChange w:id="502" w:author="Aleksa Corovic" w:date="2018-08-21T12:50:00Z">
              <w:rPr>
                <w:noProof/>
              </w:rPr>
            </w:rPrChange>
          </w:rPr>
          <w:instrText>HYPERLINK \l "_Toc522019400"</w:instrText>
        </w:r>
        <w:r w:rsidRPr="00D96694">
          <w:rPr>
            <w:rStyle w:val="Hyperlink"/>
            <w:rPrChange w:id="503" w:author="Aleksa Corovic" w:date="2018-08-21T12:50:00Z">
              <w:rPr>
                <w:rStyle w:val="Hyperlink"/>
                <w:noProof/>
              </w:rPr>
            </w:rPrChange>
          </w:rPr>
          <w:instrText xml:space="preserve"> </w:instrText>
        </w:r>
        <w:r w:rsidRPr="00D96694">
          <w:rPr>
            <w:rStyle w:val="Hyperlink"/>
            <w:rPrChange w:id="504" w:author="Aleksa Corovic" w:date="2018-08-21T12:50:00Z">
              <w:rPr>
                <w:rStyle w:val="Hyperlink"/>
                <w:noProof/>
              </w:rPr>
            </w:rPrChange>
          </w:rPr>
          <w:fldChar w:fldCharType="separate"/>
        </w:r>
        <w:r w:rsidRPr="00D96694">
          <w:rPr>
            <w:rStyle w:val="Hyperlink"/>
            <w:rPrChange w:id="505" w:author="Aleksa Corovic" w:date="2018-08-21T12:50:00Z">
              <w:rPr>
                <w:rStyle w:val="Hyperlink"/>
                <w:noProof/>
                <w:lang w:val="en-GB"/>
              </w:rPr>
            </w:rPrChange>
          </w:rPr>
          <w:t>2.4.2</w:t>
        </w:r>
        <w:r w:rsidRPr="00D96694">
          <w:rPr>
            <w:rFonts w:asciiTheme="minorHAnsi" w:eastAsiaTheme="minorEastAsia" w:hAnsiTheme="minorHAnsi" w:cstheme="minorBidi"/>
            <w:sz w:val="22"/>
            <w:szCs w:val="22"/>
            <w:lang w:eastAsia="en-GB"/>
            <w:rPrChange w:id="50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07" w:author="Aleksa Corovic" w:date="2018-08-21T12:50:00Z">
              <w:rPr>
                <w:rStyle w:val="Hyperlink"/>
                <w:noProof/>
                <w:lang w:val="en-GB"/>
              </w:rPr>
            </w:rPrChange>
          </w:rPr>
          <w:t>Osobine RSA enkripcije</w:t>
        </w:r>
        <w:r w:rsidRPr="00D96694">
          <w:rPr>
            <w:webHidden/>
            <w:rPrChange w:id="508" w:author="Aleksa Corovic" w:date="2018-08-21T12:50:00Z">
              <w:rPr>
                <w:noProof/>
                <w:webHidden/>
              </w:rPr>
            </w:rPrChange>
          </w:rPr>
          <w:tab/>
        </w:r>
        <w:r w:rsidRPr="00D96694">
          <w:rPr>
            <w:webHidden/>
            <w:rPrChange w:id="509" w:author="Aleksa Corovic" w:date="2018-08-21T12:50:00Z">
              <w:rPr>
                <w:noProof/>
                <w:webHidden/>
              </w:rPr>
            </w:rPrChange>
          </w:rPr>
          <w:fldChar w:fldCharType="begin"/>
        </w:r>
        <w:r w:rsidRPr="00D96694">
          <w:rPr>
            <w:webHidden/>
            <w:rPrChange w:id="510" w:author="Aleksa Corovic" w:date="2018-08-21T12:50:00Z">
              <w:rPr>
                <w:noProof/>
                <w:webHidden/>
              </w:rPr>
            </w:rPrChange>
          </w:rPr>
          <w:instrText xml:space="preserve"> PAGEREF _Toc522019400 \h </w:instrText>
        </w:r>
      </w:ins>
      <w:r w:rsidRPr="00D96694">
        <w:rPr>
          <w:webHidden/>
          <w:rPrChange w:id="511" w:author="Aleksa Corovic" w:date="2018-08-21T12:50:00Z">
            <w:rPr>
              <w:webHidden/>
            </w:rPr>
          </w:rPrChange>
        </w:rPr>
      </w:r>
      <w:r w:rsidRPr="00D96694">
        <w:rPr>
          <w:webHidden/>
          <w:rPrChange w:id="512" w:author="Aleksa Corovic" w:date="2018-08-21T12:50:00Z">
            <w:rPr>
              <w:noProof/>
              <w:webHidden/>
            </w:rPr>
          </w:rPrChange>
        </w:rPr>
        <w:fldChar w:fldCharType="separate"/>
      </w:r>
      <w:ins w:id="513" w:author="Filip Dutina" w:date="2018-08-14T14:14:00Z">
        <w:r w:rsidRPr="00D96694">
          <w:rPr>
            <w:webHidden/>
            <w:rPrChange w:id="514" w:author="Aleksa Corovic" w:date="2018-08-21T12:50:00Z">
              <w:rPr>
                <w:noProof/>
                <w:webHidden/>
              </w:rPr>
            </w:rPrChange>
          </w:rPr>
          <w:t>12</w:t>
        </w:r>
        <w:r w:rsidRPr="00D96694">
          <w:rPr>
            <w:webHidden/>
            <w:rPrChange w:id="515" w:author="Aleksa Corovic" w:date="2018-08-21T12:50:00Z">
              <w:rPr>
                <w:noProof/>
                <w:webHidden/>
              </w:rPr>
            </w:rPrChange>
          </w:rPr>
          <w:fldChar w:fldCharType="end"/>
        </w:r>
        <w:r w:rsidRPr="00D96694">
          <w:rPr>
            <w:rStyle w:val="Hyperlink"/>
            <w:rPrChange w:id="516" w:author="Aleksa Corovic" w:date="2018-08-21T12:50:00Z">
              <w:rPr>
                <w:rStyle w:val="Hyperlink"/>
                <w:noProof/>
              </w:rPr>
            </w:rPrChange>
          </w:rPr>
          <w:fldChar w:fldCharType="end"/>
        </w:r>
      </w:ins>
    </w:p>
    <w:p w14:paraId="18B74BBF" w14:textId="77777777" w:rsidR="0037741D" w:rsidRPr="00D96694" w:rsidRDefault="0037741D">
      <w:pPr>
        <w:pStyle w:val="TOC3"/>
        <w:tabs>
          <w:tab w:val="left" w:pos="1667"/>
          <w:tab w:val="right" w:leader="dot" w:pos="9345"/>
        </w:tabs>
        <w:rPr>
          <w:ins w:id="517" w:author="Filip Dutina" w:date="2018-08-14T14:14:00Z"/>
          <w:rFonts w:asciiTheme="minorHAnsi" w:eastAsiaTheme="minorEastAsia" w:hAnsiTheme="minorHAnsi" w:cstheme="minorBidi"/>
          <w:sz w:val="22"/>
          <w:szCs w:val="22"/>
          <w:lang w:eastAsia="en-GB"/>
          <w:rPrChange w:id="518" w:author="Aleksa Corovic" w:date="2018-08-21T12:50:00Z">
            <w:rPr>
              <w:ins w:id="519" w:author="Filip Dutina" w:date="2018-08-14T14:14:00Z"/>
              <w:rFonts w:asciiTheme="minorHAnsi" w:eastAsiaTheme="minorEastAsia" w:hAnsiTheme="minorHAnsi" w:cstheme="minorBidi"/>
              <w:noProof/>
              <w:sz w:val="22"/>
              <w:szCs w:val="22"/>
              <w:lang w:val="en-GB" w:eastAsia="en-GB"/>
            </w:rPr>
          </w:rPrChange>
        </w:rPr>
      </w:pPr>
      <w:ins w:id="520" w:author="Filip Dutina" w:date="2018-08-14T14:14:00Z">
        <w:r w:rsidRPr="00D96694">
          <w:rPr>
            <w:rStyle w:val="Hyperlink"/>
            <w:rPrChange w:id="521" w:author="Aleksa Corovic" w:date="2018-08-21T12:50:00Z">
              <w:rPr>
                <w:rStyle w:val="Hyperlink"/>
                <w:noProof/>
              </w:rPr>
            </w:rPrChange>
          </w:rPr>
          <w:fldChar w:fldCharType="begin"/>
        </w:r>
        <w:r w:rsidRPr="00D96694">
          <w:rPr>
            <w:rStyle w:val="Hyperlink"/>
            <w:rPrChange w:id="522" w:author="Aleksa Corovic" w:date="2018-08-21T12:50:00Z">
              <w:rPr>
                <w:rStyle w:val="Hyperlink"/>
                <w:noProof/>
              </w:rPr>
            </w:rPrChange>
          </w:rPr>
          <w:instrText xml:space="preserve"> </w:instrText>
        </w:r>
        <w:r w:rsidRPr="00D96694">
          <w:rPr>
            <w:rPrChange w:id="523" w:author="Aleksa Corovic" w:date="2018-08-21T12:50:00Z">
              <w:rPr>
                <w:noProof/>
              </w:rPr>
            </w:rPrChange>
          </w:rPr>
          <w:instrText>HYPERLINK \l "_Toc522019401"</w:instrText>
        </w:r>
        <w:r w:rsidRPr="00D96694">
          <w:rPr>
            <w:rStyle w:val="Hyperlink"/>
            <w:rPrChange w:id="524" w:author="Aleksa Corovic" w:date="2018-08-21T12:50:00Z">
              <w:rPr>
                <w:rStyle w:val="Hyperlink"/>
                <w:noProof/>
              </w:rPr>
            </w:rPrChange>
          </w:rPr>
          <w:instrText xml:space="preserve"> </w:instrText>
        </w:r>
        <w:r w:rsidRPr="00D96694">
          <w:rPr>
            <w:rStyle w:val="Hyperlink"/>
            <w:rPrChange w:id="525" w:author="Aleksa Corovic" w:date="2018-08-21T12:50:00Z">
              <w:rPr>
                <w:rStyle w:val="Hyperlink"/>
                <w:noProof/>
              </w:rPr>
            </w:rPrChange>
          </w:rPr>
          <w:fldChar w:fldCharType="separate"/>
        </w:r>
        <w:r w:rsidRPr="00D96694">
          <w:rPr>
            <w:rStyle w:val="Hyperlink"/>
            <w:rPrChange w:id="526" w:author="Aleksa Corovic" w:date="2018-08-21T12:50:00Z">
              <w:rPr>
                <w:rStyle w:val="Hyperlink"/>
                <w:noProof/>
                <w:lang w:val="en-GB"/>
              </w:rPr>
            </w:rPrChange>
          </w:rPr>
          <w:t>2.4.3</w:t>
        </w:r>
        <w:r w:rsidRPr="00D96694">
          <w:rPr>
            <w:rFonts w:asciiTheme="minorHAnsi" w:eastAsiaTheme="minorEastAsia" w:hAnsiTheme="minorHAnsi" w:cstheme="minorBidi"/>
            <w:sz w:val="22"/>
            <w:szCs w:val="22"/>
            <w:lang w:eastAsia="en-GB"/>
            <w:rPrChange w:id="52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28" w:author="Aleksa Corovic" w:date="2018-08-21T12:50:00Z">
              <w:rPr>
                <w:rStyle w:val="Hyperlink"/>
                <w:noProof/>
                <w:lang w:val="en-GB"/>
              </w:rPr>
            </w:rPrChange>
          </w:rPr>
          <w:t>Algoritam RSA enkripcije</w:t>
        </w:r>
        <w:r w:rsidRPr="00D96694">
          <w:rPr>
            <w:webHidden/>
            <w:rPrChange w:id="529" w:author="Aleksa Corovic" w:date="2018-08-21T12:50:00Z">
              <w:rPr>
                <w:noProof/>
                <w:webHidden/>
              </w:rPr>
            </w:rPrChange>
          </w:rPr>
          <w:tab/>
        </w:r>
        <w:r w:rsidRPr="00D96694">
          <w:rPr>
            <w:webHidden/>
            <w:rPrChange w:id="530" w:author="Aleksa Corovic" w:date="2018-08-21T12:50:00Z">
              <w:rPr>
                <w:noProof/>
                <w:webHidden/>
              </w:rPr>
            </w:rPrChange>
          </w:rPr>
          <w:fldChar w:fldCharType="begin"/>
        </w:r>
        <w:r w:rsidRPr="00D96694">
          <w:rPr>
            <w:webHidden/>
            <w:rPrChange w:id="531" w:author="Aleksa Corovic" w:date="2018-08-21T12:50:00Z">
              <w:rPr>
                <w:noProof/>
                <w:webHidden/>
              </w:rPr>
            </w:rPrChange>
          </w:rPr>
          <w:instrText xml:space="preserve"> PAGEREF _Toc522019401 \h </w:instrText>
        </w:r>
      </w:ins>
      <w:r w:rsidRPr="00D96694">
        <w:rPr>
          <w:webHidden/>
          <w:rPrChange w:id="532" w:author="Aleksa Corovic" w:date="2018-08-21T12:50:00Z">
            <w:rPr>
              <w:webHidden/>
            </w:rPr>
          </w:rPrChange>
        </w:rPr>
      </w:r>
      <w:r w:rsidRPr="00D96694">
        <w:rPr>
          <w:webHidden/>
          <w:rPrChange w:id="533" w:author="Aleksa Corovic" w:date="2018-08-21T12:50:00Z">
            <w:rPr>
              <w:noProof/>
              <w:webHidden/>
            </w:rPr>
          </w:rPrChange>
        </w:rPr>
        <w:fldChar w:fldCharType="separate"/>
      </w:r>
      <w:ins w:id="534" w:author="Filip Dutina" w:date="2018-08-14T14:14:00Z">
        <w:r w:rsidRPr="00D96694">
          <w:rPr>
            <w:webHidden/>
            <w:rPrChange w:id="535" w:author="Aleksa Corovic" w:date="2018-08-21T12:50:00Z">
              <w:rPr>
                <w:noProof/>
                <w:webHidden/>
              </w:rPr>
            </w:rPrChange>
          </w:rPr>
          <w:t>13</w:t>
        </w:r>
        <w:r w:rsidRPr="00D96694">
          <w:rPr>
            <w:webHidden/>
            <w:rPrChange w:id="536" w:author="Aleksa Corovic" w:date="2018-08-21T12:50:00Z">
              <w:rPr>
                <w:noProof/>
                <w:webHidden/>
              </w:rPr>
            </w:rPrChange>
          </w:rPr>
          <w:fldChar w:fldCharType="end"/>
        </w:r>
        <w:r w:rsidRPr="00D96694">
          <w:rPr>
            <w:rStyle w:val="Hyperlink"/>
            <w:rPrChange w:id="537" w:author="Aleksa Corovic" w:date="2018-08-21T12:50:00Z">
              <w:rPr>
                <w:rStyle w:val="Hyperlink"/>
                <w:noProof/>
              </w:rPr>
            </w:rPrChange>
          </w:rPr>
          <w:fldChar w:fldCharType="end"/>
        </w:r>
      </w:ins>
    </w:p>
    <w:p w14:paraId="4AE198AE" w14:textId="77777777" w:rsidR="0037741D" w:rsidRPr="00D96694" w:rsidRDefault="0037741D">
      <w:pPr>
        <w:pStyle w:val="TOC1"/>
        <w:rPr>
          <w:ins w:id="538" w:author="Filip Dutina" w:date="2018-08-14T14:14:00Z"/>
          <w:rFonts w:asciiTheme="minorHAnsi" w:eastAsiaTheme="minorEastAsia" w:hAnsiTheme="minorHAnsi" w:cstheme="minorBidi"/>
          <w:sz w:val="22"/>
          <w:szCs w:val="22"/>
          <w:lang w:val="sr-Latn-RS" w:eastAsia="en-GB"/>
          <w:rPrChange w:id="539" w:author="Aleksa Corovic" w:date="2018-08-21T12:50:00Z">
            <w:rPr>
              <w:ins w:id="540" w:author="Filip Dutina" w:date="2018-08-14T14:14:00Z"/>
              <w:rFonts w:asciiTheme="minorHAnsi" w:eastAsiaTheme="minorEastAsia" w:hAnsiTheme="minorHAnsi" w:cstheme="minorBidi"/>
              <w:noProof/>
              <w:sz w:val="22"/>
              <w:szCs w:val="22"/>
              <w:lang w:val="en-GB" w:eastAsia="en-GB"/>
            </w:rPr>
          </w:rPrChange>
        </w:rPr>
      </w:pPr>
      <w:ins w:id="541" w:author="Filip Dutina" w:date="2018-08-14T14:14:00Z">
        <w:r w:rsidRPr="00D96694">
          <w:rPr>
            <w:rStyle w:val="Hyperlink"/>
            <w:lang w:val="sr-Latn-RS"/>
            <w:rPrChange w:id="542" w:author="Aleksa Corovic" w:date="2018-08-21T12:50:00Z">
              <w:rPr>
                <w:rStyle w:val="Hyperlink"/>
                <w:noProof/>
              </w:rPr>
            </w:rPrChange>
          </w:rPr>
          <w:fldChar w:fldCharType="begin"/>
        </w:r>
        <w:r w:rsidRPr="00D96694">
          <w:rPr>
            <w:rStyle w:val="Hyperlink"/>
            <w:lang w:val="sr-Latn-RS"/>
            <w:rPrChange w:id="543" w:author="Aleksa Corovic" w:date="2018-08-21T12:50:00Z">
              <w:rPr>
                <w:rStyle w:val="Hyperlink"/>
                <w:noProof/>
              </w:rPr>
            </w:rPrChange>
          </w:rPr>
          <w:instrText xml:space="preserve"> </w:instrText>
        </w:r>
        <w:r w:rsidRPr="00D96694">
          <w:rPr>
            <w:lang w:val="sr-Latn-RS"/>
            <w:rPrChange w:id="544" w:author="Aleksa Corovic" w:date="2018-08-21T12:50:00Z">
              <w:rPr>
                <w:noProof/>
              </w:rPr>
            </w:rPrChange>
          </w:rPr>
          <w:instrText>HYPERLINK \l "_Toc522019402"</w:instrText>
        </w:r>
        <w:r w:rsidRPr="00D96694">
          <w:rPr>
            <w:rStyle w:val="Hyperlink"/>
            <w:lang w:val="sr-Latn-RS"/>
            <w:rPrChange w:id="545" w:author="Aleksa Corovic" w:date="2018-08-21T12:50:00Z">
              <w:rPr>
                <w:rStyle w:val="Hyperlink"/>
                <w:noProof/>
              </w:rPr>
            </w:rPrChange>
          </w:rPr>
          <w:instrText xml:space="preserve"> </w:instrText>
        </w:r>
        <w:r w:rsidRPr="00D96694">
          <w:rPr>
            <w:rStyle w:val="Hyperlink"/>
            <w:lang w:val="sr-Latn-RS"/>
            <w:rPrChange w:id="546" w:author="Aleksa Corovic" w:date="2018-08-21T12:50:00Z">
              <w:rPr>
                <w:rStyle w:val="Hyperlink"/>
                <w:noProof/>
              </w:rPr>
            </w:rPrChange>
          </w:rPr>
          <w:fldChar w:fldCharType="separate"/>
        </w:r>
        <w:r w:rsidRPr="00D96694">
          <w:rPr>
            <w:rStyle w:val="Hyperlink"/>
            <w:lang w:val="sr-Latn-RS"/>
            <w:rPrChange w:id="547" w:author="Aleksa Corovic" w:date="2018-08-21T12:50:00Z">
              <w:rPr>
                <w:rStyle w:val="Hyperlink"/>
                <w:noProof/>
                <w:lang w:val="sr-Latn-RS"/>
              </w:rPr>
            </w:rPrChange>
          </w:rPr>
          <w:t>3.</w:t>
        </w:r>
        <w:r w:rsidRPr="00D96694">
          <w:rPr>
            <w:rFonts w:asciiTheme="minorHAnsi" w:eastAsiaTheme="minorEastAsia" w:hAnsiTheme="minorHAnsi" w:cstheme="minorBidi"/>
            <w:sz w:val="22"/>
            <w:szCs w:val="22"/>
            <w:lang w:val="sr-Latn-RS" w:eastAsia="en-GB"/>
            <w:rPrChange w:id="54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49" w:author="Aleksa Corovic" w:date="2018-08-21T12:50:00Z">
              <w:rPr>
                <w:rStyle w:val="Hyperlink"/>
                <w:noProof/>
              </w:rPr>
            </w:rPrChange>
          </w:rPr>
          <w:t xml:space="preserve">Koncept </w:t>
        </w:r>
        <w:r w:rsidRPr="00D96694">
          <w:rPr>
            <w:rStyle w:val="Hyperlink"/>
            <w:lang w:val="sr-Latn-RS"/>
            <w:rPrChange w:id="550" w:author="Aleksa Corovic" w:date="2018-08-21T12:50:00Z">
              <w:rPr>
                <w:rStyle w:val="Hyperlink"/>
                <w:noProof/>
                <w:lang w:val="sr-Latn-RS"/>
              </w:rPr>
            </w:rPrChange>
          </w:rPr>
          <w:t>rešenja</w:t>
        </w:r>
        <w:r w:rsidRPr="00D96694">
          <w:rPr>
            <w:webHidden/>
            <w:lang w:val="sr-Latn-RS"/>
            <w:rPrChange w:id="551" w:author="Aleksa Corovic" w:date="2018-08-21T12:50:00Z">
              <w:rPr>
                <w:noProof/>
                <w:webHidden/>
              </w:rPr>
            </w:rPrChange>
          </w:rPr>
          <w:tab/>
        </w:r>
        <w:r w:rsidRPr="00D96694">
          <w:rPr>
            <w:webHidden/>
            <w:lang w:val="sr-Latn-RS"/>
            <w:rPrChange w:id="552" w:author="Aleksa Corovic" w:date="2018-08-21T12:50:00Z">
              <w:rPr>
                <w:noProof/>
                <w:webHidden/>
              </w:rPr>
            </w:rPrChange>
          </w:rPr>
          <w:fldChar w:fldCharType="begin"/>
        </w:r>
        <w:r w:rsidRPr="00D96694">
          <w:rPr>
            <w:webHidden/>
            <w:lang w:val="sr-Latn-RS"/>
            <w:rPrChange w:id="553" w:author="Aleksa Corovic" w:date="2018-08-21T12:50:00Z">
              <w:rPr>
                <w:noProof/>
                <w:webHidden/>
              </w:rPr>
            </w:rPrChange>
          </w:rPr>
          <w:instrText xml:space="preserve"> PAGEREF _Toc522019402 \h </w:instrText>
        </w:r>
      </w:ins>
      <w:r w:rsidRPr="00D96694">
        <w:rPr>
          <w:webHidden/>
          <w:lang w:val="sr-Latn-RS"/>
          <w:rPrChange w:id="554" w:author="Aleksa Corovic" w:date="2018-08-21T12:50:00Z">
            <w:rPr>
              <w:webHidden/>
              <w:lang w:val="sr-Latn-RS"/>
            </w:rPr>
          </w:rPrChange>
        </w:rPr>
      </w:r>
      <w:r w:rsidRPr="00D96694">
        <w:rPr>
          <w:webHidden/>
          <w:lang w:val="sr-Latn-RS"/>
          <w:rPrChange w:id="555" w:author="Aleksa Corovic" w:date="2018-08-21T12:50:00Z">
            <w:rPr>
              <w:noProof/>
              <w:webHidden/>
            </w:rPr>
          </w:rPrChange>
        </w:rPr>
        <w:fldChar w:fldCharType="separate"/>
      </w:r>
      <w:ins w:id="556" w:author="Filip Dutina" w:date="2018-08-14T14:14:00Z">
        <w:r w:rsidRPr="00D96694">
          <w:rPr>
            <w:webHidden/>
            <w:lang w:val="sr-Latn-RS"/>
            <w:rPrChange w:id="557" w:author="Aleksa Corovic" w:date="2018-08-21T12:50:00Z">
              <w:rPr>
                <w:noProof/>
                <w:webHidden/>
              </w:rPr>
            </w:rPrChange>
          </w:rPr>
          <w:t>15</w:t>
        </w:r>
        <w:r w:rsidRPr="00D96694">
          <w:rPr>
            <w:webHidden/>
            <w:lang w:val="sr-Latn-RS"/>
            <w:rPrChange w:id="558" w:author="Aleksa Corovic" w:date="2018-08-21T12:50:00Z">
              <w:rPr>
                <w:noProof/>
                <w:webHidden/>
              </w:rPr>
            </w:rPrChange>
          </w:rPr>
          <w:fldChar w:fldCharType="end"/>
        </w:r>
        <w:r w:rsidRPr="00D96694">
          <w:rPr>
            <w:rStyle w:val="Hyperlink"/>
            <w:lang w:val="sr-Latn-RS"/>
            <w:rPrChange w:id="559" w:author="Aleksa Corovic" w:date="2018-08-21T12:50:00Z">
              <w:rPr>
                <w:rStyle w:val="Hyperlink"/>
                <w:noProof/>
              </w:rPr>
            </w:rPrChange>
          </w:rPr>
          <w:fldChar w:fldCharType="end"/>
        </w:r>
      </w:ins>
    </w:p>
    <w:p w14:paraId="4BAB3130" w14:textId="77777777" w:rsidR="0037741D" w:rsidRPr="00D96694" w:rsidRDefault="0037741D">
      <w:pPr>
        <w:pStyle w:val="TOC1"/>
        <w:rPr>
          <w:ins w:id="560" w:author="Filip Dutina" w:date="2018-08-14T14:14:00Z"/>
          <w:rFonts w:asciiTheme="minorHAnsi" w:eastAsiaTheme="minorEastAsia" w:hAnsiTheme="minorHAnsi" w:cstheme="minorBidi"/>
          <w:sz w:val="22"/>
          <w:szCs w:val="22"/>
          <w:lang w:val="sr-Latn-RS" w:eastAsia="en-GB"/>
          <w:rPrChange w:id="561" w:author="Aleksa Corovic" w:date="2018-08-21T12:50:00Z">
            <w:rPr>
              <w:ins w:id="562" w:author="Filip Dutina" w:date="2018-08-14T14:14:00Z"/>
              <w:rFonts w:asciiTheme="minorHAnsi" w:eastAsiaTheme="minorEastAsia" w:hAnsiTheme="minorHAnsi" w:cstheme="minorBidi"/>
              <w:noProof/>
              <w:sz w:val="22"/>
              <w:szCs w:val="22"/>
              <w:lang w:val="en-GB" w:eastAsia="en-GB"/>
            </w:rPr>
          </w:rPrChange>
        </w:rPr>
      </w:pPr>
      <w:ins w:id="563" w:author="Filip Dutina" w:date="2018-08-14T14:14:00Z">
        <w:r w:rsidRPr="00D96694">
          <w:rPr>
            <w:rStyle w:val="Hyperlink"/>
            <w:lang w:val="sr-Latn-RS"/>
            <w:rPrChange w:id="564" w:author="Aleksa Corovic" w:date="2018-08-21T12:50:00Z">
              <w:rPr>
                <w:rStyle w:val="Hyperlink"/>
                <w:noProof/>
              </w:rPr>
            </w:rPrChange>
          </w:rPr>
          <w:fldChar w:fldCharType="begin"/>
        </w:r>
        <w:r w:rsidRPr="00D96694">
          <w:rPr>
            <w:rStyle w:val="Hyperlink"/>
            <w:lang w:val="sr-Latn-RS"/>
            <w:rPrChange w:id="565" w:author="Aleksa Corovic" w:date="2018-08-21T12:50:00Z">
              <w:rPr>
                <w:rStyle w:val="Hyperlink"/>
                <w:noProof/>
              </w:rPr>
            </w:rPrChange>
          </w:rPr>
          <w:instrText xml:space="preserve"> </w:instrText>
        </w:r>
        <w:r w:rsidRPr="00D96694">
          <w:rPr>
            <w:lang w:val="sr-Latn-RS"/>
            <w:rPrChange w:id="566" w:author="Aleksa Corovic" w:date="2018-08-21T12:50:00Z">
              <w:rPr>
                <w:noProof/>
              </w:rPr>
            </w:rPrChange>
          </w:rPr>
          <w:instrText>HYPERLINK \l "_Toc522019403"</w:instrText>
        </w:r>
        <w:r w:rsidRPr="00D96694">
          <w:rPr>
            <w:rStyle w:val="Hyperlink"/>
            <w:lang w:val="sr-Latn-RS"/>
            <w:rPrChange w:id="567" w:author="Aleksa Corovic" w:date="2018-08-21T12:50:00Z">
              <w:rPr>
                <w:rStyle w:val="Hyperlink"/>
                <w:noProof/>
              </w:rPr>
            </w:rPrChange>
          </w:rPr>
          <w:instrText xml:space="preserve"> </w:instrText>
        </w:r>
        <w:r w:rsidRPr="00D96694">
          <w:rPr>
            <w:rStyle w:val="Hyperlink"/>
            <w:lang w:val="sr-Latn-RS"/>
            <w:rPrChange w:id="568" w:author="Aleksa Corovic" w:date="2018-08-21T12:50:00Z">
              <w:rPr>
                <w:rStyle w:val="Hyperlink"/>
                <w:noProof/>
              </w:rPr>
            </w:rPrChange>
          </w:rPr>
          <w:fldChar w:fldCharType="separate"/>
        </w:r>
        <w:r w:rsidRPr="00D96694">
          <w:rPr>
            <w:rStyle w:val="Hyperlink"/>
            <w:lang w:val="sr-Latn-RS"/>
            <w:rPrChange w:id="569" w:author="Aleksa Corovic" w:date="2018-08-21T12:50:00Z">
              <w:rPr>
                <w:rStyle w:val="Hyperlink"/>
                <w:noProof/>
              </w:rPr>
            </w:rPrChange>
          </w:rPr>
          <w:t>4.</w:t>
        </w:r>
        <w:r w:rsidRPr="00D96694">
          <w:rPr>
            <w:rFonts w:asciiTheme="minorHAnsi" w:eastAsiaTheme="minorEastAsia" w:hAnsiTheme="minorHAnsi" w:cstheme="minorBidi"/>
            <w:sz w:val="22"/>
            <w:szCs w:val="22"/>
            <w:lang w:val="sr-Latn-RS" w:eastAsia="en-GB"/>
            <w:rPrChange w:id="57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571" w:author="Aleksa Corovic" w:date="2018-08-21T12:50:00Z">
              <w:rPr>
                <w:rStyle w:val="Hyperlink"/>
                <w:noProof/>
              </w:rPr>
            </w:rPrChange>
          </w:rPr>
          <w:t>Programsko rešenje</w:t>
        </w:r>
        <w:r w:rsidRPr="00D96694">
          <w:rPr>
            <w:webHidden/>
            <w:lang w:val="sr-Latn-RS"/>
            <w:rPrChange w:id="572" w:author="Aleksa Corovic" w:date="2018-08-21T12:50:00Z">
              <w:rPr>
                <w:noProof/>
                <w:webHidden/>
              </w:rPr>
            </w:rPrChange>
          </w:rPr>
          <w:tab/>
        </w:r>
        <w:r w:rsidRPr="00D96694">
          <w:rPr>
            <w:webHidden/>
            <w:lang w:val="sr-Latn-RS"/>
            <w:rPrChange w:id="573" w:author="Aleksa Corovic" w:date="2018-08-21T12:50:00Z">
              <w:rPr>
                <w:noProof/>
                <w:webHidden/>
              </w:rPr>
            </w:rPrChange>
          </w:rPr>
          <w:fldChar w:fldCharType="begin"/>
        </w:r>
        <w:r w:rsidRPr="00D96694">
          <w:rPr>
            <w:webHidden/>
            <w:lang w:val="sr-Latn-RS"/>
            <w:rPrChange w:id="574" w:author="Aleksa Corovic" w:date="2018-08-21T12:50:00Z">
              <w:rPr>
                <w:noProof/>
                <w:webHidden/>
              </w:rPr>
            </w:rPrChange>
          </w:rPr>
          <w:instrText xml:space="preserve"> PAGEREF _Toc522019403 \h </w:instrText>
        </w:r>
      </w:ins>
      <w:r w:rsidRPr="00D96694">
        <w:rPr>
          <w:webHidden/>
          <w:lang w:val="sr-Latn-RS"/>
          <w:rPrChange w:id="575" w:author="Aleksa Corovic" w:date="2018-08-21T12:50:00Z">
            <w:rPr>
              <w:webHidden/>
              <w:lang w:val="sr-Latn-RS"/>
            </w:rPr>
          </w:rPrChange>
        </w:rPr>
      </w:r>
      <w:r w:rsidRPr="00D96694">
        <w:rPr>
          <w:webHidden/>
          <w:lang w:val="sr-Latn-RS"/>
          <w:rPrChange w:id="576" w:author="Aleksa Corovic" w:date="2018-08-21T12:50:00Z">
            <w:rPr>
              <w:noProof/>
              <w:webHidden/>
            </w:rPr>
          </w:rPrChange>
        </w:rPr>
        <w:fldChar w:fldCharType="separate"/>
      </w:r>
      <w:ins w:id="577" w:author="Filip Dutina" w:date="2018-08-14T14:14:00Z">
        <w:r w:rsidRPr="00D96694">
          <w:rPr>
            <w:webHidden/>
            <w:lang w:val="sr-Latn-RS"/>
            <w:rPrChange w:id="578" w:author="Aleksa Corovic" w:date="2018-08-21T12:50:00Z">
              <w:rPr>
                <w:noProof/>
                <w:webHidden/>
              </w:rPr>
            </w:rPrChange>
          </w:rPr>
          <w:t>18</w:t>
        </w:r>
        <w:r w:rsidRPr="00D96694">
          <w:rPr>
            <w:webHidden/>
            <w:lang w:val="sr-Latn-RS"/>
            <w:rPrChange w:id="579" w:author="Aleksa Corovic" w:date="2018-08-21T12:50:00Z">
              <w:rPr>
                <w:noProof/>
                <w:webHidden/>
              </w:rPr>
            </w:rPrChange>
          </w:rPr>
          <w:fldChar w:fldCharType="end"/>
        </w:r>
        <w:r w:rsidRPr="00D96694">
          <w:rPr>
            <w:rStyle w:val="Hyperlink"/>
            <w:lang w:val="sr-Latn-RS"/>
            <w:rPrChange w:id="580" w:author="Aleksa Corovic" w:date="2018-08-21T12:50:00Z">
              <w:rPr>
                <w:rStyle w:val="Hyperlink"/>
                <w:noProof/>
              </w:rPr>
            </w:rPrChange>
          </w:rPr>
          <w:fldChar w:fldCharType="end"/>
        </w:r>
      </w:ins>
    </w:p>
    <w:p w14:paraId="018AE073" w14:textId="77777777" w:rsidR="0037741D" w:rsidRPr="00D96694" w:rsidRDefault="0037741D">
      <w:pPr>
        <w:pStyle w:val="TOC2"/>
        <w:rPr>
          <w:ins w:id="581" w:author="Filip Dutina" w:date="2018-08-14T14:14:00Z"/>
          <w:rFonts w:asciiTheme="minorHAnsi" w:eastAsiaTheme="minorEastAsia" w:hAnsiTheme="minorHAnsi" w:cstheme="minorBidi"/>
          <w:sz w:val="22"/>
          <w:szCs w:val="22"/>
          <w:lang w:eastAsia="en-GB"/>
          <w:rPrChange w:id="582" w:author="Aleksa Corovic" w:date="2018-08-21T12:50:00Z">
            <w:rPr>
              <w:ins w:id="583" w:author="Filip Dutina" w:date="2018-08-14T14:14:00Z"/>
              <w:rFonts w:asciiTheme="minorHAnsi" w:eastAsiaTheme="minorEastAsia" w:hAnsiTheme="minorHAnsi" w:cstheme="minorBidi"/>
              <w:noProof/>
              <w:sz w:val="22"/>
              <w:szCs w:val="22"/>
              <w:lang w:val="en-GB" w:eastAsia="en-GB"/>
            </w:rPr>
          </w:rPrChange>
        </w:rPr>
      </w:pPr>
      <w:ins w:id="584" w:author="Filip Dutina" w:date="2018-08-14T14:14:00Z">
        <w:r w:rsidRPr="00D96694">
          <w:rPr>
            <w:rStyle w:val="Hyperlink"/>
            <w:rPrChange w:id="585" w:author="Aleksa Corovic" w:date="2018-08-21T12:50:00Z">
              <w:rPr>
                <w:rStyle w:val="Hyperlink"/>
                <w:noProof/>
              </w:rPr>
            </w:rPrChange>
          </w:rPr>
          <w:fldChar w:fldCharType="begin"/>
        </w:r>
        <w:r w:rsidRPr="00D96694">
          <w:rPr>
            <w:rStyle w:val="Hyperlink"/>
            <w:rPrChange w:id="586" w:author="Aleksa Corovic" w:date="2018-08-21T12:50:00Z">
              <w:rPr>
                <w:rStyle w:val="Hyperlink"/>
                <w:noProof/>
              </w:rPr>
            </w:rPrChange>
          </w:rPr>
          <w:instrText xml:space="preserve"> </w:instrText>
        </w:r>
        <w:r w:rsidRPr="00D96694">
          <w:rPr>
            <w:rPrChange w:id="587" w:author="Aleksa Corovic" w:date="2018-08-21T12:50:00Z">
              <w:rPr>
                <w:noProof/>
              </w:rPr>
            </w:rPrChange>
          </w:rPr>
          <w:instrText>HYPERLINK \l "_Toc522019404"</w:instrText>
        </w:r>
        <w:r w:rsidRPr="00D96694">
          <w:rPr>
            <w:rStyle w:val="Hyperlink"/>
            <w:rPrChange w:id="588" w:author="Aleksa Corovic" w:date="2018-08-21T12:50:00Z">
              <w:rPr>
                <w:rStyle w:val="Hyperlink"/>
                <w:noProof/>
              </w:rPr>
            </w:rPrChange>
          </w:rPr>
          <w:instrText xml:space="preserve"> </w:instrText>
        </w:r>
        <w:r w:rsidRPr="00D96694">
          <w:rPr>
            <w:rStyle w:val="Hyperlink"/>
            <w:rPrChange w:id="589" w:author="Aleksa Corovic" w:date="2018-08-21T12:50:00Z">
              <w:rPr>
                <w:rStyle w:val="Hyperlink"/>
                <w:noProof/>
              </w:rPr>
            </w:rPrChange>
          </w:rPr>
          <w:fldChar w:fldCharType="separate"/>
        </w:r>
        <w:r w:rsidRPr="00D96694">
          <w:rPr>
            <w:rStyle w:val="Hyperlink"/>
            <w:rPrChange w:id="590" w:author="Aleksa Corovic" w:date="2018-08-21T12:50:00Z">
              <w:rPr>
                <w:rStyle w:val="Hyperlink"/>
                <w:noProof/>
              </w:rPr>
            </w:rPrChange>
          </w:rPr>
          <w:t>4.1</w:t>
        </w:r>
        <w:r w:rsidRPr="00D96694">
          <w:rPr>
            <w:rFonts w:asciiTheme="minorHAnsi" w:eastAsiaTheme="minorEastAsia" w:hAnsiTheme="minorHAnsi" w:cstheme="minorBidi"/>
            <w:sz w:val="22"/>
            <w:szCs w:val="22"/>
            <w:lang w:eastAsia="en-GB"/>
            <w:rPrChange w:id="59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592" w:author="Aleksa Corovic" w:date="2018-08-21T12:50:00Z">
              <w:rPr>
                <w:rStyle w:val="Hyperlink"/>
                <w:noProof/>
              </w:rPr>
            </w:rPrChange>
          </w:rPr>
          <w:t>Klijentska strana</w:t>
        </w:r>
        <w:r w:rsidRPr="00D96694">
          <w:rPr>
            <w:webHidden/>
            <w:rPrChange w:id="593" w:author="Aleksa Corovic" w:date="2018-08-21T12:50:00Z">
              <w:rPr>
                <w:noProof/>
                <w:webHidden/>
              </w:rPr>
            </w:rPrChange>
          </w:rPr>
          <w:tab/>
        </w:r>
        <w:r w:rsidRPr="00D96694">
          <w:rPr>
            <w:webHidden/>
            <w:rPrChange w:id="594" w:author="Aleksa Corovic" w:date="2018-08-21T12:50:00Z">
              <w:rPr>
                <w:noProof/>
                <w:webHidden/>
              </w:rPr>
            </w:rPrChange>
          </w:rPr>
          <w:fldChar w:fldCharType="begin"/>
        </w:r>
        <w:r w:rsidRPr="00D96694">
          <w:rPr>
            <w:webHidden/>
            <w:rPrChange w:id="595" w:author="Aleksa Corovic" w:date="2018-08-21T12:50:00Z">
              <w:rPr>
                <w:noProof/>
                <w:webHidden/>
              </w:rPr>
            </w:rPrChange>
          </w:rPr>
          <w:instrText xml:space="preserve"> PAGEREF _Toc522019404 \h </w:instrText>
        </w:r>
      </w:ins>
      <w:r w:rsidRPr="00D96694">
        <w:rPr>
          <w:webHidden/>
          <w:rPrChange w:id="596" w:author="Aleksa Corovic" w:date="2018-08-21T12:50:00Z">
            <w:rPr>
              <w:webHidden/>
            </w:rPr>
          </w:rPrChange>
        </w:rPr>
      </w:r>
      <w:r w:rsidRPr="00D96694">
        <w:rPr>
          <w:webHidden/>
          <w:rPrChange w:id="597" w:author="Aleksa Corovic" w:date="2018-08-21T12:50:00Z">
            <w:rPr>
              <w:noProof/>
              <w:webHidden/>
            </w:rPr>
          </w:rPrChange>
        </w:rPr>
        <w:fldChar w:fldCharType="separate"/>
      </w:r>
      <w:ins w:id="598" w:author="Filip Dutina" w:date="2018-08-14T14:14:00Z">
        <w:r w:rsidRPr="00D96694">
          <w:rPr>
            <w:webHidden/>
            <w:rPrChange w:id="599" w:author="Aleksa Corovic" w:date="2018-08-21T12:50:00Z">
              <w:rPr>
                <w:noProof/>
                <w:webHidden/>
              </w:rPr>
            </w:rPrChange>
          </w:rPr>
          <w:t>18</w:t>
        </w:r>
        <w:r w:rsidRPr="00D96694">
          <w:rPr>
            <w:webHidden/>
            <w:rPrChange w:id="600" w:author="Aleksa Corovic" w:date="2018-08-21T12:50:00Z">
              <w:rPr>
                <w:noProof/>
                <w:webHidden/>
              </w:rPr>
            </w:rPrChange>
          </w:rPr>
          <w:fldChar w:fldCharType="end"/>
        </w:r>
        <w:r w:rsidRPr="00D96694">
          <w:rPr>
            <w:rStyle w:val="Hyperlink"/>
            <w:rPrChange w:id="601" w:author="Aleksa Corovic" w:date="2018-08-21T12:50:00Z">
              <w:rPr>
                <w:rStyle w:val="Hyperlink"/>
                <w:noProof/>
              </w:rPr>
            </w:rPrChange>
          </w:rPr>
          <w:fldChar w:fldCharType="end"/>
        </w:r>
      </w:ins>
    </w:p>
    <w:p w14:paraId="47D13F5E" w14:textId="77777777" w:rsidR="0037741D" w:rsidRPr="00D96694" w:rsidRDefault="0037741D">
      <w:pPr>
        <w:pStyle w:val="TOC3"/>
        <w:tabs>
          <w:tab w:val="left" w:pos="1667"/>
          <w:tab w:val="right" w:leader="dot" w:pos="9345"/>
        </w:tabs>
        <w:rPr>
          <w:ins w:id="602" w:author="Filip Dutina" w:date="2018-08-14T14:14:00Z"/>
          <w:rFonts w:asciiTheme="minorHAnsi" w:eastAsiaTheme="minorEastAsia" w:hAnsiTheme="minorHAnsi" w:cstheme="minorBidi"/>
          <w:sz w:val="22"/>
          <w:szCs w:val="22"/>
          <w:lang w:eastAsia="en-GB"/>
          <w:rPrChange w:id="603" w:author="Aleksa Corovic" w:date="2018-08-21T12:50:00Z">
            <w:rPr>
              <w:ins w:id="604" w:author="Filip Dutina" w:date="2018-08-14T14:14:00Z"/>
              <w:rFonts w:asciiTheme="minorHAnsi" w:eastAsiaTheme="minorEastAsia" w:hAnsiTheme="minorHAnsi" w:cstheme="minorBidi"/>
              <w:noProof/>
              <w:sz w:val="22"/>
              <w:szCs w:val="22"/>
              <w:lang w:val="en-GB" w:eastAsia="en-GB"/>
            </w:rPr>
          </w:rPrChange>
        </w:rPr>
      </w:pPr>
      <w:ins w:id="605" w:author="Filip Dutina" w:date="2018-08-14T14:14:00Z">
        <w:r w:rsidRPr="00D96694">
          <w:rPr>
            <w:rStyle w:val="Hyperlink"/>
            <w:rPrChange w:id="606" w:author="Aleksa Corovic" w:date="2018-08-21T12:50:00Z">
              <w:rPr>
                <w:rStyle w:val="Hyperlink"/>
                <w:noProof/>
              </w:rPr>
            </w:rPrChange>
          </w:rPr>
          <w:fldChar w:fldCharType="begin"/>
        </w:r>
        <w:r w:rsidRPr="00D96694">
          <w:rPr>
            <w:rStyle w:val="Hyperlink"/>
            <w:rPrChange w:id="607" w:author="Aleksa Corovic" w:date="2018-08-21T12:50:00Z">
              <w:rPr>
                <w:rStyle w:val="Hyperlink"/>
                <w:noProof/>
              </w:rPr>
            </w:rPrChange>
          </w:rPr>
          <w:instrText xml:space="preserve"> </w:instrText>
        </w:r>
        <w:r w:rsidRPr="00D96694">
          <w:rPr>
            <w:rPrChange w:id="608" w:author="Aleksa Corovic" w:date="2018-08-21T12:50:00Z">
              <w:rPr>
                <w:noProof/>
              </w:rPr>
            </w:rPrChange>
          </w:rPr>
          <w:instrText>HYPERLINK \l "_Toc522019405"</w:instrText>
        </w:r>
        <w:r w:rsidRPr="00D96694">
          <w:rPr>
            <w:rStyle w:val="Hyperlink"/>
            <w:rPrChange w:id="609" w:author="Aleksa Corovic" w:date="2018-08-21T12:50:00Z">
              <w:rPr>
                <w:rStyle w:val="Hyperlink"/>
                <w:noProof/>
              </w:rPr>
            </w:rPrChange>
          </w:rPr>
          <w:instrText xml:space="preserve"> </w:instrText>
        </w:r>
        <w:r w:rsidRPr="00D96694">
          <w:rPr>
            <w:rStyle w:val="Hyperlink"/>
            <w:rPrChange w:id="610" w:author="Aleksa Corovic" w:date="2018-08-21T12:50:00Z">
              <w:rPr>
                <w:rStyle w:val="Hyperlink"/>
                <w:noProof/>
              </w:rPr>
            </w:rPrChange>
          </w:rPr>
          <w:fldChar w:fldCharType="separate"/>
        </w:r>
        <w:r w:rsidRPr="00D96694">
          <w:rPr>
            <w:rStyle w:val="Hyperlink"/>
            <w:rPrChange w:id="611" w:author="Aleksa Corovic" w:date="2018-08-21T12:50:00Z">
              <w:rPr>
                <w:rStyle w:val="Hyperlink"/>
                <w:noProof/>
              </w:rPr>
            </w:rPrChange>
          </w:rPr>
          <w:t>4.1.1</w:t>
        </w:r>
        <w:r w:rsidRPr="00D96694">
          <w:rPr>
            <w:rFonts w:asciiTheme="minorHAnsi" w:eastAsiaTheme="minorEastAsia" w:hAnsiTheme="minorHAnsi" w:cstheme="minorBidi"/>
            <w:sz w:val="22"/>
            <w:szCs w:val="22"/>
            <w:lang w:eastAsia="en-GB"/>
            <w:rPrChange w:id="61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i/>
            <w:rPrChange w:id="613" w:author="Aleksa Corovic" w:date="2018-08-21T12:50:00Z">
              <w:rPr>
                <w:rStyle w:val="Hyperlink"/>
                <w:i/>
                <w:noProof/>
              </w:rPr>
            </w:rPrChange>
          </w:rPr>
          <w:t>Main</w:t>
        </w:r>
        <w:r w:rsidRPr="00D96694">
          <w:rPr>
            <w:rStyle w:val="Hyperlink"/>
            <w:rPrChange w:id="614" w:author="Aleksa Corovic" w:date="2018-08-21T12:50:00Z">
              <w:rPr>
                <w:rStyle w:val="Hyperlink"/>
                <w:noProof/>
              </w:rPr>
            </w:rPrChange>
          </w:rPr>
          <w:t xml:space="preserve"> funkcija</w:t>
        </w:r>
        <w:r w:rsidRPr="00D96694">
          <w:rPr>
            <w:webHidden/>
            <w:rPrChange w:id="615" w:author="Aleksa Corovic" w:date="2018-08-21T12:50:00Z">
              <w:rPr>
                <w:noProof/>
                <w:webHidden/>
              </w:rPr>
            </w:rPrChange>
          </w:rPr>
          <w:tab/>
        </w:r>
        <w:r w:rsidRPr="00D96694">
          <w:rPr>
            <w:webHidden/>
            <w:rPrChange w:id="616" w:author="Aleksa Corovic" w:date="2018-08-21T12:50:00Z">
              <w:rPr>
                <w:noProof/>
                <w:webHidden/>
              </w:rPr>
            </w:rPrChange>
          </w:rPr>
          <w:fldChar w:fldCharType="begin"/>
        </w:r>
        <w:r w:rsidRPr="00D96694">
          <w:rPr>
            <w:webHidden/>
            <w:rPrChange w:id="617" w:author="Aleksa Corovic" w:date="2018-08-21T12:50:00Z">
              <w:rPr>
                <w:noProof/>
                <w:webHidden/>
              </w:rPr>
            </w:rPrChange>
          </w:rPr>
          <w:instrText xml:space="preserve"> PAGEREF _Toc522019405 \h </w:instrText>
        </w:r>
      </w:ins>
      <w:r w:rsidRPr="00D96694">
        <w:rPr>
          <w:webHidden/>
          <w:rPrChange w:id="618" w:author="Aleksa Corovic" w:date="2018-08-21T12:50:00Z">
            <w:rPr>
              <w:webHidden/>
            </w:rPr>
          </w:rPrChange>
        </w:rPr>
      </w:r>
      <w:r w:rsidRPr="00D96694">
        <w:rPr>
          <w:webHidden/>
          <w:rPrChange w:id="619" w:author="Aleksa Corovic" w:date="2018-08-21T12:50:00Z">
            <w:rPr>
              <w:noProof/>
              <w:webHidden/>
            </w:rPr>
          </w:rPrChange>
        </w:rPr>
        <w:fldChar w:fldCharType="separate"/>
      </w:r>
      <w:ins w:id="620" w:author="Filip Dutina" w:date="2018-08-14T14:14:00Z">
        <w:r w:rsidRPr="00D96694">
          <w:rPr>
            <w:webHidden/>
            <w:rPrChange w:id="621" w:author="Aleksa Corovic" w:date="2018-08-21T12:50:00Z">
              <w:rPr>
                <w:noProof/>
                <w:webHidden/>
              </w:rPr>
            </w:rPrChange>
          </w:rPr>
          <w:t>19</w:t>
        </w:r>
        <w:r w:rsidRPr="00D96694">
          <w:rPr>
            <w:webHidden/>
            <w:rPrChange w:id="622" w:author="Aleksa Corovic" w:date="2018-08-21T12:50:00Z">
              <w:rPr>
                <w:noProof/>
                <w:webHidden/>
              </w:rPr>
            </w:rPrChange>
          </w:rPr>
          <w:fldChar w:fldCharType="end"/>
        </w:r>
        <w:r w:rsidRPr="00D96694">
          <w:rPr>
            <w:rStyle w:val="Hyperlink"/>
            <w:rPrChange w:id="623" w:author="Aleksa Corovic" w:date="2018-08-21T12:50:00Z">
              <w:rPr>
                <w:rStyle w:val="Hyperlink"/>
                <w:noProof/>
              </w:rPr>
            </w:rPrChange>
          </w:rPr>
          <w:fldChar w:fldCharType="end"/>
        </w:r>
      </w:ins>
    </w:p>
    <w:p w14:paraId="4178DDB4" w14:textId="77777777" w:rsidR="0037741D" w:rsidRPr="00D96694" w:rsidRDefault="0037741D">
      <w:pPr>
        <w:pStyle w:val="TOC3"/>
        <w:tabs>
          <w:tab w:val="left" w:pos="1667"/>
          <w:tab w:val="right" w:leader="dot" w:pos="9345"/>
        </w:tabs>
        <w:rPr>
          <w:ins w:id="624" w:author="Filip Dutina" w:date="2018-08-14T14:14:00Z"/>
          <w:rFonts w:asciiTheme="minorHAnsi" w:eastAsiaTheme="minorEastAsia" w:hAnsiTheme="minorHAnsi" w:cstheme="minorBidi"/>
          <w:sz w:val="22"/>
          <w:szCs w:val="22"/>
          <w:lang w:eastAsia="en-GB"/>
          <w:rPrChange w:id="625" w:author="Aleksa Corovic" w:date="2018-08-21T12:50:00Z">
            <w:rPr>
              <w:ins w:id="626" w:author="Filip Dutina" w:date="2018-08-14T14:14:00Z"/>
              <w:rFonts w:asciiTheme="minorHAnsi" w:eastAsiaTheme="minorEastAsia" w:hAnsiTheme="minorHAnsi" w:cstheme="minorBidi"/>
              <w:noProof/>
              <w:sz w:val="22"/>
              <w:szCs w:val="22"/>
              <w:lang w:val="en-GB" w:eastAsia="en-GB"/>
            </w:rPr>
          </w:rPrChange>
        </w:rPr>
      </w:pPr>
      <w:ins w:id="627" w:author="Filip Dutina" w:date="2018-08-14T14:14:00Z">
        <w:r w:rsidRPr="00D96694">
          <w:rPr>
            <w:rStyle w:val="Hyperlink"/>
            <w:rPrChange w:id="628" w:author="Aleksa Corovic" w:date="2018-08-21T12:50:00Z">
              <w:rPr>
                <w:rStyle w:val="Hyperlink"/>
                <w:noProof/>
              </w:rPr>
            </w:rPrChange>
          </w:rPr>
          <w:fldChar w:fldCharType="begin"/>
        </w:r>
        <w:r w:rsidRPr="00D96694">
          <w:rPr>
            <w:rStyle w:val="Hyperlink"/>
            <w:rPrChange w:id="629" w:author="Aleksa Corovic" w:date="2018-08-21T12:50:00Z">
              <w:rPr>
                <w:rStyle w:val="Hyperlink"/>
                <w:noProof/>
              </w:rPr>
            </w:rPrChange>
          </w:rPr>
          <w:instrText xml:space="preserve"> </w:instrText>
        </w:r>
        <w:r w:rsidRPr="00D96694">
          <w:rPr>
            <w:rPrChange w:id="630" w:author="Aleksa Corovic" w:date="2018-08-21T12:50:00Z">
              <w:rPr>
                <w:noProof/>
              </w:rPr>
            </w:rPrChange>
          </w:rPr>
          <w:instrText>HYPERLINK \l "_Toc522019406"</w:instrText>
        </w:r>
        <w:r w:rsidRPr="00D96694">
          <w:rPr>
            <w:rStyle w:val="Hyperlink"/>
            <w:rPrChange w:id="631" w:author="Aleksa Corovic" w:date="2018-08-21T12:50:00Z">
              <w:rPr>
                <w:rStyle w:val="Hyperlink"/>
                <w:noProof/>
              </w:rPr>
            </w:rPrChange>
          </w:rPr>
          <w:instrText xml:space="preserve"> </w:instrText>
        </w:r>
        <w:r w:rsidRPr="00D96694">
          <w:rPr>
            <w:rStyle w:val="Hyperlink"/>
            <w:rPrChange w:id="632" w:author="Aleksa Corovic" w:date="2018-08-21T12:50:00Z">
              <w:rPr>
                <w:rStyle w:val="Hyperlink"/>
                <w:noProof/>
              </w:rPr>
            </w:rPrChange>
          </w:rPr>
          <w:fldChar w:fldCharType="separate"/>
        </w:r>
        <w:r w:rsidRPr="00D96694">
          <w:rPr>
            <w:rStyle w:val="Hyperlink"/>
            <w:rPrChange w:id="633" w:author="Aleksa Corovic" w:date="2018-08-21T12:50:00Z">
              <w:rPr>
                <w:rStyle w:val="Hyperlink"/>
                <w:noProof/>
              </w:rPr>
            </w:rPrChange>
          </w:rPr>
          <w:t>4.1.2</w:t>
        </w:r>
        <w:r w:rsidRPr="00D96694">
          <w:rPr>
            <w:rFonts w:asciiTheme="minorHAnsi" w:eastAsiaTheme="minorEastAsia" w:hAnsiTheme="minorHAnsi" w:cstheme="minorBidi"/>
            <w:sz w:val="22"/>
            <w:szCs w:val="22"/>
            <w:lang w:eastAsia="en-GB"/>
            <w:rPrChange w:id="63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35" w:author="Aleksa Corovic" w:date="2018-08-21T12:50:00Z">
              <w:rPr>
                <w:rStyle w:val="Hyperlink"/>
                <w:noProof/>
              </w:rPr>
            </w:rPrChange>
          </w:rPr>
          <w:t>Primanje datoteka</w:t>
        </w:r>
        <w:r w:rsidRPr="00D96694">
          <w:rPr>
            <w:webHidden/>
            <w:rPrChange w:id="636" w:author="Aleksa Corovic" w:date="2018-08-21T12:50:00Z">
              <w:rPr>
                <w:noProof/>
                <w:webHidden/>
              </w:rPr>
            </w:rPrChange>
          </w:rPr>
          <w:tab/>
        </w:r>
        <w:r w:rsidRPr="00D96694">
          <w:rPr>
            <w:webHidden/>
            <w:rPrChange w:id="637" w:author="Aleksa Corovic" w:date="2018-08-21T12:50:00Z">
              <w:rPr>
                <w:noProof/>
                <w:webHidden/>
              </w:rPr>
            </w:rPrChange>
          </w:rPr>
          <w:fldChar w:fldCharType="begin"/>
        </w:r>
        <w:r w:rsidRPr="00D96694">
          <w:rPr>
            <w:webHidden/>
            <w:rPrChange w:id="638" w:author="Aleksa Corovic" w:date="2018-08-21T12:50:00Z">
              <w:rPr>
                <w:noProof/>
                <w:webHidden/>
              </w:rPr>
            </w:rPrChange>
          </w:rPr>
          <w:instrText xml:space="preserve"> PAGEREF _Toc522019406 \h </w:instrText>
        </w:r>
      </w:ins>
      <w:r w:rsidRPr="00D96694">
        <w:rPr>
          <w:webHidden/>
          <w:rPrChange w:id="639" w:author="Aleksa Corovic" w:date="2018-08-21T12:50:00Z">
            <w:rPr>
              <w:webHidden/>
            </w:rPr>
          </w:rPrChange>
        </w:rPr>
      </w:r>
      <w:r w:rsidRPr="00D96694">
        <w:rPr>
          <w:webHidden/>
          <w:rPrChange w:id="640" w:author="Aleksa Corovic" w:date="2018-08-21T12:50:00Z">
            <w:rPr>
              <w:noProof/>
              <w:webHidden/>
            </w:rPr>
          </w:rPrChange>
        </w:rPr>
        <w:fldChar w:fldCharType="separate"/>
      </w:r>
      <w:ins w:id="641" w:author="Filip Dutina" w:date="2018-08-14T14:14:00Z">
        <w:r w:rsidRPr="00D96694">
          <w:rPr>
            <w:webHidden/>
            <w:rPrChange w:id="642" w:author="Aleksa Corovic" w:date="2018-08-21T12:50:00Z">
              <w:rPr>
                <w:noProof/>
                <w:webHidden/>
              </w:rPr>
            </w:rPrChange>
          </w:rPr>
          <w:t>19</w:t>
        </w:r>
        <w:r w:rsidRPr="00D96694">
          <w:rPr>
            <w:webHidden/>
            <w:rPrChange w:id="643" w:author="Aleksa Corovic" w:date="2018-08-21T12:50:00Z">
              <w:rPr>
                <w:noProof/>
                <w:webHidden/>
              </w:rPr>
            </w:rPrChange>
          </w:rPr>
          <w:fldChar w:fldCharType="end"/>
        </w:r>
        <w:r w:rsidRPr="00D96694">
          <w:rPr>
            <w:rStyle w:val="Hyperlink"/>
            <w:rPrChange w:id="644" w:author="Aleksa Corovic" w:date="2018-08-21T12:50:00Z">
              <w:rPr>
                <w:rStyle w:val="Hyperlink"/>
                <w:noProof/>
              </w:rPr>
            </w:rPrChange>
          </w:rPr>
          <w:fldChar w:fldCharType="end"/>
        </w:r>
      </w:ins>
    </w:p>
    <w:p w14:paraId="54DE1E8D" w14:textId="77777777" w:rsidR="0037741D" w:rsidRPr="00D96694" w:rsidRDefault="0037741D">
      <w:pPr>
        <w:pStyle w:val="TOC3"/>
        <w:tabs>
          <w:tab w:val="left" w:pos="1667"/>
          <w:tab w:val="right" w:leader="dot" w:pos="9345"/>
        </w:tabs>
        <w:rPr>
          <w:ins w:id="645" w:author="Filip Dutina" w:date="2018-08-14T14:14:00Z"/>
          <w:rFonts w:asciiTheme="minorHAnsi" w:eastAsiaTheme="minorEastAsia" w:hAnsiTheme="minorHAnsi" w:cstheme="minorBidi"/>
          <w:sz w:val="22"/>
          <w:szCs w:val="22"/>
          <w:lang w:eastAsia="en-GB"/>
          <w:rPrChange w:id="646" w:author="Aleksa Corovic" w:date="2018-08-21T12:50:00Z">
            <w:rPr>
              <w:ins w:id="647" w:author="Filip Dutina" w:date="2018-08-14T14:14:00Z"/>
              <w:rFonts w:asciiTheme="minorHAnsi" w:eastAsiaTheme="minorEastAsia" w:hAnsiTheme="minorHAnsi" w:cstheme="minorBidi"/>
              <w:noProof/>
              <w:sz w:val="22"/>
              <w:szCs w:val="22"/>
              <w:lang w:val="en-GB" w:eastAsia="en-GB"/>
            </w:rPr>
          </w:rPrChange>
        </w:rPr>
      </w:pPr>
      <w:ins w:id="648" w:author="Filip Dutina" w:date="2018-08-14T14:14:00Z">
        <w:r w:rsidRPr="00D96694">
          <w:rPr>
            <w:rStyle w:val="Hyperlink"/>
            <w:rPrChange w:id="649" w:author="Aleksa Corovic" w:date="2018-08-21T12:50:00Z">
              <w:rPr>
                <w:rStyle w:val="Hyperlink"/>
                <w:noProof/>
              </w:rPr>
            </w:rPrChange>
          </w:rPr>
          <w:fldChar w:fldCharType="begin"/>
        </w:r>
        <w:r w:rsidRPr="00D96694">
          <w:rPr>
            <w:rStyle w:val="Hyperlink"/>
            <w:rPrChange w:id="650" w:author="Aleksa Corovic" w:date="2018-08-21T12:50:00Z">
              <w:rPr>
                <w:rStyle w:val="Hyperlink"/>
                <w:noProof/>
              </w:rPr>
            </w:rPrChange>
          </w:rPr>
          <w:instrText xml:space="preserve"> </w:instrText>
        </w:r>
        <w:r w:rsidRPr="00D96694">
          <w:rPr>
            <w:rPrChange w:id="651" w:author="Aleksa Corovic" w:date="2018-08-21T12:50:00Z">
              <w:rPr>
                <w:noProof/>
              </w:rPr>
            </w:rPrChange>
          </w:rPr>
          <w:instrText>HYPERLINK \l "_Toc522019407"</w:instrText>
        </w:r>
        <w:r w:rsidRPr="00D96694">
          <w:rPr>
            <w:rStyle w:val="Hyperlink"/>
            <w:rPrChange w:id="652" w:author="Aleksa Corovic" w:date="2018-08-21T12:50:00Z">
              <w:rPr>
                <w:rStyle w:val="Hyperlink"/>
                <w:noProof/>
              </w:rPr>
            </w:rPrChange>
          </w:rPr>
          <w:instrText xml:space="preserve"> </w:instrText>
        </w:r>
        <w:r w:rsidRPr="00D96694">
          <w:rPr>
            <w:rStyle w:val="Hyperlink"/>
            <w:rPrChange w:id="653" w:author="Aleksa Corovic" w:date="2018-08-21T12:50:00Z">
              <w:rPr>
                <w:rStyle w:val="Hyperlink"/>
                <w:noProof/>
              </w:rPr>
            </w:rPrChange>
          </w:rPr>
          <w:fldChar w:fldCharType="separate"/>
        </w:r>
        <w:r w:rsidRPr="00D96694">
          <w:rPr>
            <w:rStyle w:val="Hyperlink"/>
            <w:rPrChange w:id="654" w:author="Aleksa Corovic" w:date="2018-08-21T12:50:00Z">
              <w:rPr>
                <w:rStyle w:val="Hyperlink"/>
                <w:noProof/>
                <w:lang w:val="en-GB"/>
              </w:rPr>
            </w:rPrChange>
          </w:rPr>
          <w:t>4.1.3</w:t>
        </w:r>
        <w:r w:rsidRPr="00D96694">
          <w:rPr>
            <w:rFonts w:asciiTheme="minorHAnsi" w:eastAsiaTheme="minorEastAsia" w:hAnsiTheme="minorHAnsi" w:cstheme="minorBidi"/>
            <w:sz w:val="22"/>
            <w:szCs w:val="22"/>
            <w:lang w:eastAsia="en-GB"/>
            <w:rPrChange w:id="65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56" w:author="Aleksa Corovic" w:date="2018-08-21T12:50:00Z">
              <w:rPr>
                <w:rStyle w:val="Hyperlink"/>
                <w:noProof/>
                <w:lang w:val="en-GB"/>
              </w:rPr>
            </w:rPrChange>
          </w:rPr>
          <w:t>Dekripcija paketa</w:t>
        </w:r>
        <w:r w:rsidRPr="00D96694">
          <w:rPr>
            <w:webHidden/>
            <w:rPrChange w:id="657" w:author="Aleksa Corovic" w:date="2018-08-21T12:50:00Z">
              <w:rPr>
                <w:noProof/>
                <w:webHidden/>
              </w:rPr>
            </w:rPrChange>
          </w:rPr>
          <w:tab/>
        </w:r>
        <w:r w:rsidRPr="00D96694">
          <w:rPr>
            <w:webHidden/>
            <w:rPrChange w:id="658" w:author="Aleksa Corovic" w:date="2018-08-21T12:50:00Z">
              <w:rPr>
                <w:noProof/>
                <w:webHidden/>
              </w:rPr>
            </w:rPrChange>
          </w:rPr>
          <w:fldChar w:fldCharType="begin"/>
        </w:r>
        <w:r w:rsidRPr="00D96694">
          <w:rPr>
            <w:webHidden/>
            <w:rPrChange w:id="659" w:author="Aleksa Corovic" w:date="2018-08-21T12:50:00Z">
              <w:rPr>
                <w:noProof/>
                <w:webHidden/>
              </w:rPr>
            </w:rPrChange>
          </w:rPr>
          <w:instrText xml:space="preserve"> PAGEREF _Toc522019407 \h </w:instrText>
        </w:r>
      </w:ins>
      <w:r w:rsidRPr="00D96694">
        <w:rPr>
          <w:webHidden/>
          <w:rPrChange w:id="660" w:author="Aleksa Corovic" w:date="2018-08-21T12:50:00Z">
            <w:rPr>
              <w:webHidden/>
            </w:rPr>
          </w:rPrChange>
        </w:rPr>
      </w:r>
      <w:r w:rsidRPr="00D96694">
        <w:rPr>
          <w:webHidden/>
          <w:rPrChange w:id="661" w:author="Aleksa Corovic" w:date="2018-08-21T12:50:00Z">
            <w:rPr>
              <w:noProof/>
              <w:webHidden/>
            </w:rPr>
          </w:rPrChange>
        </w:rPr>
        <w:fldChar w:fldCharType="separate"/>
      </w:r>
      <w:ins w:id="662" w:author="Filip Dutina" w:date="2018-08-14T14:14:00Z">
        <w:r w:rsidRPr="00D96694">
          <w:rPr>
            <w:webHidden/>
            <w:rPrChange w:id="663" w:author="Aleksa Corovic" w:date="2018-08-21T12:50:00Z">
              <w:rPr>
                <w:noProof/>
                <w:webHidden/>
              </w:rPr>
            </w:rPrChange>
          </w:rPr>
          <w:t>20</w:t>
        </w:r>
        <w:r w:rsidRPr="00D96694">
          <w:rPr>
            <w:webHidden/>
            <w:rPrChange w:id="664" w:author="Aleksa Corovic" w:date="2018-08-21T12:50:00Z">
              <w:rPr>
                <w:noProof/>
                <w:webHidden/>
              </w:rPr>
            </w:rPrChange>
          </w:rPr>
          <w:fldChar w:fldCharType="end"/>
        </w:r>
        <w:r w:rsidRPr="00D96694">
          <w:rPr>
            <w:rStyle w:val="Hyperlink"/>
            <w:rPrChange w:id="665" w:author="Aleksa Corovic" w:date="2018-08-21T12:50:00Z">
              <w:rPr>
                <w:rStyle w:val="Hyperlink"/>
                <w:noProof/>
              </w:rPr>
            </w:rPrChange>
          </w:rPr>
          <w:fldChar w:fldCharType="end"/>
        </w:r>
      </w:ins>
    </w:p>
    <w:p w14:paraId="6846F118" w14:textId="77777777" w:rsidR="0037741D" w:rsidRPr="00D96694" w:rsidRDefault="0037741D">
      <w:pPr>
        <w:pStyle w:val="TOC3"/>
        <w:tabs>
          <w:tab w:val="left" w:pos="1667"/>
          <w:tab w:val="right" w:leader="dot" w:pos="9345"/>
        </w:tabs>
        <w:rPr>
          <w:ins w:id="666" w:author="Filip Dutina" w:date="2018-08-14T14:14:00Z"/>
          <w:rFonts w:asciiTheme="minorHAnsi" w:eastAsiaTheme="minorEastAsia" w:hAnsiTheme="minorHAnsi" w:cstheme="minorBidi"/>
          <w:sz w:val="22"/>
          <w:szCs w:val="22"/>
          <w:lang w:eastAsia="en-GB"/>
          <w:rPrChange w:id="667" w:author="Aleksa Corovic" w:date="2018-08-21T12:50:00Z">
            <w:rPr>
              <w:ins w:id="668" w:author="Filip Dutina" w:date="2018-08-14T14:14:00Z"/>
              <w:rFonts w:asciiTheme="minorHAnsi" w:eastAsiaTheme="minorEastAsia" w:hAnsiTheme="minorHAnsi" w:cstheme="minorBidi"/>
              <w:noProof/>
              <w:sz w:val="22"/>
              <w:szCs w:val="22"/>
              <w:lang w:val="en-GB" w:eastAsia="en-GB"/>
            </w:rPr>
          </w:rPrChange>
        </w:rPr>
      </w:pPr>
      <w:ins w:id="669" w:author="Filip Dutina" w:date="2018-08-14T14:14:00Z">
        <w:r w:rsidRPr="00D96694">
          <w:rPr>
            <w:rStyle w:val="Hyperlink"/>
            <w:rPrChange w:id="670" w:author="Aleksa Corovic" w:date="2018-08-21T12:50:00Z">
              <w:rPr>
                <w:rStyle w:val="Hyperlink"/>
                <w:noProof/>
              </w:rPr>
            </w:rPrChange>
          </w:rPr>
          <w:fldChar w:fldCharType="begin"/>
        </w:r>
        <w:r w:rsidRPr="00D96694">
          <w:rPr>
            <w:rStyle w:val="Hyperlink"/>
            <w:rPrChange w:id="671" w:author="Aleksa Corovic" w:date="2018-08-21T12:50:00Z">
              <w:rPr>
                <w:rStyle w:val="Hyperlink"/>
                <w:noProof/>
              </w:rPr>
            </w:rPrChange>
          </w:rPr>
          <w:instrText xml:space="preserve"> </w:instrText>
        </w:r>
        <w:r w:rsidRPr="00D96694">
          <w:rPr>
            <w:rPrChange w:id="672" w:author="Aleksa Corovic" w:date="2018-08-21T12:50:00Z">
              <w:rPr>
                <w:noProof/>
              </w:rPr>
            </w:rPrChange>
          </w:rPr>
          <w:instrText>HYPERLINK \l "_Toc522019408"</w:instrText>
        </w:r>
        <w:r w:rsidRPr="00D96694">
          <w:rPr>
            <w:rStyle w:val="Hyperlink"/>
            <w:rPrChange w:id="673" w:author="Aleksa Corovic" w:date="2018-08-21T12:50:00Z">
              <w:rPr>
                <w:rStyle w:val="Hyperlink"/>
                <w:noProof/>
              </w:rPr>
            </w:rPrChange>
          </w:rPr>
          <w:instrText xml:space="preserve"> </w:instrText>
        </w:r>
        <w:r w:rsidRPr="00D96694">
          <w:rPr>
            <w:rStyle w:val="Hyperlink"/>
            <w:rPrChange w:id="674" w:author="Aleksa Corovic" w:date="2018-08-21T12:50:00Z">
              <w:rPr>
                <w:rStyle w:val="Hyperlink"/>
                <w:noProof/>
              </w:rPr>
            </w:rPrChange>
          </w:rPr>
          <w:fldChar w:fldCharType="separate"/>
        </w:r>
        <w:r w:rsidRPr="00D96694">
          <w:rPr>
            <w:rStyle w:val="Hyperlink"/>
            <w:rPrChange w:id="675" w:author="Aleksa Corovic" w:date="2018-08-21T12:50:00Z">
              <w:rPr>
                <w:rStyle w:val="Hyperlink"/>
                <w:noProof/>
              </w:rPr>
            </w:rPrChange>
          </w:rPr>
          <w:t>4.1.4</w:t>
        </w:r>
        <w:r w:rsidRPr="00D96694">
          <w:rPr>
            <w:rFonts w:asciiTheme="minorHAnsi" w:eastAsiaTheme="minorEastAsia" w:hAnsiTheme="minorHAnsi" w:cstheme="minorBidi"/>
            <w:sz w:val="22"/>
            <w:szCs w:val="22"/>
            <w:lang w:eastAsia="en-GB"/>
            <w:rPrChange w:id="67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77" w:author="Aleksa Corovic" w:date="2018-08-21T12:50:00Z">
              <w:rPr>
                <w:rStyle w:val="Hyperlink"/>
                <w:noProof/>
              </w:rPr>
            </w:rPrChange>
          </w:rPr>
          <w:t>Provera da li je prosleđeni broj prost</w:t>
        </w:r>
        <w:r w:rsidRPr="00D96694">
          <w:rPr>
            <w:webHidden/>
            <w:rPrChange w:id="678" w:author="Aleksa Corovic" w:date="2018-08-21T12:50:00Z">
              <w:rPr>
                <w:noProof/>
                <w:webHidden/>
              </w:rPr>
            </w:rPrChange>
          </w:rPr>
          <w:tab/>
        </w:r>
        <w:r w:rsidRPr="00D96694">
          <w:rPr>
            <w:webHidden/>
            <w:rPrChange w:id="679" w:author="Aleksa Corovic" w:date="2018-08-21T12:50:00Z">
              <w:rPr>
                <w:noProof/>
                <w:webHidden/>
              </w:rPr>
            </w:rPrChange>
          </w:rPr>
          <w:fldChar w:fldCharType="begin"/>
        </w:r>
        <w:r w:rsidRPr="00D96694">
          <w:rPr>
            <w:webHidden/>
            <w:rPrChange w:id="680" w:author="Aleksa Corovic" w:date="2018-08-21T12:50:00Z">
              <w:rPr>
                <w:noProof/>
                <w:webHidden/>
              </w:rPr>
            </w:rPrChange>
          </w:rPr>
          <w:instrText xml:space="preserve"> PAGEREF _Toc522019408 \h </w:instrText>
        </w:r>
      </w:ins>
      <w:r w:rsidRPr="00D96694">
        <w:rPr>
          <w:webHidden/>
          <w:rPrChange w:id="681" w:author="Aleksa Corovic" w:date="2018-08-21T12:50:00Z">
            <w:rPr>
              <w:webHidden/>
            </w:rPr>
          </w:rPrChange>
        </w:rPr>
      </w:r>
      <w:r w:rsidRPr="00D96694">
        <w:rPr>
          <w:webHidden/>
          <w:rPrChange w:id="682" w:author="Aleksa Corovic" w:date="2018-08-21T12:50:00Z">
            <w:rPr>
              <w:noProof/>
              <w:webHidden/>
            </w:rPr>
          </w:rPrChange>
        </w:rPr>
        <w:fldChar w:fldCharType="separate"/>
      </w:r>
      <w:ins w:id="683" w:author="Filip Dutina" w:date="2018-08-14T14:14:00Z">
        <w:r w:rsidRPr="00D96694">
          <w:rPr>
            <w:webHidden/>
            <w:rPrChange w:id="684" w:author="Aleksa Corovic" w:date="2018-08-21T12:50:00Z">
              <w:rPr>
                <w:noProof/>
                <w:webHidden/>
              </w:rPr>
            </w:rPrChange>
          </w:rPr>
          <w:t>20</w:t>
        </w:r>
        <w:r w:rsidRPr="00D96694">
          <w:rPr>
            <w:webHidden/>
            <w:rPrChange w:id="685" w:author="Aleksa Corovic" w:date="2018-08-21T12:50:00Z">
              <w:rPr>
                <w:noProof/>
                <w:webHidden/>
              </w:rPr>
            </w:rPrChange>
          </w:rPr>
          <w:fldChar w:fldCharType="end"/>
        </w:r>
        <w:r w:rsidRPr="00D96694">
          <w:rPr>
            <w:rStyle w:val="Hyperlink"/>
            <w:rPrChange w:id="686" w:author="Aleksa Corovic" w:date="2018-08-21T12:50:00Z">
              <w:rPr>
                <w:rStyle w:val="Hyperlink"/>
                <w:noProof/>
              </w:rPr>
            </w:rPrChange>
          </w:rPr>
          <w:fldChar w:fldCharType="end"/>
        </w:r>
      </w:ins>
    </w:p>
    <w:p w14:paraId="049C18D0" w14:textId="77777777" w:rsidR="0037741D" w:rsidRPr="00D96694" w:rsidRDefault="0037741D">
      <w:pPr>
        <w:pStyle w:val="TOC3"/>
        <w:tabs>
          <w:tab w:val="left" w:pos="1667"/>
          <w:tab w:val="right" w:leader="dot" w:pos="9345"/>
        </w:tabs>
        <w:rPr>
          <w:ins w:id="687" w:author="Filip Dutina" w:date="2018-08-14T14:14:00Z"/>
          <w:rFonts w:asciiTheme="minorHAnsi" w:eastAsiaTheme="minorEastAsia" w:hAnsiTheme="minorHAnsi" w:cstheme="minorBidi"/>
          <w:sz w:val="22"/>
          <w:szCs w:val="22"/>
          <w:lang w:eastAsia="en-GB"/>
          <w:rPrChange w:id="688" w:author="Aleksa Corovic" w:date="2018-08-21T12:50:00Z">
            <w:rPr>
              <w:ins w:id="689" w:author="Filip Dutina" w:date="2018-08-14T14:14:00Z"/>
              <w:rFonts w:asciiTheme="minorHAnsi" w:eastAsiaTheme="minorEastAsia" w:hAnsiTheme="minorHAnsi" w:cstheme="minorBidi"/>
              <w:noProof/>
              <w:sz w:val="22"/>
              <w:szCs w:val="22"/>
              <w:lang w:val="en-GB" w:eastAsia="en-GB"/>
            </w:rPr>
          </w:rPrChange>
        </w:rPr>
      </w:pPr>
      <w:ins w:id="690" w:author="Filip Dutina" w:date="2018-08-14T14:14:00Z">
        <w:r w:rsidRPr="00D96694">
          <w:rPr>
            <w:rStyle w:val="Hyperlink"/>
            <w:rPrChange w:id="691" w:author="Aleksa Corovic" w:date="2018-08-21T12:50:00Z">
              <w:rPr>
                <w:rStyle w:val="Hyperlink"/>
                <w:noProof/>
              </w:rPr>
            </w:rPrChange>
          </w:rPr>
          <w:fldChar w:fldCharType="begin"/>
        </w:r>
        <w:r w:rsidRPr="00D96694">
          <w:rPr>
            <w:rStyle w:val="Hyperlink"/>
            <w:rPrChange w:id="692" w:author="Aleksa Corovic" w:date="2018-08-21T12:50:00Z">
              <w:rPr>
                <w:rStyle w:val="Hyperlink"/>
                <w:noProof/>
              </w:rPr>
            </w:rPrChange>
          </w:rPr>
          <w:instrText xml:space="preserve"> </w:instrText>
        </w:r>
        <w:r w:rsidRPr="00D96694">
          <w:rPr>
            <w:rPrChange w:id="693" w:author="Aleksa Corovic" w:date="2018-08-21T12:50:00Z">
              <w:rPr>
                <w:noProof/>
              </w:rPr>
            </w:rPrChange>
          </w:rPr>
          <w:instrText>HYPERLINK \l "_Toc522019409"</w:instrText>
        </w:r>
        <w:r w:rsidRPr="00D96694">
          <w:rPr>
            <w:rStyle w:val="Hyperlink"/>
            <w:rPrChange w:id="694" w:author="Aleksa Corovic" w:date="2018-08-21T12:50:00Z">
              <w:rPr>
                <w:rStyle w:val="Hyperlink"/>
                <w:noProof/>
              </w:rPr>
            </w:rPrChange>
          </w:rPr>
          <w:instrText xml:space="preserve"> </w:instrText>
        </w:r>
        <w:r w:rsidRPr="00D96694">
          <w:rPr>
            <w:rStyle w:val="Hyperlink"/>
            <w:rPrChange w:id="695" w:author="Aleksa Corovic" w:date="2018-08-21T12:50:00Z">
              <w:rPr>
                <w:rStyle w:val="Hyperlink"/>
                <w:noProof/>
              </w:rPr>
            </w:rPrChange>
          </w:rPr>
          <w:fldChar w:fldCharType="separate"/>
        </w:r>
        <w:r w:rsidRPr="00D96694">
          <w:rPr>
            <w:rStyle w:val="Hyperlink"/>
            <w:rPrChange w:id="696" w:author="Aleksa Corovic" w:date="2018-08-21T12:50:00Z">
              <w:rPr>
                <w:rStyle w:val="Hyperlink"/>
                <w:noProof/>
              </w:rPr>
            </w:rPrChange>
          </w:rPr>
          <w:t>4.1.5</w:t>
        </w:r>
        <w:r w:rsidRPr="00D96694">
          <w:rPr>
            <w:rFonts w:asciiTheme="minorHAnsi" w:eastAsiaTheme="minorEastAsia" w:hAnsiTheme="minorHAnsi" w:cstheme="minorBidi"/>
            <w:sz w:val="22"/>
            <w:szCs w:val="22"/>
            <w:lang w:eastAsia="en-GB"/>
            <w:rPrChange w:id="697"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698" w:author="Aleksa Corovic" w:date="2018-08-21T12:50:00Z">
              <w:rPr>
                <w:rStyle w:val="Hyperlink"/>
                <w:noProof/>
              </w:rPr>
            </w:rPrChange>
          </w:rPr>
          <w:t>Generisanje parova tajnih i javnih ključeva</w:t>
        </w:r>
        <w:r w:rsidRPr="00D96694">
          <w:rPr>
            <w:webHidden/>
            <w:rPrChange w:id="699" w:author="Aleksa Corovic" w:date="2018-08-21T12:50:00Z">
              <w:rPr>
                <w:noProof/>
                <w:webHidden/>
              </w:rPr>
            </w:rPrChange>
          </w:rPr>
          <w:tab/>
        </w:r>
        <w:r w:rsidRPr="00D96694">
          <w:rPr>
            <w:webHidden/>
            <w:rPrChange w:id="700" w:author="Aleksa Corovic" w:date="2018-08-21T12:50:00Z">
              <w:rPr>
                <w:noProof/>
                <w:webHidden/>
              </w:rPr>
            </w:rPrChange>
          </w:rPr>
          <w:fldChar w:fldCharType="begin"/>
        </w:r>
        <w:r w:rsidRPr="00D96694">
          <w:rPr>
            <w:webHidden/>
            <w:rPrChange w:id="701" w:author="Aleksa Corovic" w:date="2018-08-21T12:50:00Z">
              <w:rPr>
                <w:noProof/>
                <w:webHidden/>
              </w:rPr>
            </w:rPrChange>
          </w:rPr>
          <w:instrText xml:space="preserve"> PAGEREF _Toc522019409 \h </w:instrText>
        </w:r>
      </w:ins>
      <w:r w:rsidRPr="00D96694">
        <w:rPr>
          <w:webHidden/>
          <w:rPrChange w:id="702" w:author="Aleksa Corovic" w:date="2018-08-21T12:50:00Z">
            <w:rPr>
              <w:webHidden/>
            </w:rPr>
          </w:rPrChange>
        </w:rPr>
      </w:r>
      <w:r w:rsidRPr="00D96694">
        <w:rPr>
          <w:webHidden/>
          <w:rPrChange w:id="703" w:author="Aleksa Corovic" w:date="2018-08-21T12:50:00Z">
            <w:rPr>
              <w:noProof/>
              <w:webHidden/>
            </w:rPr>
          </w:rPrChange>
        </w:rPr>
        <w:fldChar w:fldCharType="separate"/>
      </w:r>
      <w:ins w:id="704" w:author="Filip Dutina" w:date="2018-08-14T14:14:00Z">
        <w:r w:rsidRPr="00D96694">
          <w:rPr>
            <w:webHidden/>
            <w:rPrChange w:id="705" w:author="Aleksa Corovic" w:date="2018-08-21T12:50:00Z">
              <w:rPr>
                <w:noProof/>
                <w:webHidden/>
              </w:rPr>
            </w:rPrChange>
          </w:rPr>
          <w:t>20</w:t>
        </w:r>
        <w:r w:rsidRPr="00D96694">
          <w:rPr>
            <w:webHidden/>
            <w:rPrChange w:id="706" w:author="Aleksa Corovic" w:date="2018-08-21T12:50:00Z">
              <w:rPr>
                <w:noProof/>
                <w:webHidden/>
              </w:rPr>
            </w:rPrChange>
          </w:rPr>
          <w:fldChar w:fldCharType="end"/>
        </w:r>
        <w:r w:rsidRPr="00D96694">
          <w:rPr>
            <w:rStyle w:val="Hyperlink"/>
            <w:rPrChange w:id="707" w:author="Aleksa Corovic" w:date="2018-08-21T12:50:00Z">
              <w:rPr>
                <w:rStyle w:val="Hyperlink"/>
                <w:noProof/>
              </w:rPr>
            </w:rPrChange>
          </w:rPr>
          <w:fldChar w:fldCharType="end"/>
        </w:r>
      </w:ins>
    </w:p>
    <w:p w14:paraId="73709709" w14:textId="77777777" w:rsidR="0037741D" w:rsidRPr="00D96694" w:rsidRDefault="0037741D">
      <w:pPr>
        <w:pStyle w:val="TOC2"/>
        <w:rPr>
          <w:ins w:id="708" w:author="Filip Dutina" w:date="2018-08-14T14:14:00Z"/>
          <w:rFonts w:asciiTheme="minorHAnsi" w:eastAsiaTheme="minorEastAsia" w:hAnsiTheme="minorHAnsi" w:cstheme="minorBidi"/>
          <w:sz w:val="22"/>
          <w:szCs w:val="22"/>
          <w:lang w:eastAsia="en-GB"/>
          <w:rPrChange w:id="709" w:author="Aleksa Corovic" w:date="2018-08-21T12:50:00Z">
            <w:rPr>
              <w:ins w:id="710" w:author="Filip Dutina" w:date="2018-08-14T14:14:00Z"/>
              <w:rFonts w:asciiTheme="minorHAnsi" w:eastAsiaTheme="minorEastAsia" w:hAnsiTheme="minorHAnsi" w:cstheme="minorBidi"/>
              <w:noProof/>
              <w:sz w:val="22"/>
              <w:szCs w:val="22"/>
              <w:lang w:val="en-GB" w:eastAsia="en-GB"/>
            </w:rPr>
          </w:rPrChange>
        </w:rPr>
      </w:pPr>
      <w:ins w:id="711" w:author="Filip Dutina" w:date="2018-08-14T14:14:00Z">
        <w:r w:rsidRPr="00D96694">
          <w:rPr>
            <w:rStyle w:val="Hyperlink"/>
            <w:rPrChange w:id="712" w:author="Aleksa Corovic" w:date="2018-08-21T12:50:00Z">
              <w:rPr>
                <w:rStyle w:val="Hyperlink"/>
                <w:noProof/>
              </w:rPr>
            </w:rPrChange>
          </w:rPr>
          <w:fldChar w:fldCharType="begin"/>
        </w:r>
        <w:r w:rsidRPr="00D96694">
          <w:rPr>
            <w:rStyle w:val="Hyperlink"/>
            <w:rPrChange w:id="713" w:author="Aleksa Corovic" w:date="2018-08-21T12:50:00Z">
              <w:rPr>
                <w:rStyle w:val="Hyperlink"/>
                <w:noProof/>
              </w:rPr>
            </w:rPrChange>
          </w:rPr>
          <w:instrText xml:space="preserve"> </w:instrText>
        </w:r>
        <w:r w:rsidRPr="00D96694">
          <w:rPr>
            <w:rPrChange w:id="714" w:author="Aleksa Corovic" w:date="2018-08-21T12:50:00Z">
              <w:rPr>
                <w:noProof/>
              </w:rPr>
            </w:rPrChange>
          </w:rPr>
          <w:instrText>HYPERLINK \l "_Toc522019410"</w:instrText>
        </w:r>
        <w:r w:rsidRPr="00D96694">
          <w:rPr>
            <w:rStyle w:val="Hyperlink"/>
            <w:rPrChange w:id="715" w:author="Aleksa Corovic" w:date="2018-08-21T12:50:00Z">
              <w:rPr>
                <w:rStyle w:val="Hyperlink"/>
                <w:noProof/>
              </w:rPr>
            </w:rPrChange>
          </w:rPr>
          <w:instrText xml:space="preserve"> </w:instrText>
        </w:r>
        <w:r w:rsidRPr="00D96694">
          <w:rPr>
            <w:rStyle w:val="Hyperlink"/>
            <w:rPrChange w:id="716" w:author="Aleksa Corovic" w:date="2018-08-21T12:50:00Z">
              <w:rPr>
                <w:rStyle w:val="Hyperlink"/>
                <w:noProof/>
              </w:rPr>
            </w:rPrChange>
          </w:rPr>
          <w:fldChar w:fldCharType="separate"/>
        </w:r>
        <w:r w:rsidRPr="00D96694">
          <w:rPr>
            <w:rStyle w:val="Hyperlink"/>
            <w:rPrChange w:id="717" w:author="Aleksa Corovic" w:date="2018-08-21T12:50:00Z">
              <w:rPr>
                <w:rStyle w:val="Hyperlink"/>
                <w:noProof/>
              </w:rPr>
            </w:rPrChange>
          </w:rPr>
          <w:t>4.2</w:t>
        </w:r>
        <w:r w:rsidRPr="00D96694">
          <w:rPr>
            <w:rFonts w:asciiTheme="minorHAnsi" w:eastAsiaTheme="minorEastAsia" w:hAnsiTheme="minorHAnsi" w:cstheme="minorBidi"/>
            <w:sz w:val="22"/>
            <w:szCs w:val="22"/>
            <w:lang w:eastAsia="en-GB"/>
            <w:rPrChange w:id="71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19" w:author="Aleksa Corovic" w:date="2018-08-21T12:50:00Z">
              <w:rPr>
                <w:rStyle w:val="Hyperlink"/>
                <w:noProof/>
              </w:rPr>
            </w:rPrChange>
          </w:rPr>
          <w:t>Serverska strana</w:t>
        </w:r>
        <w:r w:rsidRPr="00D96694">
          <w:rPr>
            <w:webHidden/>
            <w:rPrChange w:id="720" w:author="Aleksa Corovic" w:date="2018-08-21T12:50:00Z">
              <w:rPr>
                <w:noProof/>
                <w:webHidden/>
              </w:rPr>
            </w:rPrChange>
          </w:rPr>
          <w:tab/>
        </w:r>
        <w:r w:rsidRPr="00D96694">
          <w:rPr>
            <w:webHidden/>
            <w:rPrChange w:id="721" w:author="Aleksa Corovic" w:date="2018-08-21T12:50:00Z">
              <w:rPr>
                <w:noProof/>
                <w:webHidden/>
              </w:rPr>
            </w:rPrChange>
          </w:rPr>
          <w:fldChar w:fldCharType="begin"/>
        </w:r>
        <w:r w:rsidRPr="00D96694">
          <w:rPr>
            <w:webHidden/>
            <w:rPrChange w:id="722" w:author="Aleksa Corovic" w:date="2018-08-21T12:50:00Z">
              <w:rPr>
                <w:noProof/>
                <w:webHidden/>
              </w:rPr>
            </w:rPrChange>
          </w:rPr>
          <w:instrText xml:space="preserve"> PAGEREF _Toc522019410 \h </w:instrText>
        </w:r>
      </w:ins>
      <w:r w:rsidRPr="00D96694">
        <w:rPr>
          <w:webHidden/>
          <w:rPrChange w:id="723" w:author="Aleksa Corovic" w:date="2018-08-21T12:50:00Z">
            <w:rPr>
              <w:webHidden/>
            </w:rPr>
          </w:rPrChange>
        </w:rPr>
      </w:r>
      <w:r w:rsidRPr="00D96694">
        <w:rPr>
          <w:webHidden/>
          <w:rPrChange w:id="724" w:author="Aleksa Corovic" w:date="2018-08-21T12:50:00Z">
            <w:rPr>
              <w:noProof/>
              <w:webHidden/>
            </w:rPr>
          </w:rPrChange>
        </w:rPr>
        <w:fldChar w:fldCharType="separate"/>
      </w:r>
      <w:ins w:id="725" w:author="Filip Dutina" w:date="2018-08-14T14:14:00Z">
        <w:r w:rsidRPr="00D96694">
          <w:rPr>
            <w:webHidden/>
            <w:rPrChange w:id="726" w:author="Aleksa Corovic" w:date="2018-08-21T12:50:00Z">
              <w:rPr>
                <w:noProof/>
                <w:webHidden/>
              </w:rPr>
            </w:rPrChange>
          </w:rPr>
          <w:t>21</w:t>
        </w:r>
        <w:r w:rsidRPr="00D96694">
          <w:rPr>
            <w:webHidden/>
            <w:rPrChange w:id="727" w:author="Aleksa Corovic" w:date="2018-08-21T12:50:00Z">
              <w:rPr>
                <w:noProof/>
                <w:webHidden/>
              </w:rPr>
            </w:rPrChange>
          </w:rPr>
          <w:fldChar w:fldCharType="end"/>
        </w:r>
        <w:r w:rsidRPr="00D96694">
          <w:rPr>
            <w:rStyle w:val="Hyperlink"/>
            <w:rPrChange w:id="728" w:author="Aleksa Corovic" w:date="2018-08-21T12:50:00Z">
              <w:rPr>
                <w:rStyle w:val="Hyperlink"/>
                <w:noProof/>
              </w:rPr>
            </w:rPrChange>
          </w:rPr>
          <w:fldChar w:fldCharType="end"/>
        </w:r>
      </w:ins>
    </w:p>
    <w:p w14:paraId="415F2C4E" w14:textId="77777777" w:rsidR="0037741D" w:rsidRPr="00D96694" w:rsidRDefault="0037741D">
      <w:pPr>
        <w:pStyle w:val="TOC3"/>
        <w:tabs>
          <w:tab w:val="left" w:pos="1667"/>
          <w:tab w:val="right" w:leader="dot" w:pos="9345"/>
        </w:tabs>
        <w:rPr>
          <w:ins w:id="729" w:author="Filip Dutina" w:date="2018-08-14T14:14:00Z"/>
          <w:rFonts w:asciiTheme="minorHAnsi" w:eastAsiaTheme="minorEastAsia" w:hAnsiTheme="minorHAnsi" w:cstheme="minorBidi"/>
          <w:sz w:val="22"/>
          <w:szCs w:val="22"/>
          <w:lang w:eastAsia="en-GB"/>
          <w:rPrChange w:id="730" w:author="Aleksa Corovic" w:date="2018-08-21T12:50:00Z">
            <w:rPr>
              <w:ins w:id="731" w:author="Filip Dutina" w:date="2018-08-14T14:14:00Z"/>
              <w:rFonts w:asciiTheme="minorHAnsi" w:eastAsiaTheme="minorEastAsia" w:hAnsiTheme="minorHAnsi" w:cstheme="minorBidi"/>
              <w:noProof/>
              <w:sz w:val="22"/>
              <w:szCs w:val="22"/>
              <w:lang w:val="en-GB" w:eastAsia="en-GB"/>
            </w:rPr>
          </w:rPrChange>
        </w:rPr>
      </w:pPr>
      <w:ins w:id="732" w:author="Filip Dutina" w:date="2018-08-14T14:14:00Z">
        <w:r w:rsidRPr="00D96694">
          <w:rPr>
            <w:rStyle w:val="Hyperlink"/>
            <w:rPrChange w:id="733" w:author="Aleksa Corovic" w:date="2018-08-21T12:50:00Z">
              <w:rPr>
                <w:rStyle w:val="Hyperlink"/>
                <w:noProof/>
              </w:rPr>
            </w:rPrChange>
          </w:rPr>
          <w:lastRenderedPageBreak/>
          <w:fldChar w:fldCharType="begin"/>
        </w:r>
        <w:r w:rsidRPr="00D96694">
          <w:rPr>
            <w:rStyle w:val="Hyperlink"/>
            <w:rPrChange w:id="734" w:author="Aleksa Corovic" w:date="2018-08-21T12:50:00Z">
              <w:rPr>
                <w:rStyle w:val="Hyperlink"/>
                <w:noProof/>
              </w:rPr>
            </w:rPrChange>
          </w:rPr>
          <w:instrText xml:space="preserve"> </w:instrText>
        </w:r>
        <w:r w:rsidRPr="00D96694">
          <w:rPr>
            <w:rPrChange w:id="735" w:author="Aleksa Corovic" w:date="2018-08-21T12:50:00Z">
              <w:rPr>
                <w:noProof/>
              </w:rPr>
            </w:rPrChange>
          </w:rPr>
          <w:instrText>HYPERLINK \l "_Toc522019411"</w:instrText>
        </w:r>
        <w:r w:rsidRPr="00D96694">
          <w:rPr>
            <w:rStyle w:val="Hyperlink"/>
            <w:rPrChange w:id="736" w:author="Aleksa Corovic" w:date="2018-08-21T12:50:00Z">
              <w:rPr>
                <w:rStyle w:val="Hyperlink"/>
                <w:noProof/>
              </w:rPr>
            </w:rPrChange>
          </w:rPr>
          <w:instrText xml:space="preserve"> </w:instrText>
        </w:r>
        <w:r w:rsidRPr="00D96694">
          <w:rPr>
            <w:rStyle w:val="Hyperlink"/>
            <w:rPrChange w:id="737" w:author="Aleksa Corovic" w:date="2018-08-21T12:50:00Z">
              <w:rPr>
                <w:rStyle w:val="Hyperlink"/>
                <w:noProof/>
              </w:rPr>
            </w:rPrChange>
          </w:rPr>
          <w:fldChar w:fldCharType="separate"/>
        </w:r>
        <w:r w:rsidRPr="00D96694">
          <w:rPr>
            <w:rStyle w:val="Hyperlink"/>
            <w:rPrChange w:id="738" w:author="Aleksa Corovic" w:date="2018-08-21T12:50:00Z">
              <w:rPr>
                <w:rStyle w:val="Hyperlink"/>
                <w:noProof/>
              </w:rPr>
            </w:rPrChange>
          </w:rPr>
          <w:t>4.2.1</w:t>
        </w:r>
        <w:r w:rsidRPr="00D96694">
          <w:rPr>
            <w:rFonts w:asciiTheme="minorHAnsi" w:eastAsiaTheme="minorEastAsia" w:hAnsiTheme="minorHAnsi" w:cstheme="minorBidi"/>
            <w:sz w:val="22"/>
            <w:szCs w:val="22"/>
            <w:lang w:eastAsia="en-GB"/>
            <w:rPrChange w:id="739"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40" w:author="Aleksa Corovic" w:date="2018-08-21T12:50:00Z">
              <w:rPr>
                <w:rStyle w:val="Hyperlink"/>
                <w:noProof/>
              </w:rPr>
            </w:rPrChange>
          </w:rPr>
          <w:t>Inicijalizacija namenske platforme</w:t>
        </w:r>
        <w:r w:rsidRPr="00D96694">
          <w:rPr>
            <w:webHidden/>
            <w:rPrChange w:id="741" w:author="Aleksa Corovic" w:date="2018-08-21T12:50:00Z">
              <w:rPr>
                <w:noProof/>
                <w:webHidden/>
              </w:rPr>
            </w:rPrChange>
          </w:rPr>
          <w:tab/>
        </w:r>
        <w:r w:rsidRPr="00D96694">
          <w:rPr>
            <w:webHidden/>
            <w:rPrChange w:id="742" w:author="Aleksa Corovic" w:date="2018-08-21T12:50:00Z">
              <w:rPr>
                <w:noProof/>
                <w:webHidden/>
              </w:rPr>
            </w:rPrChange>
          </w:rPr>
          <w:fldChar w:fldCharType="begin"/>
        </w:r>
        <w:r w:rsidRPr="00D96694">
          <w:rPr>
            <w:webHidden/>
            <w:rPrChange w:id="743" w:author="Aleksa Corovic" w:date="2018-08-21T12:50:00Z">
              <w:rPr>
                <w:noProof/>
                <w:webHidden/>
              </w:rPr>
            </w:rPrChange>
          </w:rPr>
          <w:instrText xml:space="preserve"> PAGEREF _Toc522019411 \h </w:instrText>
        </w:r>
      </w:ins>
      <w:r w:rsidRPr="00D96694">
        <w:rPr>
          <w:webHidden/>
          <w:rPrChange w:id="744" w:author="Aleksa Corovic" w:date="2018-08-21T12:50:00Z">
            <w:rPr>
              <w:webHidden/>
            </w:rPr>
          </w:rPrChange>
        </w:rPr>
      </w:r>
      <w:r w:rsidRPr="00D96694">
        <w:rPr>
          <w:webHidden/>
          <w:rPrChange w:id="745" w:author="Aleksa Corovic" w:date="2018-08-21T12:50:00Z">
            <w:rPr>
              <w:noProof/>
              <w:webHidden/>
            </w:rPr>
          </w:rPrChange>
        </w:rPr>
        <w:fldChar w:fldCharType="separate"/>
      </w:r>
      <w:ins w:id="746" w:author="Filip Dutina" w:date="2018-08-14T14:14:00Z">
        <w:r w:rsidRPr="00D96694">
          <w:rPr>
            <w:webHidden/>
            <w:rPrChange w:id="747" w:author="Aleksa Corovic" w:date="2018-08-21T12:50:00Z">
              <w:rPr>
                <w:noProof/>
                <w:webHidden/>
              </w:rPr>
            </w:rPrChange>
          </w:rPr>
          <w:t>21</w:t>
        </w:r>
        <w:r w:rsidRPr="00D96694">
          <w:rPr>
            <w:webHidden/>
            <w:rPrChange w:id="748" w:author="Aleksa Corovic" w:date="2018-08-21T12:50:00Z">
              <w:rPr>
                <w:noProof/>
                <w:webHidden/>
              </w:rPr>
            </w:rPrChange>
          </w:rPr>
          <w:fldChar w:fldCharType="end"/>
        </w:r>
        <w:r w:rsidRPr="00D96694">
          <w:rPr>
            <w:rStyle w:val="Hyperlink"/>
            <w:rPrChange w:id="749" w:author="Aleksa Corovic" w:date="2018-08-21T12:50:00Z">
              <w:rPr>
                <w:rStyle w:val="Hyperlink"/>
                <w:noProof/>
              </w:rPr>
            </w:rPrChange>
          </w:rPr>
          <w:fldChar w:fldCharType="end"/>
        </w:r>
      </w:ins>
    </w:p>
    <w:p w14:paraId="7B3385DF" w14:textId="77777777" w:rsidR="0037741D" w:rsidRPr="00D96694" w:rsidRDefault="0037741D">
      <w:pPr>
        <w:pStyle w:val="TOC3"/>
        <w:tabs>
          <w:tab w:val="left" w:pos="1667"/>
          <w:tab w:val="right" w:leader="dot" w:pos="9345"/>
        </w:tabs>
        <w:rPr>
          <w:ins w:id="750" w:author="Filip Dutina" w:date="2018-08-14T14:14:00Z"/>
          <w:rFonts w:asciiTheme="minorHAnsi" w:eastAsiaTheme="minorEastAsia" w:hAnsiTheme="minorHAnsi" w:cstheme="minorBidi"/>
          <w:sz w:val="22"/>
          <w:szCs w:val="22"/>
          <w:lang w:eastAsia="en-GB"/>
          <w:rPrChange w:id="751" w:author="Aleksa Corovic" w:date="2018-08-21T12:50:00Z">
            <w:rPr>
              <w:ins w:id="752" w:author="Filip Dutina" w:date="2018-08-14T14:14:00Z"/>
              <w:rFonts w:asciiTheme="minorHAnsi" w:eastAsiaTheme="minorEastAsia" w:hAnsiTheme="minorHAnsi" w:cstheme="minorBidi"/>
              <w:noProof/>
              <w:sz w:val="22"/>
              <w:szCs w:val="22"/>
              <w:lang w:val="en-GB" w:eastAsia="en-GB"/>
            </w:rPr>
          </w:rPrChange>
        </w:rPr>
      </w:pPr>
      <w:ins w:id="753" w:author="Filip Dutina" w:date="2018-08-14T14:14:00Z">
        <w:r w:rsidRPr="00D96694">
          <w:rPr>
            <w:rStyle w:val="Hyperlink"/>
            <w:rPrChange w:id="754" w:author="Aleksa Corovic" w:date="2018-08-21T12:50:00Z">
              <w:rPr>
                <w:rStyle w:val="Hyperlink"/>
                <w:noProof/>
              </w:rPr>
            </w:rPrChange>
          </w:rPr>
          <w:fldChar w:fldCharType="begin"/>
        </w:r>
        <w:r w:rsidRPr="00D96694">
          <w:rPr>
            <w:rStyle w:val="Hyperlink"/>
            <w:rPrChange w:id="755" w:author="Aleksa Corovic" w:date="2018-08-21T12:50:00Z">
              <w:rPr>
                <w:rStyle w:val="Hyperlink"/>
                <w:noProof/>
              </w:rPr>
            </w:rPrChange>
          </w:rPr>
          <w:instrText xml:space="preserve"> </w:instrText>
        </w:r>
        <w:r w:rsidRPr="00D96694">
          <w:rPr>
            <w:rPrChange w:id="756" w:author="Aleksa Corovic" w:date="2018-08-21T12:50:00Z">
              <w:rPr>
                <w:noProof/>
              </w:rPr>
            </w:rPrChange>
          </w:rPr>
          <w:instrText>HYPERLINK \l "_Toc522019412"</w:instrText>
        </w:r>
        <w:r w:rsidRPr="00D96694">
          <w:rPr>
            <w:rStyle w:val="Hyperlink"/>
            <w:rPrChange w:id="757" w:author="Aleksa Corovic" w:date="2018-08-21T12:50:00Z">
              <w:rPr>
                <w:rStyle w:val="Hyperlink"/>
                <w:noProof/>
              </w:rPr>
            </w:rPrChange>
          </w:rPr>
          <w:instrText xml:space="preserve"> </w:instrText>
        </w:r>
        <w:r w:rsidRPr="00D96694">
          <w:rPr>
            <w:rStyle w:val="Hyperlink"/>
            <w:rPrChange w:id="758" w:author="Aleksa Corovic" w:date="2018-08-21T12:50:00Z">
              <w:rPr>
                <w:rStyle w:val="Hyperlink"/>
                <w:noProof/>
              </w:rPr>
            </w:rPrChange>
          </w:rPr>
          <w:fldChar w:fldCharType="separate"/>
        </w:r>
        <w:r w:rsidRPr="00D96694">
          <w:rPr>
            <w:rStyle w:val="Hyperlink"/>
            <w:rPrChange w:id="759" w:author="Aleksa Corovic" w:date="2018-08-21T12:50:00Z">
              <w:rPr>
                <w:rStyle w:val="Hyperlink"/>
                <w:noProof/>
              </w:rPr>
            </w:rPrChange>
          </w:rPr>
          <w:t>4.2.2</w:t>
        </w:r>
        <w:r w:rsidRPr="00D96694">
          <w:rPr>
            <w:rFonts w:asciiTheme="minorHAnsi" w:eastAsiaTheme="minorEastAsia" w:hAnsiTheme="minorHAnsi" w:cstheme="minorBidi"/>
            <w:sz w:val="22"/>
            <w:szCs w:val="22"/>
            <w:lang w:eastAsia="en-GB"/>
            <w:rPrChange w:id="76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61" w:author="Aleksa Corovic" w:date="2018-08-21T12:50:00Z">
              <w:rPr>
                <w:rStyle w:val="Hyperlink"/>
                <w:noProof/>
              </w:rPr>
            </w:rPrChange>
          </w:rPr>
          <w:t>Promena stanja sistema</w:t>
        </w:r>
        <w:r w:rsidRPr="00D96694">
          <w:rPr>
            <w:webHidden/>
            <w:rPrChange w:id="762" w:author="Aleksa Corovic" w:date="2018-08-21T12:50:00Z">
              <w:rPr>
                <w:noProof/>
                <w:webHidden/>
              </w:rPr>
            </w:rPrChange>
          </w:rPr>
          <w:tab/>
        </w:r>
        <w:r w:rsidRPr="00D96694">
          <w:rPr>
            <w:webHidden/>
            <w:rPrChange w:id="763" w:author="Aleksa Corovic" w:date="2018-08-21T12:50:00Z">
              <w:rPr>
                <w:noProof/>
                <w:webHidden/>
              </w:rPr>
            </w:rPrChange>
          </w:rPr>
          <w:fldChar w:fldCharType="begin"/>
        </w:r>
        <w:r w:rsidRPr="00D96694">
          <w:rPr>
            <w:webHidden/>
            <w:rPrChange w:id="764" w:author="Aleksa Corovic" w:date="2018-08-21T12:50:00Z">
              <w:rPr>
                <w:noProof/>
                <w:webHidden/>
              </w:rPr>
            </w:rPrChange>
          </w:rPr>
          <w:instrText xml:space="preserve"> PAGEREF _Toc522019412 \h </w:instrText>
        </w:r>
      </w:ins>
      <w:r w:rsidRPr="00D96694">
        <w:rPr>
          <w:webHidden/>
          <w:rPrChange w:id="765" w:author="Aleksa Corovic" w:date="2018-08-21T12:50:00Z">
            <w:rPr>
              <w:webHidden/>
            </w:rPr>
          </w:rPrChange>
        </w:rPr>
      </w:r>
      <w:r w:rsidRPr="00D96694">
        <w:rPr>
          <w:webHidden/>
          <w:rPrChange w:id="766" w:author="Aleksa Corovic" w:date="2018-08-21T12:50:00Z">
            <w:rPr>
              <w:noProof/>
              <w:webHidden/>
            </w:rPr>
          </w:rPrChange>
        </w:rPr>
        <w:fldChar w:fldCharType="separate"/>
      </w:r>
      <w:ins w:id="767" w:author="Filip Dutina" w:date="2018-08-14T14:14:00Z">
        <w:r w:rsidRPr="00D96694">
          <w:rPr>
            <w:webHidden/>
            <w:rPrChange w:id="768" w:author="Aleksa Corovic" w:date="2018-08-21T12:50:00Z">
              <w:rPr>
                <w:noProof/>
                <w:webHidden/>
              </w:rPr>
            </w:rPrChange>
          </w:rPr>
          <w:t>22</w:t>
        </w:r>
        <w:r w:rsidRPr="00D96694">
          <w:rPr>
            <w:webHidden/>
            <w:rPrChange w:id="769" w:author="Aleksa Corovic" w:date="2018-08-21T12:50:00Z">
              <w:rPr>
                <w:noProof/>
                <w:webHidden/>
              </w:rPr>
            </w:rPrChange>
          </w:rPr>
          <w:fldChar w:fldCharType="end"/>
        </w:r>
        <w:r w:rsidRPr="00D96694">
          <w:rPr>
            <w:rStyle w:val="Hyperlink"/>
            <w:rPrChange w:id="770" w:author="Aleksa Corovic" w:date="2018-08-21T12:50:00Z">
              <w:rPr>
                <w:rStyle w:val="Hyperlink"/>
                <w:noProof/>
              </w:rPr>
            </w:rPrChange>
          </w:rPr>
          <w:fldChar w:fldCharType="end"/>
        </w:r>
      </w:ins>
    </w:p>
    <w:p w14:paraId="02A3BE8A" w14:textId="77777777" w:rsidR="0037741D" w:rsidRPr="00D96694" w:rsidRDefault="0037741D">
      <w:pPr>
        <w:pStyle w:val="TOC3"/>
        <w:tabs>
          <w:tab w:val="left" w:pos="1667"/>
          <w:tab w:val="right" w:leader="dot" w:pos="9345"/>
        </w:tabs>
        <w:rPr>
          <w:ins w:id="771" w:author="Filip Dutina" w:date="2018-08-14T14:14:00Z"/>
          <w:rFonts w:asciiTheme="minorHAnsi" w:eastAsiaTheme="minorEastAsia" w:hAnsiTheme="minorHAnsi" w:cstheme="minorBidi"/>
          <w:sz w:val="22"/>
          <w:szCs w:val="22"/>
          <w:lang w:eastAsia="en-GB"/>
          <w:rPrChange w:id="772" w:author="Aleksa Corovic" w:date="2018-08-21T12:50:00Z">
            <w:rPr>
              <w:ins w:id="773" w:author="Filip Dutina" w:date="2018-08-14T14:14:00Z"/>
              <w:rFonts w:asciiTheme="minorHAnsi" w:eastAsiaTheme="minorEastAsia" w:hAnsiTheme="minorHAnsi" w:cstheme="minorBidi"/>
              <w:noProof/>
              <w:sz w:val="22"/>
              <w:szCs w:val="22"/>
              <w:lang w:val="en-GB" w:eastAsia="en-GB"/>
            </w:rPr>
          </w:rPrChange>
        </w:rPr>
      </w:pPr>
      <w:ins w:id="774" w:author="Filip Dutina" w:date="2018-08-14T14:14:00Z">
        <w:r w:rsidRPr="00D96694">
          <w:rPr>
            <w:rStyle w:val="Hyperlink"/>
            <w:rPrChange w:id="775" w:author="Aleksa Corovic" w:date="2018-08-21T12:50:00Z">
              <w:rPr>
                <w:rStyle w:val="Hyperlink"/>
                <w:noProof/>
              </w:rPr>
            </w:rPrChange>
          </w:rPr>
          <w:fldChar w:fldCharType="begin"/>
        </w:r>
        <w:r w:rsidRPr="00D96694">
          <w:rPr>
            <w:rStyle w:val="Hyperlink"/>
            <w:rPrChange w:id="776" w:author="Aleksa Corovic" w:date="2018-08-21T12:50:00Z">
              <w:rPr>
                <w:rStyle w:val="Hyperlink"/>
                <w:noProof/>
              </w:rPr>
            </w:rPrChange>
          </w:rPr>
          <w:instrText xml:space="preserve"> </w:instrText>
        </w:r>
        <w:r w:rsidRPr="00D96694">
          <w:rPr>
            <w:rPrChange w:id="777" w:author="Aleksa Corovic" w:date="2018-08-21T12:50:00Z">
              <w:rPr>
                <w:noProof/>
              </w:rPr>
            </w:rPrChange>
          </w:rPr>
          <w:instrText>HYPERLINK \l "_Toc522019413"</w:instrText>
        </w:r>
        <w:r w:rsidRPr="00D96694">
          <w:rPr>
            <w:rStyle w:val="Hyperlink"/>
            <w:rPrChange w:id="778" w:author="Aleksa Corovic" w:date="2018-08-21T12:50:00Z">
              <w:rPr>
                <w:rStyle w:val="Hyperlink"/>
                <w:noProof/>
              </w:rPr>
            </w:rPrChange>
          </w:rPr>
          <w:instrText xml:space="preserve"> </w:instrText>
        </w:r>
        <w:r w:rsidRPr="00D96694">
          <w:rPr>
            <w:rStyle w:val="Hyperlink"/>
            <w:rPrChange w:id="779" w:author="Aleksa Corovic" w:date="2018-08-21T12:50:00Z">
              <w:rPr>
                <w:rStyle w:val="Hyperlink"/>
                <w:noProof/>
              </w:rPr>
            </w:rPrChange>
          </w:rPr>
          <w:fldChar w:fldCharType="separate"/>
        </w:r>
        <w:r w:rsidRPr="00D96694">
          <w:rPr>
            <w:rStyle w:val="Hyperlink"/>
            <w:rPrChange w:id="780" w:author="Aleksa Corovic" w:date="2018-08-21T12:50:00Z">
              <w:rPr>
                <w:rStyle w:val="Hyperlink"/>
                <w:noProof/>
              </w:rPr>
            </w:rPrChange>
          </w:rPr>
          <w:t>4.2.3</w:t>
        </w:r>
        <w:r w:rsidRPr="00D96694">
          <w:rPr>
            <w:rFonts w:asciiTheme="minorHAnsi" w:eastAsiaTheme="minorEastAsia" w:hAnsiTheme="minorHAnsi" w:cstheme="minorBidi"/>
            <w:sz w:val="22"/>
            <w:szCs w:val="22"/>
            <w:lang w:eastAsia="en-GB"/>
            <w:rPrChange w:id="78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782" w:author="Aleksa Corovic" w:date="2018-08-21T12:50:00Z">
              <w:rPr>
                <w:rStyle w:val="Hyperlink"/>
                <w:noProof/>
              </w:rPr>
            </w:rPrChange>
          </w:rPr>
          <w:t>Glavna logika serverske strane</w:t>
        </w:r>
        <w:r w:rsidRPr="00D96694">
          <w:rPr>
            <w:webHidden/>
            <w:rPrChange w:id="783" w:author="Aleksa Corovic" w:date="2018-08-21T12:50:00Z">
              <w:rPr>
                <w:noProof/>
                <w:webHidden/>
              </w:rPr>
            </w:rPrChange>
          </w:rPr>
          <w:tab/>
        </w:r>
        <w:r w:rsidRPr="00D96694">
          <w:rPr>
            <w:webHidden/>
            <w:rPrChange w:id="784" w:author="Aleksa Corovic" w:date="2018-08-21T12:50:00Z">
              <w:rPr>
                <w:noProof/>
                <w:webHidden/>
              </w:rPr>
            </w:rPrChange>
          </w:rPr>
          <w:fldChar w:fldCharType="begin"/>
        </w:r>
        <w:r w:rsidRPr="00D96694">
          <w:rPr>
            <w:webHidden/>
            <w:rPrChange w:id="785" w:author="Aleksa Corovic" w:date="2018-08-21T12:50:00Z">
              <w:rPr>
                <w:noProof/>
                <w:webHidden/>
              </w:rPr>
            </w:rPrChange>
          </w:rPr>
          <w:instrText xml:space="preserve"> PAGEREF _Toc522019413 \h </w:instrText>
        </w:r>
      </w:ins>
      <w:r w:rsidRPr="00D96694">
        <w:rPr>
          <w:webHidden/>
          <w:rPrChange w:id="786" w:author="Aleksa Corovic" w:date="2018-08-21T12:50:00Z">
            <w:rPr>
              <w:webHidden/>
            </w:rPr>
          </w:rPrChange>
        </w:rPr>
      </w:r>
      <w:r w:rsidRPr="00D96694">
        <w:rPr>
          <w:webHidden/>
          <w:rPrChange w:id="787" w:author="Aleksa Corovic" w:date="2018-08-21T12:50:00Z">
            <w:rPr>
              <w:noProof/>
              <w:webHidden/>
            </w:rPr>
          </w:rPrChange>
        </w:rPr>
        <w:fldChar w:fldCharType="separate"/>
      </w:r>
      <w:ins w:id="788" w:author="Filip Dutina" w:date="2018-08-14T14:14:00Z">
        <w:r w:rsidRPr="00D96694">
          <w:rPr>
            <w:webHidden/>
            <w:rPrChange w:id="789" w:author="Aleksa Corovic" w:date="2018-08-21T12:50:00Z">
              <w:rPr>
                <w:noProof/>
                <w:webHidden/>
              </w:rPr>
            </w:rPrChange>
          </w:rPr>
          <w:t>22</w:t>
        </w:r>
        <w:r w:rsidRPr="00D96694">
          <w:rPr>
            <w:webHidden/>
            <w:rPrChange w:id="790" w:author="Aleksa Corovic" w:date="2018-08-21T12:50:00Z">
              <w:rPr>
                <w:noProof/>
                <w:webHidden/>
              </w:rPr>
            </w:rPrChange>
          </w:rPr>
          <w:fldChar w:fldCharType="end"/>
        </w:r>
        <w:r w:rsidRPr="00D96694">
          <w:rPr>
            <w:rStyle w:val="Hyperlink"/>
            <w:rPrChange w:id="791" w:author="Aleksa Corovic" w:date="2018-08-21T12:50:00Z">
              <w:rPr>
                <w:rStyle w:val="Hyperlink"/>
                <w:noProof/>
              </w:rPr>
            </w:rPrChange>
          </w:rPr>
          <w:fldChar w:fldCharType="end"/>
        </w:r>
      </w:ins>
    </w:p>
    <w:p w14:paraId="5ED177CB" w14:textId="77777777" w:rsidR="0037741D" w:rsidRPr="00D96694" w:rsidRDefault="0037741D">
      <w:pPr>
        <w:pStyle w:val="TOC3"/>
        <w:tabs>
          <w:tab w:val="left" w:pos="1667"/>
          <w:tab w:val="right" w:leader="dot" w:pos="9345"/>
        </w:tabs>
        <w:rPr>
          <w:ins w:id="792" w:author="Filip Dutina" w:date="2018-08-14T14:14:00Z"/>
          <w:rFonts w:asciiTheme="minorHAnsi" w:eastAsiaTheme="minorEastAsia" w:hAnsiTheme="minorHAnsi" w:cstheme="minorBidi"/>
          <w:sz w:val="22"/>
          <w:szCs w:val="22"/>
          <w:lang w:eastAsia="en-GB"/>
          <w:rPrChange w:id="793" w:author="Aleksa Corovic" w:date="2018-08-21T12:50:00Z">
            <w:rPr>
              <w:ins w:id="794" w:author="Filip Dutina" w:date="2018-08-14T14:14:00Z"/>
              <w:rFonts w:asciiTheme="minorHAnsi" w:eastAsiaTheme="minorEastAsia" w:hAnsiTheme="minorHAnsi" w:cstheme="minorBidi"/>
              <w:noProof/>
              <w:sz w:val="22"/>
              <w:szCs w:val="22"/>
              <w:lang w:val="en-GB" w:eastAsia="en-GB"/>
            </w:rPr>
          </w:rPrChange>
        </w:rPr>
      </w:pPr>
      <w:ins w:id="795" w:author="Filip Dutina" w:date="2018-08-14T14:14:00Z">
        <w:r w:rsidRPr="00D96694">
          <w:rPr>
            <w:rStyle w:val="Hyperlink"/>
            <w:rPrChange w:id="796" w:author="Aleksa Corovic" w:date="2018-08-21T12:50:00Z">
              <w:rPr>
                <w:rStyle w:val="Hyperlink"/>
                <w:noProof/>
              </w:rPr>
            </w:rPrChange>
          </w:rPr>
          <w:fldChar w:fldCharType="begin"/>
        </w:r>
        <w:r w:rsidRPr="00D96694">
          <w:rPr>
            <w:rStyle w:val="Hyperlink"/>
            <w:rPrChange w:id="797" w:author="Aleksa Corovic" w:date="2018-08-21T12:50:00Z">
              <w:rPr>
                <w:rStyle w:val="Hyperlink"/>
                <w:noProof/>
              </w:rPr>
            </w:rPrChange>
          </w:rPr>
          <w:instrText xml:space="preserve"> </w:instrText>
        </w:r>
        <w:r w:rsidRPr="00D96694">
          <w:rPr>
            <w:rPrChange w:id="798" w:author="Aleksa Corovic" w:date="2018-08-21T12:50:00Z">
              <w:rPr>
                <w:noProof/>
              </w:rPr>
            </w:rPrChange>
          </w:rPr>
          <w:instrText>HYPERLINK \l "_Toc522019414"</w:instrText>
        </w:r>
        <w:r w:rsidRPr="00D96694">
          <w:rPr>
            <w:rStyle w:val="Hyperlink"/>
            <w:rPrChange w:id="799" w:author="Aleksa Corovic" w:date="2018-08-21T12:50:00Z">
              <w:rPr>
                <w:rStyle w:val="Hyperlink"/>
                <w:noProof/>
              </w:rPr>
            </w:rPrChange>
          </w:rPr>
          <w:instrText xml:space="preserve"> </w:instrText>
        </w:r>
        <w:r w:rsidRPr="00D96694">
          <w:rPr>
            <w:rStyle w:val="Hyperlink"/>
            <w:rPrChange w:id="800" w:author="Aleksa Corovic" w:date="2018-08-21T12:50:00Z">
              <w:rPr>
                <w:rStyle w:val="Hyperlink"/>
                <w:noProof/>
              </w:rPr>
            </w:rPrChange>
          </w:rPr>
          <w:fldChar w:fldCharType="separate"/>
        </w:r>
        <w:r w:rsidRPr="00D96694">
          <w:rPr>
            <w:rStyle w:val="Hyperlink"/>
            <w:rPrChange w:id="801" w:author="Aleksa Corovic" w:date="2018-08-21T12:50:00Z">
              <w:rPr>
                <w:rStyle w:val="Hyperlink"/>
                <w:noProof/>
                <w:lang w:val="en-GB"/>
              </w:rPr>
            </w:rPrChange>
          </w:rPr>
          <w:t>4.2.4</w:t>
        </w:r>
        <w:r w:rsidRPr="00D96694">
          <w:rPr>
            <w:rFonts w:asciiTheme="minorHAnsi" w:eastAsiaTheme="minorEastAsia" w:hAnsiTheme="minorHAnsi" w:cstheme="minorBidi"/>
            <w:sz w:val="22"/>
            <w:szCs w:val="22"/>
            <w:lang w:eastAsia="en-GB"/>
            <w:rPrChange w:id="802"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03" w:author="Aleksa Corovic" w:date="2018-08-21T12:50:00Z">
              <w:rPr>
                <w:rStyle w:val="Hyperlink"/>
                <w:noProof/>
                <w:lang w:val="en-GB"/>
              </w:rPr>
            </w:rPrChange>
          </w:rPr>
          <w:t>Primanje javnih</w:t>
        </w:r>
        <w:r w:rsidRPr="00D96694">
          <w:rPr>
            <w:rStyle w:val="Hyperlink"/>
            <w:rPrChange w:id="804" w:author="Aleksa Corovic" w:date="2018-08-21T12:50:00Z">
              <w:rPr>
                <w:rStyle w:val="Hyperlink"/>
                <w:noProof/>
              </w:rPr>
            </w:rPrChange>
          </w:rPr>
          <w:t xml:space="preserve"> ključeva</w:t>
        </w:r>
        <w:r w:rsidRPr="00D96694">
          <w:rPr>
            <w:webHidden/>
            <w:rPrChange w:id="805" w:author="Aleksa Corovic" w:date="2018-08-21T12:50:00Z">
              <w:rPr>
                <w:noProof/>
                <w:webHidden/>
              </w:rPr>
            </w:rPrChange>
          </w:rPr>
          <w:tab/>
        </w:r>
        <w:r w:rsidRPr="00D96694">
          <w:rPr>
            <w:webHidden/>
            <w:rPrChange w:id="806" w:author="Aleksa Corovic" w:date="2018-08-21T12:50:00Z">
              <w:rPr>
                <w:noProof/>
                <w:webHidden/>
              </w:rPr>
            </w:rPrChange>
          </w:rPr>
          <w:fldChar w:fldCharType="begin"/>
        </w:r>
        <w:r w:rsidRPr="00D96694">
          <w:rPr>
            <w:webHidden/>
            <w:rPrChange w:id="807" w:author="Aleksa Corovic" w:date="2018-08-21T12:50:00Z">
              <w:rPr>
                <w:noProof/>
                <w:webHidden/>
              </w:rPr>
            </w:rPrChange>
          </w:rPr>
          <w:instrText xml:space="preserve"> PAGEREF _Toc522019414 \h </w:instrText>
        </w:r>
      </w:ins>
      <w:r w:rsidRPr="00D96694">
        <w:rPr>
          <w:webHidden/>
          <w:rPrChange w:id="808" w:author="Aleksa Corovic" w:date="2018-08-21T12:50:00Z">
            <w:rPr>
              <w:webHidden/>
            </w:rPr>
          </w:rPrChange>
        </w:rPr>
      </w:r>
      <w:r w:rsidRPr="00D96694">
        <w:rPr>
          <w:webHidden/>
          <w:rPrChange w:id="809" w:author="Aleksa Corovic" w:date="2018-08-21T12:50:00Z">
            <w:rPr>
              <w:noProof/>
              <w:webHidden/>
            </w:rPr>
          </w:rPrChange>
        </w:rPr>
        <w:fldChar w:fldCharType="separate"/>
      </w:r>
      <w:ins w:id="810" w:author="Filip Dutina" w:date="2018-08-14T14:14:00Z">
        <w:r w:rsidRPr="00D96694">
          <w:rPr>
            <w:webHidden/>
            <w:rPrChange w:id="811" w:author="Aleksa Corovic" w:date="2018-08-21T12:50:00Z">
              <w:rPr>
                <w:noProof/>
                <w:webHidden/>
              </w:rPr>
            </w:rPrChange>
          </w:rPr>
          <w:t>22</w:t>
        </w:r>
        <w:r w:rsidRPr="00D96694">
          <w:rPr>
            <w:webHidden/>
            <w:rPrChange w:id="812" w:author="Aleksa Corovic" w:date="2018-08-21T12:50:00Z">
              <w:rPr>
                <w:noProof/>
                <w:webHidden/>
              </w:rPr>
            </w:rPrChange>
          </w:rPr>
          <w:fldChar w:fldCharType="end"/>
        </w:r>
        <w:r w:rsidRPr="00D96694">
          <w:rPr>
            <w:rStyle w:val="Hyperlink"/>
            <w:rPrChange w:id="813" w:author="Aleksa Corovic" w:date="2018-08-21T12:50:00Z">
              <w:rPr>
                <w:rStyle w:val="Hyperlink"/>
                <w:noProof/>
              </w:rPr>
            </w:rPrChange>
          </w:rPr>
          <w:fldChar w:fldCharType="end"/>
        </w:r>
      </w:ins>
    </w:p>
    <w:p w14:paraId="24ED816A" w14:textId="77777777" w:rsidR="0037741D" w:rsidRPr="00D96694" w:rsidRDefault="0037741D">
      <w:pPr>
        <w:pStyle w:val="TOC3"/>
        <w:tabs>
          <w:tab w:val="left" w:pos="1667"/>
          <w:tab w:val="right" w:leader="dot" w:pos="9345"/>
        </w:tabs>
        <w:rPr>
          <w:ins w:id="814" w:author="Filip Dutina" w:date="2018-08-14T14:14:00Z"/>
          <w:rFonts w:asciiTheme="minorHAnsi" w:eastAsiaTheme="minorEastAsia" w:hAnsiTheme="minorHAnsi" w:cstheme="minorBidi"/>
          <w:sz w:val="22"/>
          <w:szCs w:val="22"/>
          <w:lang w:eastAsia="en-GB"/>
          <w:rPrChange w:id="815" w:author="Aleksa Corovic" w:date="2018-08-21T12:50:00Z">
            <w:rPr>
              <w:ins w:id="816" w:author="Filip Dutina" w:date="2018-08-14T14:14:00Z"/>
              <w:rFonts w:asciiTheme="minorHAnsi" w:eastAsiaTheme="minorEastAsia" w:hAnsiTheme="minorHAnsi" w:cstheme="minorBidi"/>
              <w:noProof/>
              <w:sz w:val="22"/>
              <w:szCs w:val="22"/>
              <w:lang w:val="en-GB" w:eastAsia="en-GB"/>
            </w:rPr>
          </w:rPrChange>
        </w:rPr>
      </w:pPr>
      <w:ins w:id="817" w:author="Filip Dutina" w:date="2018-08-14T14:14:00Z">
        <w:r w:rsidRPr="00D96694">
          <w:rPr>
            <w:rStyle w:val="Hyperlink"/>
            <w:rPrChange w:id="818" w:author="Aleksa Corovic" w:date="2018-08-21T12:50:00Z">
              <w:rPr>
                <w:rStyle w:val="Hyperlink"/>
                <w:noProof/>
              </w:rPr>
            </w:rPrChange>
          </w:rPr>
          <w:fldChar w:fldCharType="begin"/>
        </w:r>
        <w:r w:rsidRPr="00D96694">
          <w:rPr>
            <w:rStyle w:val="Hyperlink"/>
            <w:rPrChange w:id="819" w:author="Aleksa Corovic" w:date="2018-08-21T12:50:00Z">
              <w:rPr>
                <w:rStyle w:val="Hyperlink"/>
                <w:noProof/>
              </w:rPr>
            </w:rPrChange>
          </w:rPr>
          <w:instrText xml:space="preserve"> </w:instrText>
        </w:r>
        <w:r w:rsidRPr="00D96694">
          <w:rPr>
            <w:rPrChange w:id="820" w:author="Aleksa Corovic" w:date="2018-08-21T12:50:00Z">
              <w:rPr>
                <w:noProof/>
              </w:rPr>
            </w:rPrChange>
          </w:rPr>
          <w:instrText>HYPERLINK \l "_Toc522019415"</w:instrText>
        </w:r>
        <w:r w:rsidRPr="00D96694">
          <w:rPr>
            <w:rStyle w:val="Hyperlink"/>
            <w:rPrChange w:id="821" w:author="Aleksa Corovic" w:date="2018-08-21T12:50:00Z">
              <w:rPr>
                <w:rStyle w:val="Hyperlink"/>
                <w:noProof/>
              </w:rPr>
            </w:rPrChange>
          </w:rPr>
          <w:instrText xml:space="preserve"> </w:instrText>
        </w:r>
        <w:r w:rsidRPr="00D96694">
          <w:rPr>
            <w:rStyle w:val="Hyperlink"/>
            <w:rPrChange w:id="822" w:author="Aleksa Corovic" w:date="2018-08-21T12:50:00Z">
              <w:rPr>
                <w:rStyle w:val="Hyperlink"/>
                <w:noProof/>
              </w:rPr>
            </w:rPrChange>
          </w:rPr>
          <w:fldChar w:fldCharType="separate"/>
        </w:r>
        <w:r w:rsidRPr="00D96694">
          <w:rPr>
            <w:rStyle w:val="Hyperlink"/>
            <w:rPrChange w:id="823" w:author="Aleksa Corovic" w:date="2018-08-21T12:50:00Z">
              <w:rPr>
                <w:rStyle w:val="Hyperlink"/>
                <w:noProof/>
                <w:lang w:val="en-GB"/>
              </w:rPr>
            </w:rPrChange>
          </w:rPr>
          <w:t>4.2.5</w:t>
        </w:r>
        <w:r w:rsidRPr="00D96694">
          <w:rPr>
            <w:rFonts w:asciiTheme="minorHAnsi" w:eastAsiaTheme="minorEastAsia" w:hAnsiTheme="minorHAnsi" w:cstheme="minorBidi"/>
            <w:sz w:val="22"/>
            <w:szCs w:val="22"/>
            <w:lang w:eastAsia="en-GB"/>
            <w:rPrChange w:id="82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25" w:author="Aleksa Corovic" w:date="2018-08-21T12:50:00Z">
              <w:rPr>
                <w:rStyle w:val="Hyperlink"/>
                <w:noProof/>
                <w:lang w:val="en-GB"/>
              </w:rPr>
            </w:rPrChange>
          </w:rPr>
          <w:t>Slanje datoteka</w:t>
        </w:r>
        <w:r w:rsidRPr="00D96694">
          <w:rPr>
            <w:webHidden/>
            <w:rPrChange w:id="826" w:author="Aleksa Corovic" w:date="2018-08-21T12:50:00Z">
              <w:rPr>
                <w:noProof/>
                <w:webHidden/>
              </w:rPr>
            </w:rPrChange>
          </w:rPr>
          <w:tab/>
        </w:r>
        <w:r w:rsidRPr="00D96694">
          <w:rPr>
            <w:webHidden/>
            <w:rPrChange w:id="827" w:author="Aleksa Corovic" w:date="2018-08-21T12:50:00Z">
              <w:rPr>
                <w:noProof/>
                <w:webHidden/>
              </w:rPr>
            </w:rPrChange>
          </w:rPr>
          <w:fldChar w:fldCharType="begin"/>
        </w:r>
        <w:r w:rsidRPr="00D96694">
          <w:rPr>
            <w:webHidden/>
            <w:rPrChange w:id="828" w:author="Aleksa Corovic" w:date="2018-08-21T12:50:00Z">
              <w:rPr>
                <w:noProof/>
                <w:webHidden/>
              </w:rPr>
            </w:rPrChange>
          </w:rPr>
          <w:instrText xml:space="preserve"> PAGEREF _Toc522019415 \h </w:instrText>
        </w:r>
      </w:ins>
      <w:r w:rsidRPr="00D96694">
        <w:rPr>
          <w:webHidden/>
          <w:rPrChange w:id="829" w:author="Aleksa Corovic" w:date="2018-08-21T12:50:00Z">
            <w:rPr>
              <w:webHidden/>
            </w:rPr>
          </w:rPrChange>
        </w:rPr>
      </w:r>
      <w:r w:rsidRPr="00D96694">
        <w:rPr>
          <w:webHidden/>
          <w:rPrChange w:id="830" w:author="Aleksa Corovic" w:date="2018-08-21T12:50:00Z">
            <w:rPr>
              <w:noProof/>
              <w:webHidden/>
            </w:rPr>
          </w:rPrChange>
        </w:rPr>
        <w:fldChar w:fldCharType="separate"/>
      </w:r>
      <w:ins w:id="831" w:author="Filip Dutina" w:date="2018-08-14T14:14:00Z">
        <w:r w:rsidRPr="00D96694">
          <w:rPr>
            <w:webHidden/>
            <w:rPrChange w:id="832" w:author="Aleksa Corovic" w:date="2018-08-21T12:50:00Z">
              <w:rPr>
                <w:noProof/>
                <w:webHidden/>
              </w:rPr>
            </w:rPrChange>
          </w:rPr>
          <w:t>22</w:t>
        </w:r>
        <w:r w:rsidRPr="00D96694">
          <w:rPr>
            <w:webHidden/>
            <w:rPrChange w:id="833" w:author="Aleksa Corovic" w:date="2018-08-21T12:50:00Z">
              <w:rPr>
                <w:noProof/>
                <w:webHidden/>
              </w:rPr>
            </w:rPrChange>
          </w:rPr>
          <w:fldChar w:fldCharType="end"/>
        </w:r>
        <w:r w:rsidRPr="00D96694">
          <w:rPr>
            <w:rStyle w:val="Hyperlink"/>
            <w:rPrChange w:id="834" w:author="Aleksa Corovic" w:date="2018-08-21T12:50:00Z">
              <w:rPr>
                <w:rStyle w:val="Hyperlink"/>
                <w:noProof/>
              </w:rPr>
            </w:rPrChange>
          </w:rPr>
          <w:fldChar w:fldCharType="end"/>
        </w:r>
      </w:ins>
    </w:p>
    <w:p w14:paraId="468A81BF" w14:textId="77777777" w:rsidR="0037741D" w:rsidRPr="00D96694" w:rsidRDefault="0037741D">
      <w:pPr>
        <w:pStyle w:val="TOC3"/>
        <w:tabs>
          <w:tab w:val="left" w:pos="1667"/>
          <w:tab w:val="right" w:leader="dot" w:pos="9345"/>
        </w:tabs>
        <w:rPr>
          <w:ins w:id="835" w:author="Filip Dutina" w:date="2018-08-14T14:14:00Z"/>
          <w:rFonts w:asciiTheme="minorHAnsi" w:eastAsiaTheme="minorEastAsia" w:hAnsiTheme="minorHAnsi" w:cstheme="minorBidi"/>
          <w:sz w:val="22"/>
          <w:szCs w:val="22"/>
          <w:lang w:eastAsia="en-GB"/>
          <w:rPrChange w:id="836" w:author="Aleksa Corovic" w:date="2018-08-21T12:50:00Z">
            <w:rPr>
              <w:ins w:id="837" w:author="Filip Dutina" w:date="2018-08-14T14:14:00Z"/>
              <w:rFonts w:asciiTheme="minorHAnsi" w:eastAsiaTheme="minorEastAsia" w:hAnsiTheme="minorHAnsi" w:cstheme="minorBidi"/>
              <w:noProof/>
              <w:sz w:val="22"/>
              <w:szCs w:val="22"/>
              <w:lang w:val="en-GB" w:eastAsia="en-GB"/>
            </w:rPr>
          </w:rPrChange>
        </w:rPr>
      </w:pPr>
      <w:ins w:id="838" w:author="Filip Dutina" w:date="2018-08-14T14:14:00Z">
        <w:r w:rsidRPr="00D96694">
          <w:rPr>
            <w:rStyle w:val="Hyperlink"/>
            <w:rPrChange w:id="839" w:author="Aleksa Corovic" w:date="2018-08-21T12:50:00Z">
              <w:rPr>
                <w:rStyle w:val="Hyperlink"/>
                <w:noProof/>
              </w:rPr>
            </w:rPrChange>
          </w:rPr>
          <w:fldChar w:fldCharType="begin"/>
        </w:r>
        <w:r w:rsidRPr="00D96694">
          <w:rPr>
            <w:rStyle w:val="Hyperlink"/>
            <w:rPrChange w:id="840" w:author="Aleksa Corovic" w:date="2018-08-21T12:50:00Z">
              <w:rPr>
                <w:rStyle w:val="Hyperlink"/>
                <w:noProof/>
              </w:rPr>
            </w:rPrChange>
          </w:rPr>
          <w:instrText xml:space="preserve"> </w:instrText>
        </w:r>
        <w:r w:rsidRPr="00D96694">
          <w:rPr>
            <w:rPrChange w:id="841" w:author="Aleksa Corovic" w:date="2018-08-21T12:50:00Z">
              <w:rPr>
                <w:noProof/>
              </w:rPr>
            </w:rPrChange>
          </w:rPr>
          <w:instrText>HYPERLINK \l "_Toc522019416"</w:instrText>
        </w:r>
        <w:r w:rsidRPr="00D96694">
          <w:rPr>
            <w:rStyle w:val="Hyperlink"/>
            <w:rPrChange w:id="842" w:author="Aleksa Corovic" w:date="2018-08-21T12:50:00Z">
              <w:rPr>
                <w:rStyle w:val="Hyperlink"/>
                <w:noProof/>
              </w:rPr>
            </w:rPrChange>
          </w:rPr>
          <w:instrText xml:space="preserve"> </w:instrText>
        </w:r>
        <w:r w:rsidRPr="00D96694">
          <w:rPr>
            <w:rStyle w:val="Hyperlink"/>
            <w:rPrChange w:id="843" w:author="Aleksa Corovic" w:date="2018-08-21T12:50:00Z">
              <w:rPr>
                <w:rStyle w:val="Hyperlink"/>
                <w:noProof/>
              </w:rPr>
            </w:rPrChange>
          </w:rPr>
          <w:fldChar w:fldCharType="separate"/>
        </w:r>
        <w:r w:rsidRPr="00D96694">
          <w:rPr>
            <w:rStyle w:val="Hyperlink"/>
            <w:rPrChange w:id="844" w:author="Aleksa Corovic" w:date="2018-08-21T12:50:00Z">
              <w:rPr>
                <w:rStyle w:val="Hyperlink"/>
                <w:noProof/>
                <w:lang w:val="en-GB"/>
              </w:rPr>
            </w:rPrChange>
          </w:rPr>
          <w:t>4.2.6</w:t>
        </w:r>
        <w:r w:rsidRPr="00D96694">
          <w:rPr>
            <w:rFonts w:asciiTheme="minorHAnsi" w:eastAsiaTheme="minorEastAsia" w:hAnsiTheme="minorHAnsi" w:cstheme="minorBidi"/>
            <w:sz w:val="22"/>
            <w:szCs w:val="22"/>
            <w:lang w:eastAsia="en-GB"/>
            <w:rPrChange w:id="845"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46" w:author="Aleksa Corovic" w:date="2018-08-21T12:50:00Z">
              <w:rPr>
                <w:rStyle w:val="Hyperlink"/>
                <w:noProof/>
                <w:lang w:val="en-GB"/>
              </w:rPr>
            </w:rPrChange>
          </w:rPr>
          <w:t>Prebrojavanje datoteka u željenom direktorijumu</w:t>
        </w:r>
        <w:r w:rsidRPr="00D96694">
          <w:rPr>
            <w:webHidden/>
            <w:rPrChange w:id="847" w:author="Aleksa Corovic" w:date="2018-08-21T12:50:00Z">
              <w:rPr>
                <w:noProof/>
                <w:webHidden/>
              </w:rPr>
            </w:rPrChange>
          </w:rPr>
          <w:tab/>
        </w:r>
        <w:r w:rsidRPr="00D96694">
          <w:rPr>
            <w:webHidden/>
            <w:rPrChange w:id="848" w:author="Aleksa Corovic" w:date="2018-08-21T12:50:00Z">
              <w:rPr>
                <w:noProof/>
                <w:webHidden/>
              </w:rPr>
            </w:rPrChange>
          </w:rPr>
          <w:fldChar w:fldCharType="begin"/>
        </w:r>
        <w:r w:rsidRPr="00D96694">
          <w:rPr>
            <w:webHidden/>
            <w:rPrChange w:id="849" w:author="Aleksa Corovic" w:date="2018-08-21T12:50:00Z">
              <w:rPr>
                <w:noProof/>
                <w:webHidden/>
              </w:rPr>
            </w:rPrChange>
          </w:rPr>
          <w:instrText xml:space="preserve"> PAGEREF _Toc522019416 \h </w:instrText>
        </w:r>
      </w:ins>
      <w:r w:rsidRPr="00D96694">
        <w:rPr>
          <w:webHidden/>
          <w:rPrChange w:id="850" w:author="Aleksa Corovic" w:date="2018-08-21T12:50:00Z">
            <w:rPr>
              <w:webHidden/>
            </w:rPr>
          </w:rPrChange>
        </w:rPr>
      </w:r>
      <w:r w:rsidRPr="00D96694">
        <w:rPr>
          <w:webHidden/>
          <w:rPrChange w:id="851" w:author="Aleksa Corovic" w:date="2018-08-21T12:50:00Z">
            <w:rPr>
              <w:noProof/>
              <w:webHidden/>
            </w:rPr>
          </w:rPrChange>
        </w:rPr>
        <w:fldChar w:fldCharType="separate"/>
      </w:r>
      <w:ins w:id="852" w:author="Filip Dutina" w:date="2018-08-14T14:14:00Z">
        <w:r w:rsidRPr="00D96694">
          <w:rPr>
            <w:webHidden/>
            <w:rPrChange w:id="853" w:author="Aleksa Corovic" w:date="2018-08-21T12:50:00Z">
              <w:rPr>
                <w:noProof/>
                <w:webHidden/>
              </w:rPr>
            </w:rPrChange>
          </w:rPr>
          <w:t>23</w:t>
        </w:r>
        <w:r w:rsidRPr="00D96694">
          <w:rPr>
            <w:webHidden/>
            <w:rPrChange w:id="854" w:author="Aleksa Corovic" w:date="2018-08-21T12:50:00Z">
              <w:rPr>
                <w:noProof/>
                <w:webHidden/>
              </w:rPr>
            </w:rPrChange>
          </w:rPr>
          <w:fldChar w:fldCharType="end"/>
        </w:r>
        <w:r w:rsidRPr="00D96694">
          <w:rPr>
            <w:rStyle w:val="Hyperlink"/>
            <w:rPrChange w:id="855" w:author="Aleksa Corovic" w:date="2018-08-21T12:50:00Z">
              <w:rPr>
                <w:rStyle w:val="Hyperlink"/>
                <w:noProof/>
              </w:rPr>
            </w:rPrChange>
          </w:rPr>
          <w:fldChar w:fldCharType="end"/>
        </w:r>
      </w:ins>
    </w:p>
    <w:p w14:paraId="4AA045BE" w14:textId="77777777" w:rsidR="0037741D" w:rsidRPr="00D96694" w:rsidRDefault="0037741D">
      <w:pPr>
        <w:pStyle w:val="TOC3"/>
        <w:tabs>
          <w:tab w:val="left" w:pos="1667"/>
          <w:tab w:val="right" w:leader="dot" w:pos="9345"/>
        </w:tabs>
        <w:rPr>
          <w:ins w:id="856" w:author="Filip Dutina" w:date="2018-08-14T14:14:00Z"/>
          <w:rFonts w:asciiTheme="minorHAnsi" w:eastAsiaTheme="minorEastAsia" w:hAnsiTheme="minorHAnsi" w:cstheme="minorBidi"/>
          <w:sz w:val="22"/>
          <w:szCs w:val="22"/>
          <w:lang w:eastAsia="en-GB"/>
          <w:rPrChange w:id="857" w:author="Aleksa Corovic" w:date="2018-08-21T12:50:00Z">
            <w:rPr>
              <w:ins w:id="858" w:author="Filip Dutina" w:date="2018-08-14T14:14:00Z"/>
              <w:rFonts w:asciiTheme="minorHAnsi" w:eastAsiaTheme="minorEastAsia" w:hAnsiTheme="minorHAnsi" w:cstheme="minorBidi"/>
              <w:noProof/>
              <w:sz w:val="22"/>
              <w:szCs w:val="22"/>
              <w:lang w:val="en-GB" w:eastAsia="en-GB"/>
            </w:rPr>
          </w:rPrChange>
        </w:rPr>
      </w:pPr>
      <w:ins w:id="859" w:author="Filip Dutina" w:date="2018-08-14T14:14:00Z">
        <w:r w:rsidRPr="00D96694">
          <w:rPr>
            <w:rStyle w:val="Hyperlink"/>
            <w:rPrChange w:id="860" w:author="Aleksa Corovic" w:date="2018-08-21T12:50:00Z">
              <w:rPr>
                <w:rStyle w:val="Hyperlink"/>
                <w:noProof/>
              </w:rPr>
            </w:rPrChange>
          </w:rPr>
          <w:fldChar w:fldCharType="begin"/>
        </w:r>
        <w:r w:rsidRPr="00D96694">
          <w:rPr>
            <w:rStyle w:val="Hyperlink"/>
            <w:rPrChange w:id="861" w:author="Aleksa Corovic" w:date="2018-08-21T12:50:00Z">
              <w:rPr>
                <w:rStyle w:val="Hyperlink"/>
                <w:noProof/>
              </w:rPr>
            </w:rPrChange>
          </w:rPr>
          <w:instrText xml:space="preserve"> </w:instrText>
        </w:r>
        <w:r w:rsidRPr="00D96694">
          <w:rPr>
            <w:rPrChange w:id="862" w:author="Aleksa Corovic" w:date="2018-08-21T12:50:00Z">
              <w:rPr>
                <w:noProof/>
              </w:rPr>
            </w:rPrChange>
          </w:rPr>
          <w:instrText>HYPERLINK \l "_Toc522019417"</w:instrText>
        </w:r>
        <w:r w:rsidRPr="00D96694">
          <w:rPr>
            <w:rStyle w:val="Hyperlink"/>
            <w:rPrChange w:id="863" w:author="Aleksa Corovic" w:date="2018-08-21T12:50:00Z">
              <w:rPr>
                <w:rStyle w:val="Hyperlink"/>
                <w:noProof/>
              </w:rPr>
            </w:rPrChange>
          </w:rPr>
          <w:instrText xml:space="preserve"> </w:instrText>
        </w:r>
        <w:r w:rsidRPr="00D96694">
          <w:rPr>
            <w:rStyle w:val="Hyperlink"/>
            <w:rPrChange w:id="864" w:author="Aleksa Corovic" w:date="2018-08-21T12:50:00Z">
              <w:rPr>
                <w:rStyle w:val="Hyperlink"/>
                <w:noProof/>
              </w:rPr>
            </w:rPrChange>
          </w:rPr>
          <w:fldChar w:fldCharType="separate"/>
        </w:r>
        <w:r w:rsidRPr="00D96694">
          <w:rPr>
            <w:rStyle w:val="Hyperlink"/>
            <w:rPrChange w:id="865" w:author="Aleksa Corovic" w:date="2018-08-21T12:50:00Z">
              <w:rPr>
                <w:rStyle w:val="Hyperlink"/>
                <w:noProof/>
                <w:lang w:val="en-GB"/>
              </w:rPr>
            </w:rPrChange>
          </w:rPr>
          <w:t>4.2.7</w:t>
        </w:r>
        <w:r w:rsidRPr="00D96694">
          <w:rPr>
            <w:rFonts w:asciiTheme="minorHAnsi" w:eastAsiaTheme="minorEastAsia" w:hAnsiTheme="minorHAnsi" w:cstheme="minorBidi"/>
            <w:sz w:val="22"/>
            <w:szCs w:val="22"/>
            <w:lang w:eastAsia="en-GB"/>
            <w:rPrChange w:id="866"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67" w:author="Aleksa Corovic" w:date="2018-08-21T12:50:00Z">
              <w:rPr>
                <w:rStyle w:val="Hyperlink"/>
                <w:noProof/>
                <w:lang w:val="en-GB"/>
              </w:rPr>
            </w:rPrChange>
          </w:rPr>
          <w:t>E</w:t>
        </w:r>
        <w:r w:rsidRPr="00D96694">
          <w:rPr>
            <w:rStyle w:val="Hyperlink"/>
            <w:rPrChange w:id="868" w:author="Aleksa Corovic" w:date="2018-08-21T12:50:00Z">
              <w:rPr>
                <w:rStyle w:val="Hyperlink"/>
                <w:noProof/>
              </w:rPr>
            </w:rPrChange>
          </w:rPr>
          <w:t>nkripcija paketa</w:t>
        </w:r>
        <w:r w:rsidRPr="00D96694">
          <w:rPr>
            <w:webHidden/>
            <w:rPrChange w:id="869" w:author="Aleksa Corovic" w:date="2018-08-21T12:50:00Z">
              <w:rPr>
                <w:noProof/>
                <w:webHidden/>
              </w:rPr>
            </w:rPrChange>
          </w:rPr>
          <w:tab/>
        </w:r>
        <w:r w:rsidRPr="00D96694">
          <w:rPr>
            <w:webHidden/>
            <w:rPrChange w:id="870" w:author="Aleksa Corovic" w:date="2018-08-21T12:50:00Z">
              <w:rPr>
                <w:noProof/>
                <w:webHidden/>
              </w:rPr>
            </w:rPrChange>
          </w:rPr>
          <w:fldChar w:fldCharType="begin"/>
        </w:r>
        <w:r w:rsidRPr="00D96694">
          <w:rPr>
            <w:webHidden/>
            <w:rPrChange w:id="871" w:author="Aleksa Corovic" w:date="2018-08-21T12:50:00Z">
              <w:rPr>
                <w:noProof/>
                <w:webHidden/>
              </w:rPr>
            </w:rPrChange>
          </w:rPr>
          <w:instrText xml:space="preserve"> PAGEREF _Toc522019417 \h </w:instrText>
        </w:r>
      </w:ins>
      <w:r w:rsidRPr="00D96694">
        <w:rPr>
          <w:webHidden/>
          <w:rPrChange w:id="872" w:author="Aleksa Corovic" w:date="2018-08-21T12:50:00Z">
            <w:rPr>
              <w:webHidden/>
            </w:rPr>
          </w:rPrChange>
        </w:rPr>
      </w:r>
      <w:r w:rsidRPr="00D96694">
        <w:rPr>
          <w:webHidden/>
          <w:rPrChange w:id="873" w:author="Aleksa Corovic" w:date="2018-08-21T12:50:00Z">
            <w:rPr>
              <w:noProof/>
              <w:webHidden/>
            </w:rPr>
          </w:rPrChange>
        </w:rPr>
        <w:fldChar w:fldCharType="separate"/>
      </w:r>
      <w:ins w:id="874" w:author="Filip Dutina" w:date="2018-08-14T14:14:00Z">
        <w:r w:rsidRPr="00D96694">
          <w:rPr>
            <w:webHidden/>
            <w:rPrChange w:id="875" w:author="Aleksa Corovic" w:date="2018-08-21T12:50:00Z">
              <w:rPr>
                <w:noProof/>
                <w:webHidden/>
              </w:rPr>
            </w:rPrChange>
          </w:rPr>
          <w:t>23</w:t>
        </w:r>
        <w:r w:rsidRPr="00D96694">
          <w:rPr>
            <w:webHidden/>
            <w:rPrChange w:id="876" w:author="Aleksa Corovic" w:date="2018-08-21T12:50:00Z">
              <w:rPr>
                <w:noProof/>
                <w:webHidden/>
              </w:rPr>
            </w:rPrChange>
          </w:rPr>
          <w:fldChar w:fldCharType="end"/>
        </w:r>
        <w:r w:rsidRPr="00D96694">
          <w:rPr>
            <w:rStyle w:val="Hyperlink"/>
            <w:rPrChange w:id="877" w:author="Aleksa Corovic" w:date="2018-08-21T12:50:00Z">
              <w:rPr>
                <w:rStyle w:val="Hyperlink"/>
                <w:noProof/>
              </w:rPr>
            </w:rPrChange>
          </w:rPr>
          <w:fldChar w:fldCharType="end"/>
        </w:r>
      </w:ins>
    </w:p>
    <w:p w14:paraId="01A05D33" w14:textId="77777777" w:rsidR="0037741D" w:rsidRPr="00D96694" w:rsidRDefault="0037741D">
      <w:pPr>
        <w:pStyle w:val="TOC2"/>
        <w:rPr>
          <w:ins w:id="878" w:author="Filip Dutina" w:date="2018-08-14T14:14:00Z"/>
          <w:rFonts w:asciiTheme="minorHAnsi" w:eastAsiaTheme="minorEastAsia" w:hAnsiTheme="minorHAnsi" w:cstheme="minorBidi"/>
          <w:sz w:val="22"/>
          <w:szCs w:val="22"/>
          <w:lang w:eastAsia="en-GB"/>
          <w:rPrChange w:id="879" w:author="Aleksa Corovic" w:date="2018-08-21T12:50:00Z">
            <w:rPr>
              <w:ins w:id="880" w:author="Filip Dutina" w:date="2018-08-14T14:14:00Z"/>
              <w:rFonts w:asciiTheme="minorHAnsi" w:eastAsiaTheme="minorEastAsia" w:hAnsiTheme="minorHAnsi" w:cstheme="minorBidi"/>
              <w:noProof/>
              <w:sz w:val="22"/>
              <w:szCs w:val="22"/>
              <w:lang w:val="en-GB" w:eastAsia="en-GB"/>
            </w:rPr>
          </w:rPrChange>
        </w:rPr>
      </w:pPr>
      <w:ins w:id="881" w:author="Filip Dutina" w:date="2018-08-14T14:14:00Z">
        <w:r w:rsidRPr="00D96694">
          <w:rPr>
            <w:rStyle w:val="Hyperlink"/>
            <w:rPrChange w:id="882" w:author="Aleksa Corovic" w:date="2018-08-21T12:50:00Z">
              <w:rPr>
                <w:rStyle w:val="Hyperlink"/>
                <w:noProof/>
              </w:rPr>
            </w:rPrChange>
          </w:rPr>
          <w:fldChar w:fldCharType="begin"/>
        </w:r>
        <w:r w:rsidRPr="00D96694">
          <w:rPr>
            <w:rStyle w:val="Hyperlink"/>
            <w:rPrChange w:id="883" w:author="Aleksa Corovic" w:date="2018-08-21T12:50:00Z">
              <w:rPr>
                <w:rStyle w:val="Hyperlink"/>
                <w:noProof/>
              </w:rPr>
            </w:rPrChange>
          </w:rPr>
          <w:instrText xml:space="preserve"> </w:instrText>
        </w:r>
        <w:r w:rsidRPr="00D96694">
          <w:rPr>
            <w:rPrChange w:id="884" w:author="Aleksa Corovic" w:date="2018-08-21T12:50:00Z">
              <w:rPr>
                <w:noProof/>
              </w:rPr>
            </w:rPrChange>
          </w:rPr>
          <w:instrText>HYPERLINK \l "_Toc522019418"</w:instrText>
        </w:r>
        <w:r w:rsidRPr="00D96694">
          <w:rPr>
            <w:rStyle w:val="Hyperlink"/>
            <w:rPrChange w:id="885" w:author="Aleksa Corovic" w:date="2018-08-21T12:50:00Z">
              <w:rPr>
                <w:rStyle w:val="Hyperlink"/>
                <w:noProof/>
              </w:rPr>
            </w:rPrChange>
          </w:rPr>
          <w:instrText xml:space="preserve"> </w:instrText>
        </w:r>
        <w:r w:rsidRPr="00D96694">
          <w:rPr>
            <w:rStyle w:val="Hyperlink"/>
            <w:rPrChange w:id="886" w:author="Aleksa Corovic" w:date="2018-08-21T12:50:00Z">
              <w:rPr>
                <w:rStyle w:val="Hyperlink"/>
                <w:noProof/>
              </w:rPr>
            </w:rPrChange>
          </w:rPr>
          <w:fldChar w:fldCharType="separate"/>
        </w:r>
        <w:r w:rsidRPr="00D96694">
          <w:rPr>
            <w:rStyle w:val="Hyperlink"/>
            <w:rPrChange w:id="887" w:author="Aleksa Corovic" w:date="2018-08-21T12:50:00Z">
              <w:rPr>
                <w:rStyle w:val="Hyperlink"/>
                <w:noProof/>
              </w:rPr>
            </w:rPrChange>
          </w:rPr>
          <w:t>4.3</w:t>
        </w:r>
        <w:r w:rsidRPr="00D96694">
          <w:rPr>
            <w:rFonts w:asciiTheme="minorHAnsi" w:eastAsiaTheme="minorEastAsia" w:hAnsiTheme="minorHAnsi" w:cstheme="minorBidi"/>
            <w:sz w:val="22"/>
            <w:szCs w:val="22"/>
            <w:lang w:eastAsia="en-GB"/>
            <w:rPrChange w:id="888"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rPrChange w:id="889" w:author="Aleksa Corovic" w:date="2018-08-21T12:50:00Z">
              <w:rPr>
                <w:rStyle w:val="Hyperlink"/>
                <w:noProof/>
                <w:lang w:val="en-GB"/>
              </w:rPr>
            </w:rPrChange>
          </w:rPr>
          <w:t>Graf</w:t>
        </w:r>
        <w:r w:rsidRPr="00D96694">
          <w:rPr>
            <w:rStyle w:val="Hyperlink"/>
            <w:rPrChange w:id="890" w:author="Aleksa Corovic" w:date="2018-08-21T12:50:00Z">
              <w:rPr>
                <w:rStyle w:val="Hyperlink"/>
                <w:noProof/>
              </w:rPr>
            </w:rPrChange>
          </w:rPr>
          <w:t>ička korisnička sprega</w:t>
        </w:r>
        <w:r w:rsidRPr="00D96694">
          <w:rPr>
            <w:webHidden/>
            <w:rPrChange w:id="891" w:author="Aleksa Corovic" w:date="2018-08-21T12:50:00Z">
              <w:rPr>
                <w:noProof/>
                <w:webHidden/>
              </w:rPr>
            </w:rPrChange>
          </w:rPr>
          <w:tab/>
        </w:r>
        <w:r w:rsidRPr="00D96694">
          <w:rPr>
            <w:webHidden/>
            <w:rPrChange w:id="892" w:author="Aleksa Corovic" w:date="2018-08-21T12:50:00Z">
              <w:rPr>
                <w:noProof/>
                <w:webHidden/>
              </w:rPr>
            </w:rPrChange>
          </w:rPr>
          <w:fldChar w:fldCharType="begin"/>
        </w:r>
        <w:r w:rsidRPr="00D96694">
          <w:rPr>
            <w:webHidden/>
            <w:rPrChange w:id="893" w:author="Aleksa Corovic" w:date="2018-08-21T12:50:00Z">
              <w:rPr>
                <w:noProof/>
                <w:webHidden/>
              </w:rPr>
            </w:rPrChange>
          </w:rPr>
          <w:instrText xml:space="preserve"> PAGEREF _Toc522019418 \h </w:instrText>
        </w:r>
      </w:ins>
      <w:r w:rsidRPr="00D96694">
        <w:rPr>
          <w:webHidden/>
          <w:rPrChange w:id="894" w:author="Aleksa Corovic" w:date="2018-08-21T12:50:00Z">
            <w:rPr>
              <w:webHidden/>
            </w:rPr>
          </w:rPrChange>
        </w:rPr>
      </w:r>
      <w:r w:rsidRPr="00D96694">
        <w:rPr>
          <w:webHidden/>
          <w:rPrChange w:id="895" w:author="Aleksa Corovic" w:date="2018-08-21T12:50:00Z">
            <w:rPr>
              <w:noProof/>
              <w:webHidden/>
            </w:rPr>
          </w:rPrChange>
        </w:rPr>
        <w:fldChar w:fldCharType="separate"/>
      </w:r>
      <w:ins w:id="896" w:author="Filip Dutina" w:date="2018-08-14T14:14:00Z">
        <w:r w:rsidRPr="00D96694">
          <w:rPr>
            <w:webHidden/>
            <w:rPrChange w:id="897" w:author="Aleksa Corovic" w:date="2018-08-21T12:50:00Z">
              <w:rPr>
                <w:noProof/>
                <w:webHidden/>
              </w:rPr>
            </w:rPrChange>
          </w:rPr>
          <w:t>24</w:t>
        </w:r>
        <w:r w:rsidRPr="00D96694">
          <w:rPr>
            <w:webHidden/>
            <w:rPrChange w:id="898" w:author="Aleksa Corovic" w:date="2018-08-21T12:50:00Z">
              <w:rPr>
                <w:noProof/>
                <w:webHidden/>
              </w:rPr>
            </w:rPrChange>
          </w:rPr>
          <w:fldChar w:fldCharType="end"/>
        </w:r>
        <w:r w:rsidRPr="00D96694">
          <w:rPr>
            <w:rStyle w:val="Hyperlink"/>
            <w:rPrChange w:id="899" w:author="Aleksa Corovic" w:date="2018-08-21T12:50:00Z">
              <w:rPr>
                <w:rStyle w:val="Hyperlink"/>
                <w:noProof/>
              </w:rPr>
            </w:rPrChange>
          </w:rPr>
          <w:fldChar w:fldCharType="end"/>
        </w:r>
      </w:ins>
    </w:p>
    <w:p w14:paraId="00241279" w14:textId="77777777" w:rsidR="0037741D" w:rsidRPr="00D96694" w:rsidRDefault="0037741D">
      <w:pPr>
        <w:pStyle w:val="TOC1"/>
        <w:rPr>
          <w:ins w:id="900" w:author="Filip Dutina" w:date="2018-08-14T14:14:00Z"/>
          <w:rFonts w:asciiTheme="minorHAnsi" w:eastAsiaTheme="minorEastAsia" w:hAnsiTheme="minorHAnsi" w:cstheme="minorBidi"/>
          <w:sz w:val="22"/>
          <w:szCs w:val="22"/>
          <w:lang w:val="sr-Latn-RS" w:eastAsia="en-GB"/>
          <w:rPrChange w:id="901" w:author="Aleksa Corovic" w:date="2018-08-21T12:50:00Z">
            <w:rPr>
              <w:ins w:id="902" w:author="Filip Dutina" w:date="2018-08-14T14:14:00Z"/>
              <w:rFonts w:asciiTheme="minorHAnsi" w:eastAsiaTheme="minorEastAsia" w:hAnsiTheme="minorHAnsi" w:cstheme="minorBidi"/>
              <w:noProof/>
              <w:sz w:val="22"/>
              <w:szCs w:val="22"/>
              <w:lang w:val="en-GB" w:eastAsia="en-GB"/>
            </w:rPr>
          </w:rPrChange>
        </w:rPr>
      </w:pPr>
      <w:ins w:id="903" w:author="Filip Dutina" w:date="2018-08-14T14:14:00Z">
        <w:r w:rsidRPr="00D96694">
          <w:rPr>
            <w:rStyle w:val="Hyperlink"/>
            <w:lang w:val="sr-Latn-RS"/>
            <w:rPrChange w:id="904" w:author="Aleksa Corovic" w:date="2018-08-21T12:50:00Z">
              <w:rPr>
                <w:rStyle w:val="Hyperlink"/>
                <w:noProof/>
              </w:rPr>
            </w:rPrChange>
          </w:rPr>
          <w:fldChar w:fldCharType="begin"/>
        </w:r>
        <w:r w:rsidRPr="00D96694">
          <w:rPr>
            <w:rStyle w:val="Hyperlink"/>
            <w:lang w:val="sr-Latn-RS"/>
            <w:rPrChange w:id="905" w:author="Aleksa Corovic" w:date="2018-08-21T12:50:00Z">
              <w:rPr>
                <w:rStyle w:val="Hyperlink"/>
                <w:noProof/>
              </w:rPr>
            </w:rPrChange>
          </w:rPr>
          <w:instrText xml:space="preserve"> </w:instrText>
        </w:r>
        <w:r w:rsidRPr="00D96694">
          <w:rPr>
            <w:lang w:val="sr-Latn-RS"/>
            <w:rPrChange w:id="906" w:author="Aleksa Corovic" w:date="2018-08-21T12:50:00Z">
              <w:rPr>
                <w:noProof/>
              </w:rPr>
            </w:rPrChange>
          </w:rPr>
          <w:instrText>HYPERLINK \l "_Toc522019419"</w:instrText>
        </w:r>
        <w:r w:rsidRPr="00D96694">
          <w:rPr>
            <w:rStyle w:val="Hyperlink"/>
            <w:lang w:val="sr-Latn-RS"/>
            <w:rPrChange w:id="907" w:author="Aleksa Corovic" w:date="2018-08-21T12:50:00Z">
              <w:rPr>
                <w:rStyle w:val="Hyperlink"/>
                <w:noProof/>
              </w:rPr>
            </w:rPrChange>
          </w:rPr>
          <w:instrText xml:space="preserve"> </w:instrText>
        </w:r>
        <w:r w:rsidRPr="00D96694">
          <w:rPr>
            <w:rStyle w:val="Hyperlink"/>
            <w:lang w:val="sr-Latn-RS"/>
            <w:rPrChange w:id="908" w:author="Aleksa Corovic" w:date="2018-08-21T12:50:00Z">
              <w:rPr>
                <w:rStyle w:val="Hyperlink"/>
                <w:noProof/>
              </w:rPr>
            </w:rPrChange>
          </w:rPr>
          <w:fldChar w:fldCharType="separate"/>
        </w:r>
        <w:r w:rsidRPr="00D96694">
          <w:rPr>
            <w:rStyle w:val="Hyperlink"/>
            <w:lang w:val="sr-Latn-RS"/>
            <w:rPrChange w:id="909" w:author="Aleksa Corovic" w:date="2018-08-21T12:50:00Z">
              <w:rPr>
                <w:rStyle w:val="Hyperlink"/>
                <w:noProof/>
                <w:lang w:val="en-GB"/>
              </w:rPr>
            </w:rPrChange>
          </w:rPr>
          <w:t>5.</w:t>
        </w:r>
        <w:r w:rsidRPr="00D96694">
          <w:rPr>
            <w:rFonts w:asciiTheme="minorHAnsi" w:eastAsiaTheme="minorEastAsia" w:hAnsiTheme="minorHAnsi" w:cstheme="minorBidi"/>
            <w:sz w:val="22"/>
            <w:szCs w:val="22"/>
            <w:lang w:val="sr-Latn-RS" w:eastAsia="en-GB"/>
            <w:rPrChange w:id="910"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11" w:author="Aleksa Corovic" w:date="2018-08-21T12:50:00Z">
              <w:rPr>
                <w:rStyle w:val="Hyperlink"/>
                <w:noProof/>
                <w:lang w:val="en-GB"/>
              </w:rPr>
            </w:rPrChange>
          </w:rPr>
          <w:t>Testiranje i verifikacija</w:t>
        </w:r>
        <w:r w:rsidRPr="00D96694">
          <w:rPr>
            <w:webHidden/>
            <w:lang w:val="sr-Latn-RS"/>
            <w:rPrChange w:id="912" w:author="Aleksa Corovic" w:date="2018-08-21T12:50:00Z">
              <w:rPr>
                <w:noProof/>
                <w:webHidden/>
              </w:rPr>
            </w:rPrChange>
          </w:rPr>
          <w:tab/>
        </w:r>
        <w:r w:rsidRPr="00D96694">
          <w:rPr>
            <w:webHidden/>
            <w:lang w:val="sr-Latn-RS"/>
            <w:rPrChange w:id="913" w:author="Aleksa Corovic" w:date="2018-08-21T12:50:00Z">
              <w:rPr>
                <w:noProof/>
                <w:webHidden/>
              </w:rPr>
            </w:rPrChange>
          </w:rPr>
          <w:fldChar w:fldCharType="begin"/>
        </w:r>
        <w:r w:rsidRPr="00D96694">
          <w:rPr>
            <w:webHidden/>
            <w:lang w:val="sr-Latn-RS"/>
            <w:rPrChange w:id="914" w:author="Aleksa Corovic" w:date="2018-08-21T12:50:00Z">
              <w:rPr>
                <w:noProof/>
                <w:webHidden/>
              </w:rPr>
            </w:rPrChange>
          </w:rPr>
          <w:instrText xml:space="preserve"> PAGEREF _Toc522019419 \h </w:instrText>
        </w:r>
      </w:ins>
      <w:r w:rsidRPr="00D96694">
        <w:rPr>
          <w:webHidden/>
          <w:lang w:val="sr-Latn-RS"/>
          <w:rPrChange w:id="915" w:author="Aleksa Corovic" w:date="2018-08-21T12:50:00Z">
            <w:rPr>
              <w:webHidden/>
              <w:lang w:val="sr-Latn-RS"/>
            </w:rPr>
          </w:rPrChange>
        </w:rPr>
      </w:r>
      <w:r w:rsidRPr="00D96694">
        <w:rPr>
          <w:webHidden/>
          <w:lang w:val="sr-Latn-RS"/>
          <w:rPrChange w:id="916" w:author="Aleksa Corovic" w:date="2018-08-21T12:50:00Z">
            <w:rPr>
              <w:noProof/>
              <w:webHidden/>
            </w:rPr>
          </w:rPrChange>
        </w:rPr>
        <w:fldChar w:fldCharType="separate"/>
      </w:r>
      <w:ins w:id="917" w:author="Filip Dutina" w:date="2018-08-14T14:14:00Z">
        <w:r w:rsidRPr="00D96694">
          <w:rPr>
            <w:webHidden/>
            <w:lang w:val="sr-Latn-RS"/>
            <w:rPrChange w:id="918" w:author="Aleksa Corovic" w:date="2018-08-21T12:50:00Z">
              <w:rPr>
                <w:noProof/>
                <w:webHidden/>
              </w:rPr>
            </w:rPrChange>
          </w:rPr>
          <w:t>25</w:t>
        </w:r>
        <w:r w:rsidRPr="00D96694">
          <w:rPr>
            <w:webHidden/>
            <w:lang w:val="sr-Latn-RS"/>
            <w:rPrChange w:id="919" w:author="Aleksa Corovic" w:date="2018-08-21T12:50:00Z">
              <w:rPr>
                <w:noProof/>
                <w:webHidden/>
              </w:rPr>
            </w:rPrChange>
          </w:rPr>
          <w:fldChar w:fldCharType="end"/>
        </w:r>
        <w:r w:rsidRPr="00D96694">
          <w:rPr>
            <w:rStyle w:val="Hyperlink"/>
            <w:lang w:val="sr-Latn-RS"/>
            <w:rPrChange w:id="920" w:author="Aleksa Corovic" w:date="2018-08-21T12:50:00Z">
              <w:rPr>
                <w:rStyle w:val="Hyperlink"/>
                <w:noProof/>
              </w:rPr>
            </w:rPrChange>
          </w:rPr>
          <w:fldChar w:fldCharType="end"/>
        </w:r>
      </w:ins>
    </w:p>
    <w:p w14:paraId="02E54E21" w14:textId="77777777" w:rsidR="0037741D" w:rsidRPr="00D96694" w:rsidRDefault="0037741D">
      <w:pPr>
        <w:pStyle w:val="TOC1"/>
        <w:rPr>
          <w:ins w:id="921" w:author="Filip Dutina" w:date="2018-08-14T14:14:00Z"/>
          <w:rFonts w:asciiTheme="minorHAnsi" w:eastAsiaTheme="minorEastAsia" w:hAnsiTheme="minorHAnsi" w:cstheme="minorBidi"/>
          <w:sz w:val="22"/>
          <w:szCs w:val="22"/>
          <w:lang w:val="sr-Latn-RS" w:eastAsia="en-GB"/>
          <w:rPrChange w:id="922" w:author="Aleksa Corovic" w:date="2018-08-21T12:50:00Z">
            <w:rPr>
              <w:ins w:id="923" w:author="Filip Dutina" w:date="2018-08-14T14:14:00Z"/>
              <w:rFonts w:asciiTheme="minorHAnsi" w:eastAsiaTheme="minorEastAsia" w:hAnsiTheme="minorHAnsi" w:cstheme="minorBidi"/>
              <w:noProof/>
              <w:sz w:val="22"/>
              <w:szCs w:val="22"/>
              <w:lang w:val="en-GB" w:eastAsia="en-GB"/>
            </w:rPr>
          </w:rPrChange>
        </w:rPr>
      </w:pPr>
      <w:ins w:id="924" w:author="Filip Dutina" w:date="2018-08-14T14:14:00Z">
        <w:r w:rsidRPr="00D96694">
          <w:rPr>
            <w:rStyle w:val="Hyperlink"/>
            <w:lang w:val="sr-Latn-RS"/>
            <w:rPrChange w:id="925" w:author="Aleksa Corovic" w:date="2018-08-21T12:50:00Z">
              <w:rPr>
                <w:rStyle w:val="Hyperlink"/>
                <w:noProof/>
              </w:rPr>
            </w:rPrChange>
          </w:rPr>
          <w:fldChar w:fldCharType="begin"/>
        </w:r>
        <w:r w:rsidRPr="00D96694">
          <w:rPr>
            <w:rStyle w:val="Hyperlink"/>
            <w:lang w:val="sr-Latn-RS"/>
            <w:rPrChange w:id="926" w:author="Aleksa Corovic" w:date="2018-08-21T12:50:00Z">
              <w:rPr>
                <w:rStyle w:val="Hyperlink"/>
                <w:noProof/>
              </w:rPr>
            </w:rPrChange>
          </w:rPr>
          <w:instrText xml:space="preserve"> </w:instrText>
        </w:r>
        <w:r w:rsidRPr="00D96694">
          <w:rPr>
            <w:lang w:val="sr-Latn-RS"/>
            <w:rPrChange w:id="927" w:author="Aleksa Corovic" w:date="2018-08-21T12:50:00Z">
              <w:rPr>
                <w:noProof/>
              </w:rPr>
            </w:rPrChange>
          </w:rPr>
          <w:instrText>HYPERLINK \l "_Toc522019420"</w:instrText>
        </w:r>
        <w:r w:rsidRPr="00D96694">
          <w:rPr>
            <w:rStyle w:val="Hyperlink"/>
            <w:lang w:val="sr-Latn-RS"/>
            <w:rPrChange w:id="928" w:author="Aleksa Corovic" w:date="2018-08-21T12:50:00Z">
              <w:rPr>
                <w:rStyle w:val="Hyperlink"/>
                <w:noProof/>
              </w:rPr>
            </w:rPrChange>
          </w:rPr>
          <w:instrText xml:space="preserve"> </w:instrText>
        </w:r>
        <w:r w:rsidRPr="00D96694">
          <w:rPr>
            <w:rStyle w:val="Hyperlink"/>
            <w:lang w:val="sr-Latn-RS"/>
            <w:rPrChange w:id="929" w:author="Aleksa Corovic" w:date="2018-08-21T12:50:00Z">
              <w:rPr>
                <w:rStyle w:val="Hyperlink"/>
                <w:noProof/>
              </w:rPr>
            </w:rPrChange>
          </w:rPr>
          <w:fldChar w:fldCharType="separate"/>
        </w:r>
        <w:r w:rsidRPr="00D96694">
          <w:rPr>
            <w:rStyle w:val="Hyperlink"/>
            <w:lang w:val="sr-Latn-RS"/>
            <w:rPrChange w:id="930" w:author="Aleksa Corovic" w:date="2018-08-21T12:50:00Z">
              <w:rPr>
                <w:rStyle w:val="Hyperlink"/>
                <w:noProof/>
                <w:lang w:val="en-GB"/>
              </w:rPr>
            </w:rPrChange>
          </w:rPr>
          <w:t>6.</w:t>
        </w:r>
        <w:r w:rsidRPr="00D96694">
          <w:rPr>
            <w:rFonts w:asciiTheme="minorHAnsi" w:eastAsiaTheme="minorEastAsia" w:hAnsiTheme="minorHAnsi" w:cstheme="minorBidi"/>
            <w:sz w:val="22"/>
            <w:szCs w:val="22"/>
            <w:lang w:val="sr-Latn-RS" w:eastAsia="en-GB"/>
            <w:rPrChange w:id="931"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32" w:author="Aleksa Corovic" w:date="2018-08-21T12:50:00Z">
              <w:rPr>
                <w:rStyle w:val="Hyperlink"/>
                <w:noProof/>
                <w:lang w:val="en-GB"/>
              </w:rPr>
            </w:rPrChange>
          </w:rPr>
          <w:t>Zaklju</w:t>
        </w:r>
        <w:r w:rsidRPr="00D96694">
          <w:rPr>
            <w:rStyle w:val="Hyperlink"/>
            <w:lang w:val="sr-Latn-RS"/>
            <w:rPrChange w:id="933" w:author="Aleksa Corovic" w:date="2018-08-21T12:50:00Z">
              <w:rPr>
                <w:rStyle w:val="Hyperlink"/>
                <w:noProof/>
                <w:lang w:val="sr-Latn-RS"/>
              </w:rPr>
            </w:rPrChange>
          </w:rPr>
          <w:t>č</w:t>
        </w:r>
        <w:r w:rsidRPr="00D96694">
          <w:rPr>
            <w:rStyle w:val="Hyperlink"/>
            <w:lang w:val="sr-Latn-RS"/>
            <w:rPrChange w:id="934" w:author="Aleksa Corovic" w:date="2018-08-21T12:50:00Z">
              <w:rPr>
                <w:rStyle w:val="Hyperlink"/>
                <w:noProof/>
                <w:lang w:val="en-GB"/>
              </w:rPr>
            </w:rPrChange>
          </w:rPr>
          <w:t>ak</w:t>
        </w:r>
        <w:r w:rsidRPr="00D96694">
          <w:rPr>
            <w:webHidden/>
            <w:lang w:val="sr-Latn-RS"/>
            <w:rPrChange w:id="935" w:author="Aleksa Corovic" w:date="2018-08-21T12:50:00Z">
              <w:rPr>
                <w:noProof/>
                <w:webHidden/>
              </w:rPr>
            </w:rPrChange>
          </w:rPr>
          <w:tab/>
        </w:r>
        <w:r w:rsidRPr="00D96694">
          <w:rPr>
            <w:webHidden/>
            <w:lang w:val="sr-Latn-RS"/>
            <w:rPrChange w:id="936" w:author="Aleksa Corovic" w:date="2018-08-21T12:50:00Z">
              <w:rPr>
                <w:noProof/>
                <w:webHidden/>
              </w:rPr>
            </w:rPrChange>
          </w:rPr>
          <w:fldChar w:fldCharType="begin"/>
        </w:r>
        <w:r w:rsidRPr="00D96694">
          <w:rPr>
            <w:webHidden/>
            <w:lang w:val="sr-Latn-RS"/>
            <w:rPrChange w:id="937" w:author="Aleksa Corovic" w:date="2018-08-21T12:50:00Z">
              <w:rPr>
                <w:noProof/>
                <w:webHidden/>
              </w:rPr>
            </w:rPrChange>
          </w:rPr>
          <w:instrText xml:space="preserve"> PAGEREF _Toc522019420 \h </w:instrText>
        </w:r>
      </w:ins>
      <w:r w:rsidRPr="00D96694">
        <w:rPr>
          <w:webHidden/>
          <w:lang w:val="sr-Latn-RS"/>
          <w:rPrChange w:id="938" w:author="Aleksa Corovic" w:date="2018-08-21T12:50:00Z">
            <w:rPr>
              <w:webHidden/>
              <w:lang w:val="sr-Latn-RS"/>
            </w:rPr>
          </w:rPrChange>
        </w:rPr>
      </w:r>
      <w:r w:rsidRPr="00D96694">
        <w:rPr>
          <w:webHidden/>
          <w:lang w:val="sr-Latn-RS"/>
          <w:rPrChange w:id="939" w:author="Aleksa Corovic" w:date="2018-08-21T12:50:00Z">
            <w:rPr>
              <w:noProof/>
              <w:webHidden/>
            </w:rPr>
          </w:rPrChange>
        </w:rPr>
        <w:fldChar w:fldCharType="separate"/>
      </w:r>
      <w:ins w:id="940" w:author="Filip Dutina" w:date="2018-08-14T14:14:00Z">
        <w:r w:rsidRPr="00D96694">
          <w:rPr>
            <w:webHidden/>
            <w:lang w:val="sr-Latn-RS"/>
            <w:rPrChange w:id="941" w:author="Aleksa Corovic" w:date="2018-08-21T12:50:00Z">
              <w:rPr>
                <w:noProof/>
                <w:webHidden/>
              </w:rPr>
            </w:rPrChange>
          </w:rPr>
          <w:t>29</w:t>
        </w:r>
        <w:r w:rsidRPr="00D96694">
          <w:rPr>
            <w:webHidden/>
            <w:lang w:val="sr-Latn-RS"/>
            <w:rPrChange w:id="942" w:author="Aleksa Corovic" w:date="2018-08-21T12:50:00Z">
              <w:rPr>
                <w:noProof/>
                <w:webHidden/>
              </w:rPr>
            </w:rPrChange>
          </w:rPr>
          <w:fldChar w:fldCharType="end"/>
        </w:r>
        <w:r w:rsidRPr="00D96694">
          <w:rPr>
            <w:rStyle w:val="Hyperlink"/>
            <w:lang w:val="sr-Latn-RS"/>
            <w:rPrChange w:id="943" w:author="Aleksa Corovic" w:date="2018-08-21T12:50:00Z">
              <w:rPr>
                <w:rStyle w:val="Hyperlink"/>
                <w:noProof/>
              </w:rPr>
            </w:rPrChange>
          </w:rPr>
          <w:fldChar w:fldCharType="end"/>
        </w:r>
      </w:ins>
    </w:p>
    <w:p w14:paraId="31F3005F" w14:textId="77777777" w:rsidR="0037741D" w:rsidRPr="00D96694" w:rsidRDefault="0037741D">
      <w:pPr>
        <w:pStyle w:val="TOC1"/>
        <w:rPr>
          <w:ins w:id="944" w:author="Filip Dutina" w:date="2018-08-14T14:14:00Z"/>
          <w:rFonts w:asciiTheme="minorHAnsi" w:eastAsiaTheme="minorEastAsia" w:hAnsiTheme="minorHAnsi" w:cstheme="minorBidi"/>
          <w:sz w:val="22"/>
          <w:szCs w:val="22"/>
          <w:lang w:val="sr-Latn-RS" w:eastAsia="en-GB"/>
          <w:rPrChange w:id="945" w:author="Aleksa Corovic" w:date="2018-08-21T12:50:00Z">
            <w:rPr>
              <w:ins w:id="946" w:author="Filip Dutina" w:date="2018-08-14T14:14:00Z"/>
              <w:rFonts w:asciiTheme="minorHAnsi" w:eastAsiaTheme="minorEastAsia" w:hAnsiTheme="minorHAnsi" w:cstheme="minorBidi"/>
              <w:noProof/>
              <w:sz w:val="22"/>
              <w:szCs w:val="22"/>
              <w:lang w:val="en-GB" w:eastAsia="en-GB"/>
            </w:rPr>
          </w:rPrChange>
        </w:rPr>
      </w:pPr>
      <w:ins w:id="947" w:author="Filip Dutina" w:date="2018-08-14T14:14:00Z">
        <w:r w:rsidRPr="00D96694">
          <w:rPr>
            <w:rStyle w:val="Hyperlink"/>
            <w:lang w:val="sr-Latn-RS"/>
            <w:rPrChange w:id="948" w:author="Aleksa Corovic" w:date="2018-08-21T12:50:00Z">
              <w:rPr>
                <w:rStyle w:val="Hyperlink"/>
                <w:noProof/>
              </w:rPr>
            </w:rPrChange>
          </w:rPr>
          <w:fldChar w:fldCharType="begin"/>
        </w:r>
        <w:r w:rsidRPr="00D96694">
          <w:rPr>
            <w:rStyle w:val="Hyperlink"/>
            <w:lang w:val="sr-Latn-RS"/>
            <w:rPrChange w:id="949" w:author="Aleksa Corovic" w:date="2018-08-21T12:50:00Z">
              <w:rPr>
                <w:rStyle w:val="Hyperlink"/>
                <w:noProof/>
              </w:rPr>
            </w:rPrChange>
          </w:rPr>
          <w:instrText xml:space="preserve"> </w:instrText>
        </w:r>
        <w:r w:rsidRPr="00D96694">
          <w:rPr>
            <w:lang w:val="sr-Latn-RS"/>
            <w:rPrChange w:id="950" w:author="Aleksa Corovic" w:date="2018-08-21T12:50:00Z">
              <w:rPr>
                <w:noProof/>
              </w:rPr>
            </w:rPrChange>
          </w:rPr>
          <w:instrText>HYPERLINK \l "_Toc522019421"</w:instrText>
        </w:r>
        <w:r w:rsidRPr="00D96694">
          <w:rPr>
            <w:rStyle w:val="Hyperlink"/>
            <w:lang w:val="sr-Latn-RS"/>
            <w:rPrChange w:id="951" w:author="Aleksa Corovic" w:date="2018-08-21T12:50:00Z">
              <w:rPr>
                <w:rStyle w:val="Hyperlink"/>
                <w:noProof/>
              </w:rPr>
            </w:rPrChange>
          </w:rPr>
          <w:instrText xml:space="preserve"> </w:instrText>
        </w:r>
        <w:r w:rsidRPr="00D96694">
          <w:rPr>
            <w:rStyle w:val="Hyperlink"/>
            <w:lang w:val="sr-Latn-RS"/>
            <w:rPrChange w:id="952" w:author="Aleksa Corovic" w:date="2018-08-21T12:50:00Z">
              <w:rPr>
                <w:rStyle w:val="Hyperlink"/>
                <w:noProof/>
              </w:rPr>
            </w:rPrChange>
          </w:rPr>
          <w:fldChar w:fldCharType="separate"/>
        </w:r>
        <w:r w:rsidRPr="00D96694">
          <w:rPr>
            <w:rStyle w:val="Hyperlink"/>
            <w:lang w:val="sr-Latn-RS"/>
            <w:rPrChange w:id="953" w:author="Aleksa Corovic" w:date="2018-08-21T12:50:00Z">
              <w:rPr>
                <w:rStyle w:val="Hyperlink"/>
                <w:noProof/>
              </w:rPr>
            </w:rPrChange>
          </w:rPr>
          <w:t>7.</w:t>
        </w:r>
        <w:r w:rsidRPr="00D96694">
          <w:rPr>
            <w:rFonts w:asciiTheme="minorHAnsi" w:eastAsiaTheme="minorEastAsia" w:hAnsiTheme="minorHAnsi" w:cstheme="minorBidi"/>
            <w:sz w:val="22"/>
            <w:szCs w:val="22"/>
            <w:lang w:val="sr-Latn-RS" w:eastAsia="en-GB"/>
            <w:rPrChange w:id="954" w:author="Aleksa Corovic" w:date="2018-08-21T12:50:00Z">
              <w:rPr>
                <w:rFonts w:asciiTheme="minorHAnsi" w:eastAsiaTheme="minorEastAsia" w:hAnsiTheme="minorHAnsi" w:cstheme="minorBidi"/>
                <w:noProof/>
                <w:sz w:val="22"/>
                <w:szCs w:val="22"/>
                <w:lang w:val="en-GB" w:eastAsia="en-GB"/>
              </w:rPr>
            </w:rPrChange>
          </w:rPr>
          <w:tab/>
        </w:r>
        <w:r w:rsidRPr="00D96694">
          <w:rPr>
            <w:rStyle w:val="Hyperlink"/>
            <w:lang w:val="sr-Latn-RS"/>
            <w:rPrChange w:id="955" w:author="Aleksa Corovic" w:date="2018-08-21T12:50:00Z">
              <w:rPr>
                <w:rStyle w:val="Hyperlink"/>
                <w:noProof/>
              </w:rPr>
            </w:rPrChange>
          </w:rPr>
          <w:t>Reference</w:t>
        </w:r>
        <w:r w:rsidRPr="00D96694">
          <w:rPr>
            <w:webHidden/>
            <w:lang w:val="sr-Latn-RS"/>
            <w:rPrChange w:id="956" w:author="Aleksa Corovic" w:date="2018-08-21T12:50:00Z">
              <w:rPr>
                <w:noProof/>
                <w:webHidden/>
              </w:rPr>
            </w:rPrChange>
          </w:rPr>
          <w:tab/>
        </w:r>
        <w:r w:rsidRPr="00D96694">
          <w:rPr>
            <w:webHidden/>
            <w:lang w:val="sr-Latn-RS"/>
            <w:rPrChange w:id="957" w:author="Aleksa Corovic" w:date="2018-08-21T12:50:00Z">
              <w:rPr>
                <w:noProof/>
                <w:webHidden/>
              </w:rPr>
            </w:rPrChange>
          </w:rPr>
          <w:fldChar w:fldCharType="begin"/>
        </w:r>
        <w:r w:rsidRPr="00D96694">
          <w:rPr>
            <w:webHidden/>
            <w:lang w:val="sr-Latn-RS"/>
            <w:rPrChange w:id="958" w:author="Aleksa Corovic" w:date="2018-08-21T12:50:00Z">
              <w:rPr>
                <w:noProof/>
                <w:webHidden/>
              </w:rPr>
            </w:rPrChange>
          </w:rPr>
          <w:instrText xml:space="preserve"> PAGEREF _Toc522019421 \h </w:instrText>
        </w:r>
      </w:ins>
      <w:r w:rsidRPr="00D96694">
        <w:rPr>
          <w:webHidden/>
          <w:lang w:val="sr-Latn-RS"/>
          <w:rPrChange w:id="959" w:author="Aleksa Corovic" w:date="2018-08-21T12:50:00Z">
            <w:rPr>
              <w:webHidden/>
              <w:lang w:val="sr-Latn-RS"/>
            </w:rPr>
          </w:rPrChange>
        </w:rPr>
      </w:r>
      <w:r w:rsidRPr="00D96694">
        <w:rPr>
          <w:webHidden/>
          <w:lang w:val="sr-Latn-RS"/>
          <w:rPrChange w:id="960" w:author="Aleksa Corovic" w:date="2018-08-21T12:50:00Z">
            <w:rPr>
              <w:noProof/>
              <w:webHidden/>
            </w:rPr>
          </w:rPrChange>
        </w:rPr>
        <w:fldChar w:fldCharType="separate"/>
      </w:r>
      <w:ins w:id="961" w:author="Filip Dutina" w:date="2018-08-14T14:14:00Z">
        <w:r w:rsidRPr="00D96694">
          <w:rPr>
            <w:webHidden/>
            <w:lang w:val="sr-Latn-RS"/>
            <w:rPrChange w:id="962" w:author="Aleksa Corovic" w:date="2018-08-21T12:50:00Z">
              <w:rPr>
                <w:noProof/>
                <w:webHidden/>
              </w:rPr>
            </w:rPrChange>
          </w:rPr>
          <w:t>30</w:t>
        </w:r>
        <w:r w:rsidRPr="00D96694">
          <w:rPr>
            <w:webHidden/>
            <w:lang w:val="sr-Latn-RS"/>
            <w:rPrChange w:id="963" w:author="Aleksa Corovic" w:date="2018-08-21T12:50:00Z">
              <w:rPr>
                <w:noProof/>
                <w:webHidden/>
              </w:rPr>
            </w:rPrChange>
          </w:rPr>
          <w:fldChar w:fldCharType="end"/>
        </w:r>
        <w:r w:rsidRPr="00D96694">
          <w:rPr>
            <w:rStyle w:val="Hyperlink"/>
            <w:lang w:val="sr-Latn-RS"/>
            <w:rPrChange w:id="964" w:author="Aleksa Corovic" w:date="2018-08-21T12:50:00Z">
              <w:rPr>
                <w:rStyle w:val="Hyperlink"/>
                <w:noProof/>
              </w:rPr>
            </w:rPrChange>
          </w:rPr>
          <w:fldChar w:fldCharType="end"/>
        </w:r>
      </w:ins>
    </w:p>
    <w:p w14:paraId="69699230" w14:textId="77777777" w:rsidR="007B0442" w:rsidRPr="00D96694" w:rsidDel="0090337A" w:rsidRDefault="007B0442" w:rsidP="0090337A">
      <w:pPr>
        <w:pStyle w:val="TOC1"/>
        <w:rPr>
          <w:del w:id="965" w:author="Filip Dutina" w:date="2018-07-12T11:22:00Z"/>
          <w:rFonts w:asciiTheme="minorHAnsi" w:eastAsiaTheme="minorEastAsia" w:hAnsiTheme="minorHAnsi" w:cstheme="minorBidi"/>
          <w:sz w:val="22"/>
          <w:szCs w:val="22"/>
          <w:lang w:val="sr-Latn-RS" w:eastAsia="en-GB"/>
          <w:rPrChange w:id="966" w:author="Aleksa Corovic" w:date="2018-08-21T12:50:00Z">
            <w:rPr>
              <w:del w:id="967" w:author="Filip Dutina" w:date="2018-07-12T11:22:00Z"/>
              <w:rFonts w:asciiTheme="minorHAnsi" w:eastAsiaTheme="minorEastAsia" w:hAnsiTheme="minorHAnsi" w:cstheme="minorBidi"/>
              <w:noProof/>
              <w:sz w:val="22"/>
              <w:szCs w:val="22"/>
              <w:lang w:val="en-GB" w:eastAsia="en-GB"/>
            </w:rPr>
          </w:rPrChange>
        </w:rPr>
      </w:pPr>
      <w:del w:id="968" w:author="Filip Dutina" w:date="2018-07-12T11:22:00Z">
        <w:r w:rsidRPr="00D96694" w:rsidDel="0090337A">
          <w:rPr>
            <w:lang w:val="sr-Latn-RS"/>
            <w:rPrChange w:id="969" w:author="Aleksa Corovic" w:date="2018-08-21T12:50:00Z">
              <w:rPr>
                <w:rStyle w:val="Hyperlink"/>
                <w:noProof/>
              </w:rPr>
            </w:rPrChange>
          </w:rPr>
          <w:delText>1.</w:delText>
        </w:r>
        <w:r w:rsidRPr="00D96694" w:rsidDel="0090337A">
          <w:rPr>
            <w:rFonts w:asciiTheme="minorHAnsi" w:eastAsiaTheme="minorEastAsia" w:hAnsiTheme="minorHAnsi" w:cstheme="minorBidi"/>
            <w:sz w:val="22"/>
            <w:szCs w:val="22"/>
            <w:lang w:val="sr-Latn-RS" w:eastAsia="en-GB"/>
            <w:rPrChange w:id="97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71" w:author="Aleksa Corovic" w:date="2018-08-21T12:50:00Z">
              <w:rPr>
                <w:rStyle w:val="Hyperlink"/>
                <w:noProof/>
              </w:rPr>
            </w:rPrChange>
          </w:rPr>
          <w:delText>Uvod</w:delText>
        </w:r>
        <w:r w:rsidRPr="00D96694" w:rsidDel="0090337A">
          <w:rPr>
            <w:webHidden/>
            <w:lang w:val="sr-Latn-RS"/>
            <w:rPrChange w:id="972" w:author="Aleksa Corovic" w:date="2018-08-21T12:50:00Z">
              <w:rPr>
                <w:noProof/>
                <w:webHidden/>
              </w:rPr>
            </w:rPrChange>
          </w:rPr>
          <w:tab/>
          <w:delText>1</w:delText>
        </w:r>
      </w:del>
    </w:p>
    <w:p w14:paraId="121A24F1" w14:textId="77777777" w:rsidR="007B0442" w:rsidRPr="00D96694" w:rsidDel="0090337A" w:rsidRDefault="007B0442" w:rsidP="0090337A">
      <w:pPr>
        <w:pStyle w:val="TOC1"/>
        <w:rPr>
          <w:del w:id="973" w:author="Filip Dutina" w:date="2018-07-12T11:22:00Z"/>
          <w:rFonts w:asciiTheme="minorHAnsi" w:eastAsiaTheme="minorEastAsia" w:hAnsiTheme="minorHAnsi" w:cstheme="minorBidi"/>
          <w:sz w:val="22"/>
          <w:szCs w:val="22"/>
          <w:lang w:val="sr-Latn-RS" w:eastAsia="en-GB"/>
          <w:rPrChange w:id="974" w:author="Aleksa Corovic" w:date="2018-08-21T12:50:00Z">
            <w:rPr>
              <w:del w:id="975" w:author="Filip Dutina" w:date="2018-07-12T11:22:00Z"/>
              <w:rFonts w:asciiTheme="minorHAnsi" w:eastAsiaTheme="minorEastAsia" w:hAnsiTheme="minorHAnsi" w:cstheme="minorBidi"/>
              <w:noProof/>
              <w:sz w:val="22"/>
              <w:szCs w:val="22"/>
              <w:lang w:val="en-GB" w:eastAsia="en-GB"/>
            </w:rPr>
          </w:rPrChange>
        </w:rPr>
      </w:pPr>
      <w:del w:id="976" w:author="Filip Dutina" w:date="2018-07-12T11:22:00Z">
        <w:r w:rsidRPr="00D96694" w:rsidDel="0090337A">
          <w:rPr>
            <w:lang w:val="sr-Latn-RS"/>
            <w:rPrChange w:id="977" w:author="Aleksa Corovic" w:date="2018-08-21T12:50:00Z">
              <w:rPr>
                <w:rStyle w:val="Hyperlink"/>
                <w:noProof/>
              </w:rPr>
            </w:rPrChange>
          </w:rPr>
          <w:delText>2.</w:delText>
        </w:r>
        <w:r w:rsidRPr="00D96694" w:rsidDel="0090337A">
          <w:rPr>
            <w:rFonts w:asciiTheme="minorHAnsi" w:eastAsiaTheme="minorEastAsia" w:hAnsiTheme="minorHAnsi" w:cstheme="minorBidi"/>
            <w:sz w:val="22"/>
            <w:szCs w:val="22"/>
            <w:lang w:val="sr-Latn-RS" w:eastAsia="en-GB"/>
            <w:rPrChange w:id="97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979" w:author="Aleksa Corovic" w:date="2018-08-21T12:50:00Z">
              <w:rPr>
                <w:rStyle w:val="Hyperlink"/>
                <w:noProof/>
              </w:rPr>
            </w:rPrChange>
          </w:rPr>
          <w:delText>Teorijske osnove</w:delText>
        </w:r>
        <w:r w:rsidRPr="00D96694" w:rsidDel="0090337A">
          <w:rPr>
            <w:webHidden/>
            <w:lang w:val="sr-Latn-RS"/>
            <w:rPrChange w:id="980" w:author="Aleksa Corovic" w:date="2018-08-21T12:50:00Z">
              <w:rPr>
                <w:noProof/>
                <w:webHidden/>
              </w:rPr>
            </w:rPrChange>
          </w:rPr>
          <w:tab/>
          <w:delText>3</w:delText>
        </w:r>
      </w:del>
    </w:p>
    <w:p w14:paraId="1007DB70" w14:textId="77777777" w:rsidR="007B0442" w:rsidRPr="00D96694" w:rsidDel="0090337A" w:rsidRDefault="007B0442">
      <w:pPr>
        <w:pStyle w:val="TOC2"/>
        <w:rPr>
          <w:del w:id="981" w:author="Filip Dutina" w:date="2018-07-12T11:22:00Z"/>
          <w:rFonts w:asciiTheme="minorHAnsi" w:eastAsiaTheme="minorEastAsia" w:hAnsiTheme="minorHAnsi" w:cstheme="minorBidi"/>
          <w:sz w:val="22"/>
          <w:szCs w:val="22"/>
          <w:lang w:eastAsia="en-GB"/>
          <w:rPrChange w:id="982" w:author="Aleksa Corovic" w:date="2018-08-21T12:50:00Z">
            <w:rPr>
              <w:del w:id="983" w:author="Filip Dutina" w:date="2018-07-12T11:22:00Z"/>
              <w:rFonts w:asciiTheme="minorHAnsi" w:eastAsiaTheme="minorEastAsia" w:hAnsiTheme="minorHAnsi" w:cstheme="minorBidi"/>
              <w:noProof/>
              <w:sz w:val="22"/>
              <w:szCs w:val="22"/>
              <w:lang w:val="en-GB" w:eastAsia="en-GB"/>
            </w:rPr>
          </w:rPrChange>
        </w:rPr>
      </w:pPr>
      <w:del w:id="984" w:author="Filip Dutina" w:date="2018-07-12T11:22:00Z">
        <w:r w:rsidRPr="00D96694" w:rsidDel="0090337A">
          <w:rPr>
            <w:rPrChange w:id="985" w:author="Aleksa Corovic" w:date="2018-08-21T12:50:00Z">
              <w:rPr>
                <w:rStyle w:val="Hyperlink"/>
                <w:noProof/>
              </w:rPr>
            </w:rPrChange>
          </w:rPr>
          <w:delText>2.1</w:delText>
        </w:r>
        <w:r w:rsidRPr="00D96694" w:rsidDel="0090337A">
          <w:rPr>
            <w:rFonts w:asciiTheme="minorHAnsi" w:eastAsiaTheme="minorEastAsia" w:hAnsiTheme="minorHAnsi" w:cstheme="minorBidi"/>
            <w:sz w:val="22"/>
            <w:szCs w:val="22"/>
            <w:lang w:eastAsia="en-GB"/>
            <w:rPrChange w:id="98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87" w:author="Aleksa Corovic" w:date="2018-08-21T12:50:00Z">
              <w:rPr>
                <w:rStyle w:val="Hyperlink"/>
                <w:noProof/>
              </w:rPr>
            </w:rPrChange>
          </w:rPr>
          <w:delText>BroadR-Reach interfejs</w:delText>
        </w:r>
        <w:r w:rsidRPr="00D96694" w:rsidDel="0090337A">
          <w:rPr>
            <w:webHidden/>
            <w:rPrChange w:id="988" w:author="Aleksa Corovic" w:date="2018-08-21T12:50:00Z">
              <w:rPr>
                <w:noProof/>
                <w:webHidden/>
              </w:rPr>
            </w:rPrChange>
          </w:rPr>
          <w:tab/>
          <w:delText>3</w:delText>
        </w:r>
      </w:del>
    </w:p>
    <w:p w14:paraId="187A1FC5" w14:textId="77777777" w:rsidR="007B0442" w:rsidRPr="00D96694" w:rsidDel="0090337A" w:rsidRDefault="007B0442">
      <w:pPr>
        <w:pStyle w:val="TOC2"/>
        <w:rPr>
          <w:del w:id="989" w:author="Filip Dutina" w:date="2018-07-12T11:22:00Z"/>
          <w:rFonts w:asciiTheme="minorHAnsi" w:eastAsiaTheme="minorEastAsia" w:hAnsiTheme="minorHAnsi" w:cstheme="minorBidi"/>
          <w:sz w:val="22"/>
          <w:szCs w:val="22"/>
          <w:lang w:eastAsia="en-GB"/>
          <w:rPrChange w:id="990" w:author="Aleksa Corovic" w:date="2018-08-21T12:50:00Z">
            <w:rPr>
              <w:del w:id="991" w:author="Filip Dutina" w:date="2018-07-12T11:22:00Z"/>
              <w:rFonts w:asciiTheme="minorHAnsi" w:eastAsiaTheme="minorEastAsia" w:hAnsiTheme="minorHAnsi" w:cstheme="minorBidi"/>
              <w:noProof/>
              <w:sz w:val="22"/>
              <w:szCs w:val="22"/>
              <w:lang w:val="en-GB" w:eastAsia="en-GB"/>
            </w:rPr>
          </w:rPrChange>
        </w:rPr>
      </w:pPr>
      <w:del w:id="992" w:author="Filip Dutina" w:date="2018-07-12T11:22:00Z">
        <w:r w:rsidRPr="00D96694" w:rsidDel="0090337A">
          <w:rPr>
            <w:rPrChange w:id="993" w:author="Aleksa Corovic" w:date="2018-08-21T12:50:00Z">
              <w:rPr>
                <w:rStyle w:val="Hyperlink"/>
                <w:noProof/>
              </w:rPr>
            </w:rPrChange>
          </w:rPr>
          <w:delText>2.2</w:delText>
        </w:r>
        <w:r w:rsidRPr="00D96694" w:rsidDel="0090337A">
          <w:rPr>
            <w:rFonts w:asciiTheme="minorHAnsi" w:eastAsiaTheme="minorEastAsia" w:hAnsiTheme="minorHAnsi" w:cstheme="minorBidi"/>
            <w:sz w:val="22"/>
            <w:szCs w:val="22"/>
            <w:lang w:eastAsia="en-GB"/>
            <w:rPrChange w:id="99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995" w:author="Aleksa Corovic" w:date="2018-08-21T12:50:00Z">
              <w:rPr>
                <w:rStyle w:val="Hyperlink"/>
                <w:noProof/>
              </w:rPr>
            </w:rPrChange>
          </w:rPr>
          <w:delText>TCP protokol</w:delText>
        </w:r>
        <w:r w:rsidRPr="00D96694" w:rsidDel="0090337A">
          <w:rPr>
            <w:webHidden/>
            <w:rPrChange w:id="996" w:author="Aleksa Corovic" w:date="2018-08-21T12:50:00Z">
              <w:rPr>
                <w:noProof/>
                <w:webHidden/>
              </w:rPr>
            </w:rPrChange>
          </w:rPr>
          <w:tab/>
          <w:delText>4</w:delText>
        </w:r>
      </w:del>
    </w:p>
    <w:p w14:paraId="2021985E" w14:textId="77777777" w:rsidR="007B0442" w:rsidRPr="00D96694" w:rsidDel="0090337A" w:rsidRDefault="007B0442">
      <w:pPr>
        <w:pStyle w:val="TOC3"/>
        <w:tabs>
          <w:tab w:val="left" w:pos="1667"/>
          <w:tab w:val="right" w:leader="dot" w:pos="9345"/>
        </w:tabs>
        <w:rPr>
          <w:del w:id="997" w:author="Filip Dutina" w:date="2018-07-12T11:22:00Z"/>
          <w:rFonts w:asciiTheme="minorHAnsi" w:eastAsiaTheme="minorEastAsia" w:hAnsiTheme="minorHAnsi" w:cstheme="minorBidi"/>
          <w:sz w:val="22"/>
          <w:szCs w:val="22"/>
          <w:lang w:eastAsia="en-GB"/>
          <w:rPrChange w:id="998" w:author="Aleksa Corovic" w:date="2018-08-21T12:50:00Z">
            <w:rPr>
              <w:del w:id="999" w:author="Filip Dutina" w:date="2018-07-12T11:22:00Z"/>
              <w:rFonts w:asciiTheme="minorHAnsi" w:eastAsiaTheme="minorEastAsia" w:hAnsiTheme="minorHAnsi" w:cstheme="minorBidi"/>
              <w:noProof/>
              <w:sz w:val="22"/>
              <w:szCs w:val="22"/>
              <w:lang w:val="en-GB" w:eastAsia="en-GB"/>
            </w:rPr>
          </w:rPrChange>
        </w:rPr>
      </w:pPr>
      <w:del w:id="1000" w:author="Filip Dutina" w:date="2018-07-12T11:22:00Z">
        <w:r w:rsidRPr="00D96694" w:rsidDel="0090337A">
          <w:rPr>
            <w:rPrChange w:id="1001" w:author="Aleksa Corovic" w:date="2018-08-21T12:50:00Z">
              <w:rPr>
                <w:rStyle w:val="Hyperlink"/>
                <w:noProof/>
              </w:rPr>
            </w:rPrChange>
          </w:rPr>
          <w:delText>2.2.1</w:delText>
        </w:r>
        <w:r w:rsidRPr="00D96694" w:rsidDel="0090337A">
          <w:rPr>
            <w:rFonts w:asciiTheme="minorHAnsi" w:eastAsiaTheme="minorEastAsia" w:hAnsiTheme="minorHAnsi" w:cstheme="minorBidi"/>
            <w:sz w:val="22"/>
            <w:szCs w:val="22"/>
            <w:lang w:eastAsia="en-GB"/>
            <w:rPrChange w:id="100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03" w:author="Aleksa Corovic" w:date="2018-08-21T12:50:00Z">
              <w:rPr>
                <w:rStyle w:val="Hyperlink"/>
                <w:noProof/>
              </w:rPr>
            </w:rPrChange>
          </w:rPr>
          <w:delText>Uspostavljanje</w:delText>
        </w:r>
        <w:r w:rsidRPr="00D96694" w:rsidDel="0090337A">
          <w:rPr>
            <w:rPrChange w:id="1004" w:author="Aleksa Corovic" w:date="2018-08-21T12:50:00Z">
              <w:rPr>
                <w:rStyle w:val="Hyperlink"/>
                <w:noProof/>
                <w:lang w:val="sr-Cyrl-RS"/>
              </w:rPr>
            </w:rPrChange>
          </w:rPr>
          <w:delText xml:space="preserve"> </w:delText>
        </w:r>
        <w:r w:rsidRPr="00D96694" w:rsidDel="0090337A">
          <w:rPr>
            <w:rPrChange w:id="1005" w:author="Aleksa Corovic" w:date="2018-08-21T12:50:00Z">
              <w:rPr>
                <w:rStyle w:val="Hyperlink"/>
                <w:noProof/>
              </w:rPr>
            </w:rPrChange>
          </w:rPr>
          <w:delText>veze</w:delText>
        </w:r>
        <w:r w:rsidRPr="00D96694" w:rsidDel="0090337A">
          <w:rPr>
            <w:webHidden/>
            <w:rPrChange w:id="1006" w:author="Aleksa Corovic" w:date="2018-08-21T12:50:00Z">
              <w:rPr>
                <w:noProof/>
                <w:webHidden/>
              </w:rPr>
            </w:rPrChange>
          </w:rPr>
          <w:tab/>
          <w:delText>7</w:delText>
        </w:r>
      </w:del>
    </w:p>
    <w:p w14:paraId="43DF12C8" w14:textId="77777777" w:rsidR="007B0442" w:rsidRPr="00D96694" w:rsidDel="0090337A" w:rsidRDefault="007B0442">
      <w:pPr>
        <w:pStyle w:val="TOC3"/>
        <w:tabs>
          <w:tab w:val="left" w:pos="1667"/>
          <w:tab w:val="right" w:leader="dot" w:pos="9345"/>
        </w:tabs>
        <w:rPr>
          <w:del w:id="1007" w:author="Filip Dutina" w:date="2018-07-12T11:22:00Z"/>
          <w:rFonts w:asciiTheme="minorHAnsi" w:eastAsiaTheme="minorEastAsia" w:hAnsiTheme="minorHAnsi" w:cstheme="minorBidi"/>
          <w:sz w:val="22"/>
          <w:szCs w:val="22"/>
          <w:lang w:eastAsia="en-GB"/>
          <w:rPrChange w:id="1008" w:author="Aleksa Corovic" w:date="2018-08-21T12:50:00Z">
            <w:rPr>
              <w:del w:id="1009" w:author="Filip Dutina" w:date="2018-07-12T11:22:00Z"/>
              <w:rFonts w:asciiTheme="minorHAnsi" w:eastAsiaTheme="minorEastAsia" w:hAnsiTheme="minorHAnsi" w:cstheme="minorBidi"/>
              <w:noProof/>
              <w:sz w:val="22"/>
              <w:szCs w:val="22"/>
              <w:lang w:val="en-GB" w:eastAsia="en-GB"/>
            </w:rPr>
          </w:rPrChange>
        </w:rPr>
      </w:pPr>
      <w:del w:id="1010" w:author="Filip Dutina" w:date="2018-07-12T11:22:00Z">
        <w:r w:rsidRPr="00D96694" w:rsidDel="0090337A">
          <w:rPr>
            <w:rPrChange w:id="1011" w:author="Aleksa Corovic" w:date="2018-08-21T12:50:00Z">
              <w:rPr>
                <w:rStyle w:val="Hyperlink"/>
                <w:noProof/>
              </w:rPr>
            </w:rPrChange>
          </w:rPr>
          <w:delText>2.2.2</w:delText>
        </w:r>
        <w:r w:rsidRPr="00D96694" w:rsidDel="0090337A">
          <w:rPr>
            <w:rFonts w:asciiTheme="minorHAnsi" w:eastAsiaTheme="minorEastAsia" w:hAnsiTheme="minorHAnsi" w:cstheme="minorBidi"/>
            <w:sz w:val="22"/>
            <w:szCs w:val="22"/>
            <w:lang w:eastAsia="en-GB"/>
            <w:rPrChange w:id="101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13" w:author="Aleksa Corovic" w:date="2018-08-21T12:50:00Z">
              <w:rPr>
                <w:rStyle w:val="Hyperlink"/>
                <w:noProof/>
              </w:rPr>
            </w:rPrChange>
          </w:rPr>
          <w:delText>Prekid veze</w:delText>
        </w:r>
        <w:r w:rsidRPr="00D96694" w:rsidDel="0090337A">
          <w:rPr>
            <w:webHidden/>
            <w:rPrChange w:id="1014" w:author="Aleksa Corovic" w:date="2018-08-21T12:50:00Z">
              <w:rPr>
                <w:noProof/>
                <w:webHidden/>
              </w:rPr>
            </w:rPrChange>
          </w:rPr>
          <w:tab/>
          <w:delText>8</w:delText>
        </w:r>
      </w:del>
    </w:p>
    <w:p w14:paraId="5FE06B2E" w14:textId="77777777" w:rsidR="007B0442" w:rsidRPr="00D96694" w:rsidDel="0090337A" w:rsidRDefault="007B0442">
      <w:pPr>
        <w:pStyle w:val="TOC2"/>
        <w:rPr>
          <w:del w:id="1015" w:author="Filip Dutina" w:date="2018-07-12T11:22:00Z"/>
          <w:rFonts w:asciiTheme="minorHAnsi" w:eastAsiaTheme="minorEastAsia" w:hAnsiTheme="minorHAnsi" w:cstheme="minorBidi"/>
          <w:sz w:val="22"/>
          <w:szCs w:val="22"/>
          <w:lang w:eastAsia="en-GB"/>
          <w:rPrChange w:id="1016" w:author="Aleksa Corovic" w:date="2018-08-21T12:50:00Z">
            <w:rPr>
              <w:del w:id="1017" w:author="Filip Dutina" w:date="2018-07-12T11:22:00Z"/>
              <w:rFonts w:asciiTheme="minorHAnsi" w:eastAsiaTheme="minorEastAsia" w:hAnsiTheme="minorHAnsi" w:cstheme="minorBidi"/>
              <w:noProof/>
              <w:sz w:val="22"/>
              <w:szCs w:val="22"/>
              <w:lang w:val="en-GB" w:eastAsia="en-GB"/>
            </w:rPr>
          </w:rPrChange>
        </w:rPr>
      </w:pPr>
      <w:del w:id="1018" w:author="Filip Dutina" w:date="2018-07-12T11:22:00Z">
        <w:r w:rsidRPr="00D96694" w:rsidDel="0090337A">
          <w:rPr>
            <w:rPrChange w:id="1019" w:author="Aleksa Corovic" w:date="2018-08-21T12:50:00Z">
              <w:rPr>
                <w:rStyle w:val="Hyperlink"/>
                <w:noProof/>
              </w:rPr>
            </w:rPrChange>
          </w:rPr>
          <w:delText>2.3</w:delText>
        </w:r>
        <w:r w:rsidRPr="00D96694" w:rsidDel="0090337A">
          <w:rPr>
            <w:rFonts w:asciiTheme="minorHAnsi" w:eastAsiaTheme="minorEastAsia" w:hAnsiTheme="minorHAnsi" w:cstheme="minorBidi"/>
            <w:sz w:val="22"/>
            <w:szCs w:val="22"/>
            <w:lang w:eastAsia="en-GB"/>
            <w:rPrChange w:id="102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21" w:author="Aleksa Corovic" w:date="2018-08-21T12:50:00Z">
              <w:rPr>
                <w:rStyle w:val="Hyperlink"/>
                <w:noProof/>
              </w:rPr>
            </w:rPrChange>
          </w:rPr>
          <w:delText>IPv6 protokol</w:delText>
        </w:r>
        <w:r w:rsidRPr="00D96694" w:rsidDel="0090337A">
          <w:rPr>
            <w:webHidden/>
            <w:rPrChange w:id="1022" w:author="Aleksa Corovic" w:date="2018-08-21T12:50:00Z">
              <w:rPr>
                <w:noProof/>
                <w:webHidden/>
              </w:rPr>
            </w:rPrChange>
          </w:rPr>
          <w:tab/>
          <w:delText>9</w:delText>
        </w:r>
      </w:del>
    </w:p>
    <w:p w14:paraId="3F7CAC76" w14:textId="77777777" w:rsidR="007B0442" w:rsidRPr="00D96694" w:rsidDel="0090337A" w:rsidRDefault="007B0442">
      <w:pPr>
        <w:pStyle w:val="TOC3"/>
        <w:tabs>
          <w:tab w:val="left" w:pos="1667"/>
          <w:tab w:val="right" w:leader="dot" w:pos="9345"/>
        </w:tabs>
        <w:rPr>
          <w:del w:id="1023" w:author="Filip Dutina" w:date="2018-07-12T11:22:00Z"/>
          <w:rFonts w:asciiTheme="minorHAnsi" w:eastAsiaTheme="minorEastAsia" w:hAnsiTheme="minorHAnsi" w:cstheme="minorBidi"/>
          <w:sz w:val="22"/>
          <w:szCs w:val="22"/>
          <w:lang w:eastAsia="en-GB"/>
          <w:rPrChange w:id="1024" w:author="Aleksa Corovic" w:date="2018-08-21T12:50:00Z">
            <w:rPr>
              <w:del w:id="1025" w:author="Filip Dutina" w:date="2018-07-12T11:22:00Z"/>
              <w:rFonts w:asciiTheme="minorHAnsi" w:eastAsiaTheme="minorEastAsia" w:hAnsiTheme="minorHAnsi" w:cstheme="minorBidi"/>
              <w:noProof/>
              <w:sz w:val="22"/>
              <w:szCs w:val="22"/>
              <w:lang w:val="en-GB" w:eastAsia="en-GB"/>
            </w:rPr>
          </w:rPrChange>
        </w:rPr>
      </w:pPr>
      <w:del w:id="1026" w:author="Filip Dutina" w:date="2018-07-12T11:22:00Z">
        <w:r w:rsidRPr="00D96694" w:rsidDel="0090337A">
          <w:rPr>
            <w:rPrChange w:id="1027" w:author="Aleksa Corovic" w:date="2018-08-21T12:50:00Z">
              <w:rPr>
                <w:rStyle w:val="Hyperlink"/>
                <w:noProof/>
              </w:rPr>
            </w:rPrChange>
          </w:rPr>
          <w:delText>2.3.1</w:delText>
        </w:r>
        <w:r w:rsidRPr="00D96694" w:rsidDel="0090337A">
          <w:rPr>
            <w:rFonts w:asciiTheme="minorHAnsi" w:eastAsiaTheme="minorEastAsia" w:hAnsiTheme="minorHAnsi" w:cstheme="minorBidi"/>
            <w:sz w:val="22"/>
            <w:szCs w:val="22"/>
            <w:lang w:eastAsia="en-GB"/>
            <w:rPrChange w:id="102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29" w:author="Aleksa Corovic" w:date="2018-08-21T12:50:00Z">
              <w:rPr>
                <w:rStyle w:val="Hyperlink"/>
                <w:noProof/>
              </w:rPr>
            </w:rPrChange>
          </w:rPr>
          <w:delText>IPv6 adresa</w:delText>
        </w:r>
        <w:r w:rsidRPr="00D96694" w:rsidDel="0090337A">
          <w:rPr>
            <w:webHidden/>
            <w:rPrChange w:id="1030" w:author="Aleksa Corovic" w:date="2018-08-21T12:50:00Z">
              <w:rPr>
                <w:noProof/>
                <w:webHidden/>
              </w:rPr>
            </w:rPrChange>
          </w:rPr>
          <w:tab/>
          <w:delText>9</w:delText>
        </w:r>
      </w:del>
    </w:p>
    <w:p w14:paraId="2CF10229" w14:textId="77777777" w:rsidR="007B0442" w:rsidRPr="00D96694" w:rsidDel="0090337A" w:rsidRDefault="007B0442">
      <w:pPr>
        <w:pStyle w:val="TOC3"/>
        <w:tabs>
          <w:tab w:val="left" w:pos="1667"/>
          <w:tab w:val="right" w:leader="dot" w:pos="9345"/>
        </w:tabs>
        <w:rPr>
          <w:del w:id="1031" w:author="Filip Dutina" w:date="2018-07-12T11:22:00Z"/>
          <w:rFonts w:asciiTheme="minorHAnsi" w:eastAsiaTheme="minorEastAsia" w:hAnsiTheme="minorHAnsi" w:cstheme="minorBidi"/>
          <w:sz w:val="22"/>
          <w:szCs w:val="22"/>
          <w:lang w:eastAsia="en-GB"/>
          <w:rPrChange w:id="1032" w:author="Aleksa Corovic" w:date="2018-08-21T12:50:00Z">
            <w:rPr>
              <w:del w:id="1033" w:author="Filip Dutina" w:date="2018-07-12T11:22:00Z"/>
              <w:rFonts w:asciiTheme="minorHAnsi" w:eastAsiaTheme="minorEastAsia" w:hAnsiTheme="minorHAnsi" w:cstheme="minorBidi"/>
              <w:noProof/>
              <w:sz w:val="22"/>
              <w:szCs w:val="22"/>
              <w:lang w:val="en-GB" w:eastAsia="en-GB"/>
            </w:rPr>
          </w:rPrChange>
        </w:rPr>
      </w:pPr>
      <w:del w:id="1034" w:author="Filip Dutina" w:date="2018-07-12T11:22:00Z">
        <w:r w:rsidRPr="00D96694" w:rsidDel="0090337A">
          <w:rPr>
            <w:rPrChange w:id="1035" w:author="Aleksa Corovic" w:date="2018-08-21T12:50:00Z">
              <w:rPr>
                <w:rStyle w:val="Hyperlink"/>
                <w:noProof/>
              </w:rPr>
            </w:rPrChange>
          </w:rPr>
          <w:delText>2.3.2</w:delText>
        </w:r>
        <w:r w:rsidRPr="00D96694" w:rsidDel="0090337A">
          <w:rPr>
            <w:rFonts w:asciiTheme="minorHAnsi" w:eastAsiaTheme="minorEastAsia" w:hAnsiTheme="minorHAnsi" w:cstheme="minorBidi"/>
            <w:sz w:val="22"/>
            <w:szCs w:val="22"/>
            <w:lang w:eastAsia="en-GB"/>
            <w:rPrChange w:id="103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37" w:author="Aleksa Corovic" w:date="2018-08-21T12:50:00Z">
              <w:rPr>
                <w:rStyle w:val="Hyperlink"/>
                <w:noProof/>
              </w:rPr>
            </w:rPrChange>
          </w:rPr>
          <w:delText>Struktura IPv6 paketa</w:delText>
        </w:r>
        <w:r w:rsidRPr="00D96694" w:rsidDel="0090337A">
          <w:rPr>
            <w:webHidden/>
            <w:rPrChange w:id="1038" w:author="Aleksa Corovic" w:date="2018-08-21T12:50:00Z">
              <w:rPr>
                <w:noProof/>
                <w:webHidden/>
              </w:rPr>
            </w:rPrChange>
          </w:rPr>
          <w:tab/>
          <w:delText>9</w:delText>
        </w:r>
      </w:del>
    </w:p>
    <w:p w14:paraId="34ECA9D3" w14:textId="77777777" w:rsidR="007B0442" w:rsidRPr="00D96694" w:rsidDel="0090337A" w:rsidRDefault="007B0442">
      <w:pPr>
        <w:pStyle w:val="TOC2"/>
        <w:rPr>
          <w:del w:id="1039" w:author="Filip Dutina" w:date="2018-07-12T11:22:00Z"/>
          <w:rFonts w:asciiTheme="minorHAnsi" w:eastAsiaTheme="minorEastAsia" w:hAnsiTheme="minorHAnsi" w:cstheme="minorBidi"/>
          <w:sz w:val="22"/>
          <w:szCs w:val="22"/>
          <w:lang w:eastAsia="en-GB"/>
          <w:rPrChange w:id="1040" w:author="Aleksa Corovic" w:date="2018-08-21T12:50:00Z">
            <w:rPr>
              <w:del w:id="1041" w:author="Filip Dutina" w:date="2018-07-12T11:22:00Z"/>
              <w:rFonts w:asciiTheme="minorHAnsi" w:eastAsiaTheme="minorEastAsia" w:hAnsiTheme="minorHAnsi" w:cstheme="minorBidi"/>
              <w:noProof/>
              <w:sz w:val="22"/>
              <w:szCs w:val="22"/>
              <w:lang w:val="en-GB" w:eastAsia="en-GB"/>
            </w:rPr>
          </w:rPrChange>
        </w:rPr>
      </w:pPr>
      <w:del w:id="1042" w:author="Filip Dutina" w:date="2018-07-12T11:22:00Z">
        <w:r w:rsidRPr="00D96694" w:rsidDel="0090337A">
          <w:rPr>
            <w:rPrChange w:id="1043" w:author="Aleksa Corovic" w:date="2018-08-21T12:50:00Z">
              <w:rPr>
                <w:rStyle w:val="Hyperlink"/>
                <w:noProof/>
                <w:lang w:val="en-GB"/>
              </w:rPr>
            </w:rPrChange>
          </w:rPr>
          <w:delText>2.4</w:delText>
        </w:r>
        <w:r w:rsidRPr="00D96694" w:rsidDel="0090337A">
          <w:rPr>
            <w:rFonts w:asciiTheme="minorHAnsi" w:eastAsiaTheme="minorEastAsia" w:hAnsiTheme="minorHAnsi" w:cstheme="minorBidi"/>
            <w:sz w:val="22"/>
            <w:szCs w:val="22"/>
            <w:lang w:eastAsia="en-GB"/>
            <w:rPrChange w:id="1044"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45" w:author="Aleksa Corovic" w:date="2018-08-21T12:50:00Z">
              <w:rPr>
                <w:rStyle w:val="Hyperlink"/>
                <w:noProof/>
                <w:lang w:val="en-GB"/>
              </w:rPr>
            </w:rPrChange>
          </w:rPr>
          <w:delText>Asimetrična RSA enkripcija, osobine i primena</w:delText>
        </w:r>
        <w:r w:rsidRPr="00D96694" w:rsidDel="0090337A">
          <w:rPr>
            <w:webHidden/>
            <w:rPrChange w:id="1046" w:author="Aleksa Corovic" w:date="2018-08-21T12:50:00Z">
              <w:rPr>
                <w:noProof/>
                <w:webHidden/>
              </w:rPr>
            </w:rPrChange>
          </w:rPr>
          <w:tab/>
          <w:delText>10</w:delText>
        </w:r>
      </w:del>
    </w:p>
    <w:p w14:paraId="763BCFB4" w14:textId="77777777" w:rsidR="007B0442" w:rsidRPr="00D96694" w:rsidDel="0090337A" w:rsidRDefault="007B0442">
      <w:pPr>
        <w:pStyle w:val="TOC3"/>
        <w:tabs>
          <w:tab w:val="left" w:pos="1667"/>
          <w:tab w:val="right" w:leader="dot" w:pos="9345"/>
        </w:tabs>
        <w:rPr>
          <w:del w:id="1047" w:author="Filip Dutina" w:date="2018-07-12T11:22:00Z"/>
          <w:rFonts w:asciiTheme="minorHAnsi" w:eastAsiaTheme="minorEastAsia" w:hAnsiTheme="minorHAnsi" w:cstheme="minorBidi"/>
          <w:sz w:val="22"/>
          <w:szCs w:val="22"/>
          <w:lang w:eastAsia="en-GB"/>
          <w:rPrChange w:id="1048" w:author="Aleksa Corovic" w:date="2018-08-21T12:50:00Z">
            <w:rPr>
              <w:del w:id="1049" w:author="Filip Dutina" w:date="2018-07-12T11:22:00Z"/>
              <w:rFonts w:asciiTheme="minorHAnsi" w:eastAsiaTheme="minorEastAsia" w:hAnsiTheme="minorHAnsi" w:cstheme="minorBidi"/>
              <w:noProof/>
              <w:sz w:val="22"/>
              <w:szCs w:val="22"/>
              <w:lang w:val="en-GB" w:eastAsia="en-GB"/>
            </w:rPr>
          </w:rPrChange>
        </w:rPr>
      </w:pPr>
      <w:del w:id="1050" w:author="Filip Dutina" w:date="2018-07-12T11:22:00Z">
        <w:r w:rsidRPr="00D96694" w:rsidDel="0090337A">
          <w:rPr>
            <w:rPrChange w:id="1051" w:author="Aleksa Corovic" w:date="2018-08-21T12:50:00Z">
              <w:rPr>
                <w:rStyle w:val="Hyperlink"/>
                <w:noProof/>
                <w:lang w:val="en-GB"/>
              </w:rPr>
            </w:rPrChange>
          </w:rPr>
          <w:delText>2.4.1</w:delText>
        </w:r>
        <w:r w:rsidRPr="00D96694" w:rsidDel="0090337A">
          <w:rPr>
            <w:rFonts w:asciiTheme="minorHAnsi" w:eastAsiaTheme="minorEastAsia" w:hAnsiTheme="minorHAnsi" w:cstheme="minorBidi"/>
            <w:sz w:val="22"/>
            <w:szCs w:val="22"/>
            <w:lang w:eastAsia="en-GB"/>
            <w:rPrChange w:id="105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53" w:author="Aleksa Corovic" w:date="2018-08-21T12:50:00Z">
              <w:rPr>
                <w:rStyle w:val="Hyperlink"/>
                <w:noProof/>
                <w:lang w:val="en-GB"/>
              </w:rPr>
            </w:rPrChange>
          </w:rPr>
          <w:delText>Elementi enkripcije</w:delText>
        </w:r>
        <w:r w:rsidRPr="00D96694" w:rsidDel="0090337A">
          <w:rPr>
            <w:webHidden/>
            <w:rPrChange w:id="1054" w:author="Aleksa Corovic" w:date="2018-08-21T12:50:00Z">
              <w:rPr>
                <w:noProof/>
                <w:webHidden/>
              </w:rPr>
            </w:rPrChange>
          </w:rPr>
          <w:tab/>
          <w:delText>11</w:delText>
        </w:r>
      </w:del>
    </w:p>
    <w:p w14:paraId="6F9C143D" w14:textId="77777777" w:rsidR="007B0442" w:rsidRPr="00D96694" w:rsidDel="0090337A" w:rsidRDefault="007B0442">
      <w:pPr>
        <w:pStyle w:val="TOC3"/>
        <w:tabs>
          <w:tab w:val="left" w:pos="1667"/>
          <w:tab w:val="right" w:leader="dot" w:pos="9345"/>
        </w:tabs>
        <w:rPr>
          <w:del w:id="1055" w:author="Filip Dutina" w:date="2018-07-12T11:22:00Z"/>
          <w:rFonts w:asciiTheme="minorHAnsi" w:eastAsiaTheme="minorEastAsia" w:hAnsiTheme="minorHAnsi" w:cstheme="minorBidi"/>
          <w:sz w:val="22"/>
          <w:szCs w:val="22"/>
          <w:lang w:eastAsia="en-GB"/>
          <w:rPrChange w:id="1056" w:author="Aleksa Corovic" w:date="2018-08-21T12:50:00Z">
            <w:rPr>
              <w:del w:id="1057" w:author="Filip Dutina" w:date="2018-07-12T11:22:00Z"/>
              <w:rFonts w:asciiTheme="minorHAnsi" w:eastAsiaTheme="minorEastAsia" w:hAnsiTheme="minorHAnsi" w:cstheme="minorBidi"/>
              <w:noProof/>
              <w:sz w:val="22"/>
              <w:szCs w:val="22"/>
              <w:lang w:val="en-GB" w:eastAsia="en-GB"/>
            </w:rPr>
          </w:rPrChange>
        </w:rPr>
      </w:pPr>
      <w:del w:id="1058" w:author="Filip Dutina" w:date="2018-07-12T11:22:00Z">
        <w:r w:rsidRPr="00D96694" w:rsidDel="0090337A">
          <w:rPr>
            <w:rPrChange w:id="1059" w:author="Aleksa Corovic" w:date="2018-08-21T12:50:00Z">
              <w:rPr>
                <w:rStyle w:val="Hyperlink"/>
                <w:noProof/>
                <w:lang w:val="en-GB"/>
              </w:rPr>
            </w:rPrChange>
          </w:rPr>
          <w:delText>2.4.2</w:delText>
        </w:r>
        <w:r w:rsidRPr="00D96694" w:rsidDel="0090337A">
          <w:rPr>
            <w:rFonts w:asciiTheme="minorHAnsi" w:eastAsiaTheme="minorEastAsia" w:hAnsiTheme="minorHAnsi" w:cstheme="minorBidi"/>
            <w:sz w:val="22"/>
            <w:szCs w:val="22"/>
            <w:lang w:eastAsia="en-GB"/>
            <w:rPrChange w:id="1060"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61" w:author="Aleksa Corovic" w:date="2018-08-21T12:50:00Z">
              <w:rPr>
                <w:rStyle w:val="Hyperlink"/>
                <w:noProof/>
                <w:lang w:val="en-GB"/>
              </w:rPr>
            </w:rPrChange>
          </w:rPr>
          <w:delText>Osobine RSA enkripcije</w:delText>
        </w:r>
        <w:r w:rsidRPr="00D96694" w:rsidDel="0090337A">
          <w:rPr>
            <w:webHidden/>
            <w:rPrChange w:id="1062" w:author="Aleksa Corovic" w:date="2018-08-21T12:50:00Z">
              <w:rPr>
                <w:noProof/>
                <w:webHidden/>
              </w:rPr>
            </w:rPrChange>
          </w:rPr>
          <w:tab/>
          <w:delText>11</w:delText>
        </w:r>
      </w:del>
    </w:p>
    <w:p w14:paraId="51C15F12" w14:textId="77777777" w:rsidR="007B0442" w:rsidRPr="00D96694" w:rsidDel="0090337A" w:rsidRDefault="007B0442">
      <w:pPr>
        <w:pStyle w:val="TOC3"/>
        <w:tabs>
          <w:tab w:val="left" w:pos="1667"/>
          <w:tab w:val="right" w:leader="dot" w:pos="9345"/>
        </w:tabs>
        <w:rPr>
          <w:del w:id="1063" w:author="Filip Dutina" w:date="2018-07-12T11:22:00Z"/>
          <w:rFonts w:asciiTheme="minorHAnsi" w:eastAsiaTheme="minorEastAsia" w:hAnsiTheme="minorHAnsi" w:cstheme="minorBidi"/>
          <w:sz w:val="22"/>
          <w:szCs w:val="22"/>
          <w:lang w:eastAsia="en-GB"/>
          <w:rPrChange w:id="1064" w:author="Aleksa Corovic" w:date="2018-08-21T12:50:00Z">
            <w:rPr>
              <w:del w:id="1065" w:author="Filip Dutina" w:date="2018-07-12T11:22:00Z"/>
              <w:rFonts w:asciiTheme="minorHAnsi" w:eastAsiaTheme="minorEastAsia" w:hAnsiTheme="minorHAnsi" w:cstheme="minorBidi"/>
              <w:noProof/>
              <w:sz w:val="22"/>
              <w:szCs w:val="22"/>
              <w:lang w:val="en-GB" w:eastAsia="en-GB"/>
            </w:rPr>
          </w:rPrChange>
        </w:rPr>
      </w:pPr>
      <w:del w:id="1066" w:author="Filip Dutina" w:date="2018-07-12T11:22:00Z">
        <w:r w:rsidRPr="00D96694" w:rsidDel="0090337A">
          <w:rPr>
            <w:rPrChange w:id="1067" w:author="Aleksa Corovic" w:date="2018-08-21T12:50:00Z">
              <w:rPr>
                <w:rStyle w:val="Hyperlink"/>
                <w:noProof/>
                <w:lang w:val="en-GB"/>
              </w:rPr>
            </w:rPrChange>
          </w:rPr>
          <w:delText>2.4.3</w:delText>
        </w:r>
        <w:r w:rsidRPr="00D96694" w:rsidDel="0090337A">
          <w:rPr>
            <w:rFonts w:asciiTheme="minorHAnsi" w:eastAsiaTheme="minorEastAsia" w:hAnsiTheme="minorHAnsi" w:cstheme="minorBidi"/>
            <w:sz w:val="22"/>
            <w:szCs w:val="22"/>
            <w:lang w:eastAsia="en-GB"/>
            <w:rPrChange w:id="1068"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69" w:author="Aleksa Corovic" w:date="2018-08-21T12:50:00Z">
              <w:rPr>
                <w:rStyle w:val="Hyperlink"/>
                <w:noProof/>
                <w:lang w:val="en-GB"/>
              </w:rPr>
            </w:rPrChange>
          </w:rPr>
          <w:delText>Algoritam RSA enkripcije</w:delText>
        </w:r>
        <w:r w:rsidRPr="00D96694" w:rsidDel="0090337A">
          <w:rPr>
            <w:webHidden/>
            <w:rPrChange w:id="1070" w:author="Aleksa Corovic" w:date="2018-08-21T12:50:00Z">
              <w:rPr>
                <w:noProof/>
                <w:webHidden/>
              </w:rPr>
            </w:rPrChange>
          </w:rPr>
          <w:tab/>
          <w:delText>12</w:delText>
        </w:r>
      </w:del>
    </w:p>
    <w:p w14:paraId="02691993" w14:textId="77777777" w:rsidR="007B0442" w:rsidRPr="00D96694" w:rsidDel="0090337A" w:rsidRDefault="007B0442" w:rsidP="0090337A">
      <w:pPr>
        <w:pStyle w:val="TOC1"/>
        <w:rPr>
          <w:del w:id="1071" w:author="Filip Dutina" w:date="2018-07-12T11:22:00Z"/>
          <w:rFonts w:asciiTheme="minorHAnsi" w:eastAsiaTheme="minorEastAsia" w:hAnsiTheme="minorHAnsi" w:cstheme="minorBidi"/>
          <w:sz w:val="22"/>
          <w:szCs w:val="22"/>
          <w:lang w:val="sr-Latn-RS" w:eastAsia="en-GB"/>
          <w:rPrChange w:id="1072" w:author="Aleksa Corovic" w:date="2018-08-21T12:50:00Z">
            <w:rPr>
              <w:del w:id="1073" w:author="Filip Dutina" w:date="2018-07-12T11:22:00Z"/>
              <w:rFonts w:asciiTheme="minorHAnsi" w:eastAsiaTheme="minorEastAsia" w:hAnsiTheme="minorHAnsi" w:cstheme="minorBidi"/>
              <w:noProof/>
              <w:sz w:val="22"/>
              <w:szCs w:val="22"/>
              <w:lang w:val="en-GB" w:eastAsia="en-GB"/>
            </w:rPr>
          </w:rPrChange>
        </w:rPr>
      </w:pPr>
      <w:del w:id="1074" w:author="Filip Dutina" w:date="2018-07-12T11:22:00Z">
        <w:r w:rsidRPr="00D96694" w:rsidDel="0090337A">
          <w:rPr>
            <w:rPrChange w:id="1075" w:author="Aleksa Corovic" w:date="2018-08-21T12:50:00Z">
              <w:rPr>
                <w:rStyle w:val="Hyperlink"/>
                <w:noProof/>
              </w:rPr>
            </w:rPrChange>
          </w:rPr>
          <w:delText>3.</w:delText>
        </w:r>
        <w:r w:rsidRPr="00D96694" w:rsidDel="0090337A">
          <w:rPr>
            <w:rFonts w:asciiTheme="minorHAnsi" w:eastAsiaTheme="minorEastAsia" w:hAnsiTheme="minorHAnsi" w:cstheme="minorBidi"/>
            <w:sz w:val="22"/>
            <w:szCs w:val="22"/>
            <w:lang w:val="sr-Latn-RS" w:eastAsia="en-GB"/>
            <w:rPrChange w:id="1076"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77" w:author="Aleksa Corovic" w:date="2018-08-21T12:50:00Z">
              <w:rPr>
                <w:rStyle w:val="Hyperlink"/>
                <w:noProof/>
              </w:rPr>
            </w:rPrChange>
          </w:rPr>
          <w:delText xml:space="preserve">Koncept </w:delText>
        </w:r>
        <w:r w:rsidRPr="00D96694" w:rsidDel="0090337A">
          <w:rPr>
            <w:rPrChange w:id="1078" w:author="Aleksa Corovic" w:date="2018-08-21T12:50:00Z">
              <w:rPr>
                <w:rStyle w:val="Hyperlink"/>
                <w:noProof/>
              </w:rPr>
            </w:rPrChange>
          </w:rPr>
          <w:delText>rešenja</w:delText>
        </w:r>
        <w:r w:rsidRPr="00D96694" w:rsidDel="0090337A">
          <w:rPr>
            <w:webHidden/>
            <w:lang w:val="sr-Latn-RS"/>
            <w:rPrChange w:id="1079" w:author="Aleksa Corovic" w:date="2018-08-21T12:50:00Z">
              <w:rPr>
                <w:noProof/>
                <w:webHidden/>
              </w:rPr>
            </w:rPrChange>
          </w:rPr>
          <w:tab/>
          <w:delText>14</w:delText>
        </w:r>
      </w:del>
    </w:p>
    <w:p w14:paraId="1506BC53" w14:textId="77777777" w:rsidR="007B0442" w:rsidRPr="00D96694" w:rsidDel="0090337A" w:rsidRDefault="007B0442" w:rsidP="0090337A">
      <w:pPr>
        <w:pStyle w:val="TOC1"/>
        <w:rPr>
          <w:del w:id="1080" w:author="Filip Dutina" w:date="2018-07-12T11:22:00Z"/>
          <w:rFonts w:asciiTheme="minorHAnsi" w:eastAsiaTheme="minorEastAsia" w:hAnsiTheme="minorHAnsi" w:cstheme="minorBidi"/>
          <w:sz w:val="22"/>
          <w:szCs w:val="22"/>
          <w:lang w:val="sr-Latn-RS" w:eastAsia="en-GB"/>
          <w:rPrChange w:id="1081" w:author="Aleksa Corovic" w:date="2018-08-21T12:50:00Z">
            <w:rPr>
              <w:del w:id="1082" w:author="Filip Dutina" w:date="2018-07-12T11:22:00Z"/>
              <w:rFonts w:asciiTheme="minorHAnsi" w:eastAsiaTheme="minorEastAsia" w:hAnsiTheme="minorHAnsi" w:cstheme="minorBidi"/>
              <w:noProof/>
              <w:sz w:val="22"/>
              <w:szCs w:val="22"/>
              <w:lang w:val="en-GB" w:eastAsia="en-GB"/>
            </w:rPr>
          </w:rPrChange>
        </w:rPr>
      </w:pPr>
      <w:del w:id="1083" w:author="Filip Dutina" w:date="2018-07-12T11:22:00Z">
        <w:r w:rsidRPr="00D96694" w:rsidDel="0090337A">
          <w:rPr>
            <w:lang w:val="sr-Latn-RS"/>
            <w:rPrChange w:id="1084" w:author="Aleksa Corovic" w:date="2018-08-21T12:50:00Z">
              <w:rPr>
                <w:rStyle w:val="Hyperlink"/>
                <w:noProof/>
              </w:rPr>
            </w:rPrChange>
          </w:rPr>
          <w:delText>4.</w:delText>
        </w:r>
        <w:r w:rsidRPr="00D96694" w:rsidDel="0090337A">
          <w:rPr>
            <w:rFonts w:asciiTheme="minorHAnsi" w:eastAsiaTheme="minorEastAsia" w:hAnsiTheme="minorHAnsi" w:cstheme="minorBidi"/>
            <w:sz w:val="22"/>
            <w:szCs w:val="22"/>
            <w:lang w:val="sr-Latn-RS" w:eastAsia="en-GB"/>
            <w:rPrChange w:id="108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086" w:author="Aleksa Corovic" w:date="2018-08-21T12:50:00Z">
              <w:rPr>
                <w:rStyle w:val="Hyperlink"/>
                <w:noProof/>
              </w:rPr>
            </w:rPrChange>
          </w:rPr>
          <w:delText>Programsko rešenje</w:delText>
        </w:r>
        <w:r w:rsidRPr="00D96694" w:rsidDel="0090337A">
          <w:rPr>
            <w:webHidden/>
            <w:lang w:val="sr-Latn-RS"/>
            <w:rPrChange w:id="1087" w:author="Aleksa Corovic" w:date="2018-08-21T12:50:00Z">
              <w:rPr>
                <w:noProof/>
                <w:webHidden/>
              </w:rPr>
            </w:rPrChange>
          </w:rPr>
          <w:tab/>
          <w:delText>17</w:delText>
        </w:r>
      </w:del>
    </w:p>
    <w:p w14:paraId="3E737E2B" w14:textId="77777777" w:rsidR="007B0442" w:rsidRPr="00D96694" w:rsidDel="0090337A" w:rsidRDefault="007B0442">
      <w:pPr>
        <w:pStyle w:val="TOC2"/>
        <w:rPr>
          <w:del w:id="1088" w:author="Filip Dutina" w:date="2018-07-12T11:22:00Z"/>
          <w:rFonts w:asciiTheme="minorHAnsi" w:eastAsiaTheme="minorEastAsia" w:hAnsiTheme="minorHAnsi" w:cstheme="minorBidi"/>
          <w:sz w:val="22"/>
          <w:szCs w:val="22"/>
          <w:lang w:eastAsia="en-GB"/>
          <w:rPrChange w:id="1089" w:author="Aleksa Corovic" w:date="2018-08-21T12:50:00Z">
            <w:rPr>
              <w:del w:id="1090" w:author="Filip Dutina" w:date="2018-07-12T11:22:00Z"/>
              <w:rFonts w:asciiTheme="minorHAnsi" w:eastAsiaTheme="minorEastAsia" w:hAnsiTheme="minorHAnsi" w:cstheme="minorBidi"/>
              <w:noProof/>
              <w:sz w:val="22"/>
              <w:szCs w:val="22"/>
              <w:lang w:val="en-GB" w:eastAsia="en-GB"/>
            </w:rPr>
          </w:rPrChange>
        </w:rPr>
      </w:pPr>
      <w:del w:id="1091" w:author="Filip Dutina" w:date="2018-07-12T11:22:00Z">
        <w:r w:rsidRPr="00D96694" w:rsidDel="0090337A">
          <w:rPr>
            <w:rPrChange w:id="1092" w:author="Aleksa Corovic" w:date="2018-08-21T12:50:00Z">
              <w:rPr>
                <w:rStyle w:val="Hyperlink"/>
                <w:noProof/>
              </w:rPr>
            </w:rPrChange>
          </w:rPr>
          <w:delText>4.1</w:delText>
        </w:r>
        <w:r w:rsidRPr="00D96694" w:rsidDel="0090337A">
          <w:rPr>
            <w:rFonts w:asciiTheme="minorHAnsi" w:eastAsiaTheme="minorEastAsia" w:hAnsiTheme="minorHAnsi" w:cstheme="minorBidi"/>
            <w:sz w:val="22"/>
            <w:szCs w:val="22"/>
            <w:lang w:eastAsia="en-GB"/>
            <w:rPrChange w:id="109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094" w:author="Aleksa Corovic" w:date="2018-08-21T12:50:00Z">
              <w:rPr>
                <w:rStyle w:val="Hyperlink"/>
                <w:noProof/>
              </w:rPr>
            </w:rPrChange>
          </w:rPr>
          <w:delText>Klijentska strana</w:delText>
        </w:r>
        <w:r w:rsidRPr="00D96694" w:rsidDel="0090337A">
          <w:rPr>
            <w:webHidden/>
            <w:rPrChange w:id="1095" w:author="Aleksa Corovic" w:date="2018-08-21T12:50:00Z">
              <w:rPr>
                <w:noProof/>
                <w:webHidden/>
              </w:rPr>
            </w:rPrChange>
          </w:rPr>
          <w:tab/>
          <w:delText>17</w:delText>
        </w:r>
      </w:del>
    </w:p>
    <w:p w14:paraId="6FBC0312" w14:textId="77777777" w:rsidR="007B0442" w:rsidRPr="00D96694" w:rsidDel="0090337A" w:rsidRDefault="007B0442">
      <w:pPr>
        <w:pStyle w:val="TOC3"/>
        <w:tabs>
          <w:tab w:val="left" w:pos="1667"/>
          <w:tab w:val="right" w:leader="dot" w:pos="9345"/>
        </w:tabs>
        <w:rPr>
          <w:del w:id="1096" w:author="Filip Dutina" w:date="2018-07-12T11:22:00Z"/>
          <w:rFonts w:asciiTheme="minorHAnsi" w:eastAsiaTheme="minorEastAsia" w:hAnsiTheme="minorHAnsi" w:cstheme="minorBidi"/>
          <w:sz w:val="22"/>
          <w:szCs w:val="22"/>
          <w:lang w:eastAsia="en-GB"/>
          <w:rPrChange w:id="1097" w:author="Aleksa Corovic" w:date="2018-08-21T12:50:00Z">
            <w:rPr>
              <w:del w:id="1098" w:author="Filip Dutina" w:date="2018-07-12T11:22:00Z"/>
              <w:rFonts w:asciiTheme="minorHAnsi" w:eastAsiaTheme="minorEastAsia" w:hAnsiTheme="minorHAnsi" w:cstheme="minorBidi"/>
              <w:noProof/>
              <w:sz w:val="22"/>
              <w:szCs w:val="22"/>
              <w:lang w:val="en-GB" w:eastAsia="en-GB"/>
            </w:rPr>
          </w:rPrChange>
        </w:rPr>
      </w:pPr>
      <w:del w:id="1099" w:author="Filip Dutina" w:date="2018-07-12T11:22:00Z">
        <w:r w:rsidRPr="00D96694" w:rsidDel="0090337A">
          <w:rPr>
            <w:rPrChange w:id="1100" w:author="Aleksa Corovic" w:date="2018-08-21T12:50:00Z">
              <w:rPr>
                <w:rStyle w:val="Hyperlink"/>
                <w:noProof/>
              </w:rPr>
            </w:rPrChange>
          </w:rPr>
          <w:delText>4.1.1</w:delText>
        </w:r>
        <w:r w:rsidRPr="00D96694" w:rsidDel="0090337A">
          <w:rPr>
            <w:rFonts w:asciiTheme="minorHAnsi" w:eastAsiaTheme="minorEastAsia" w:hAnsiTheme="minorHAnsi" w:cstheme="minorBidi"/>
            <w:sz w:val="22"/>
            <w:szCs w:val="22"/>
            <w:lang w:eastAsia="en-GB"/>
            <w:rPrChange w:id="110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02" w:author="Aleksa Corovic" w:date="2018-08-21T12:50:00Z">
              <w:rPr>
                <w:rStyle w:val="Hyperlink"/>
                <w:noProof/>
              </w:rPr>
            </w:rPrChange>
          </w:rPr>
          <w:delText>int main(void)</w:delText>
        </w:r>
        <w:r w:rsidRPr="00D96694" w:rsidDel="0090337A">
          <w:rPr>
            <w:webHidden/>
            <w:rPrChange w:id="1103" w:author="Aleksa Corovic" w:date="2018-08-21T12:50:00Z">
              <w:rPr>
                <w:noProof/>
                <w:webHidden/>
              </w:rPr>
            </w:rPrChange>
          </w:rPr>
          <w:tab/>
          <w:delText>18</w:delText>
        </w:r>
      </w:del>
    </w:p>
    <w:p w14:paraId="1ACEC65F" w14:textId="77777777" w:rsidR="007B0442" w:rsidRPr="00D96694" w:rsidDel="0090337A" w:rsidRDefault="007B0442">
      <w:pPr>
        <w:pStyle w:val="TOC3"/>
        <w:tabs>
          <w:tab w:val="left" w:pos="1667"/>
          <w:tab w:val="right" w:leader="dot" w:pos="9345"/>
        </w:tabs>
        <w:rPr>
          <w:del w:id="1104" w:author="Filip Dutina" w:date="2018-07-12T11:22:00Z"/>
          <w:rFonts w:asciiTheme="minorHAnsi" w:eastAsiaTheme="minorEastAsia" w:hAnsiTheme="minorHAnsi" w:cstheme="minorBidi"/>
          <w:sz w:val="22"/>
          <w:szCs w:val="22"/>
          <w:lang w:eastAsia="en-GB"/>
          <w:rPrChange w:id="1105" w:author="Aleksa Corovic" w:date="2018-08-21T12:50:00Z">
            <w:rPr>
              <w:del w:id="1106" w:author="Filip Dutina" w:date="2018-07-12T11:22:00Z"/>
              <w:rFonts w:asciiTheme="minorHAnsi" w:eastAsiaTheme="minorEastAsia" w:hAnsiTheme="minorHAnsi" w:cstheme="minorBidi"/>
              <w:noProof/>
              <w:sz w:val="22"/>
              <w:szCs w:val="22"/>
              <w:lang w:val="en-GB" w:eastAsia="en-GB"/>
            </w:rPr>
          </w:rPrChange>
        </w:rPr>
      </w:pPr>
      <w:del w:id="1107" w:author="Filip Dutina" w:date="2018-07-12T11:22:00Z">
        <w:r w:rsidRPr="00D96694" w:rsidDel="0090337A">
          <w:rPr>
            <w:rPrChange w:id="1108" w:author="Aleksa Corovic" w:date="2018-08-21T12:50:00Z">
              <w:rPr>
                <w:rStyle w:val="Hyperlink"/>
                <w:noProof/>
              </w:rPr>
            </w:rPrChange>
          </w:rPr>
          <w:delText>4.1.2</w:delText>
        </w:r>
        <w:r w:rsidRPr="00D96694" w:rsidDel="0090337A">
          <w:rPr>
            <w:rFonts w:asciiTheme="minorHAnsi" w:eastAsiaTheme="minorEastAsia" w:hAnsiTheme="minorHAnsi" w:cstheme="minorBidi"/>
            <w:sz w:val="22"/>
            <w:szCs w:val="22"/>
            <w:lang w:eastAsia="en-GB"/>
            <w:rPrChange w:id="110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10" w:author="Aleksa Corovic" w:date="2018-08-21T12:50:00Z">
              <w:rPr>
                <w:rStyle w:val="Hyperlink"/>
                <w:noProof/>
              </w:rPr>
            </w:rPrChange>
          </w:rPr>
          <w:delText>void receiveFile(void)</w:delText>
        </w:r>
        <w:r w:rsidRPr="00D96694" w:rsidDel="0090337A">
          <w:rPr>
            <w:webHidden/>
            <w:rPrChange w:id="1111" w:author="Aleksa Corovic" w:date="2018-08-21T12:50:00Z">
              <w:rPr>
                <w:noProof/>
                <w:webHidden/>
              </w:rPr>
            </w:rPrChange>
          </w:rPr>
          <w:tab/>
          <w:delText>18</w:delText>
        </w:r>
      </w:del>
    </w:p>
    <w:p w14:paraId="099CF5AB" w14:textId="77777777" w:rsidR="007B0442" w:rsidRPr="00D96694" w:rsidDel="0090337A" w:rsidRDefault="007B0442">
      <w:pPr>
        <w:pStyle w:val="TOC3"/>
        <w:tabs>
          <w:tab w:val="left" w:pos="1667"/>
          <w:tab w:val="right" w:leader="dot" w:pos="9345"/>
        </w:tabs>
        <w:rPr>
          <w:del w:id="1112" w:author="Filip Dutina" w:date="2018-07-12T11:22:00Z"/>
          <w:rFonts w:asciiTheme="minorHAnsi" w:eastAsiaTheme="minorEastAsia" w:hAnsiTheme="minorHAnsi" w:cstheme="minorBidi"/>
          <w:sz w:val="22"/>
          <w:szCs w:val="22"/>
          <w:lang w:eastAsia="en-GB"/>
          <w:rPrChange w:id="1113" w:author="Aleksa Corovic" w:date="2018-08-21T12:50:00Z">
            <w:rPr>
              <w:del w:id="1114" w:author="Filip Dutina" w:date="2018-07-12T11:22:00Z"/>
              <w:rFonts w:asciiTheme="minorHAnsi" w:eastAsiaTheme="minorEastAsia" w:hAnsiTheme="minorHAnsi" w:cstheme="minorBidi"/>
              <w:noProof/>
              <w:sz w:val="22"/>
              <w:szCs w:val="22"/>
              <w:lang w:val="en-GB" w:eastAsia="en-GB"/>
            </w:rPr>
          </w:rPrChange>
        </w:rPr>
      </w:pPr>
      <w:del w:id="1115" w:author="Filip Dutina" w:date="2018-07-12T11:22:00Z">
        <w:r w:rsidRPr="00D96694" w:rsidDel="0090337A">
          <w:rPr>
            <w:rPrChange w:id="1116" w:author="Aleksa Corovic" w:date="2018-08-21T12:50:00Z">
              <w:rPr>
                <w:rStyle w:val="Hyperlink"/>
                <w:noProof/>
                <w:lang w:val="en-GB"/>
              </w:rPr>
            </w:rPrChange>
          </w:rPr>
          <w:delText>4.1.3</w:delText>
        </w:r>
        <w:r w:rsidRPr="00D96694" w:rsidDel="0090337A">
          <w:rPr>
            <w:rFonts w:asciiTheme="minorHAnsi" w:eastAsiaTheme="minorEastAsia" w:hAnsiTheme="minorHAnsi" w:cstheme="minorBidi"/>
            <w:sz w:val="22"/>
            <w:szCs w:val="22"/>
            <w:lang w:eastAsia="en-GB"/>
            <w:rPrChange w:id="111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18" w:author="Aleksa Corovic" w:date="2018-08-21T12:50:00Z">
              <w:rPr>
                <w:rStyle w:val="Hyperlink"/>
                <w:noProof/>
                <w:lang w:val="en-GB"/>
              </w:rPr>
            </w:rPrChange>
          </w:rPr>
          <w:delText>void decrypt(void)</w:delText>
        </w:r>
        <w:r w:rsidRPr="00D96694" w:rsidDel="0090337A">
          <w:rPr>
            <w:webHidden/>
            <w:rPrChange w:id="1119" w:author="Aleksa Corovic" w:date="2018-08-21T12:50:00Z">
              <w:rPr>
                <w:noProof/>
                <w:webHidden/>
              </w:rPr>
            </w:rPrChange>
          </w:rPr>
          <w:tab/>
          <w:delText>19</w:delText>
        </w:r>
      </w:del>
    </w:p>
    <w:p w14:paraId="65895BB7" w14:textId="77777777" w:rsidR="007B0442" w:rsidRPr="00D96694" w:rsidDel="0090337A" w:rsidRDefault="007B0442">
      <w:pPr>
        <w:pStyle w:val="TOC3"/>
        <w:tabs>
          <w:tab w:val="left" w:pos="1667"/>
          <w:tab w:val="right" w:leader="dot" w:pos="9345"/>
        </w:tabs>
        <w:rPr>
          <w:del w:id="1120" w:author="Filip Dutina" w:date="2018-07-12T11:22:00Z"/>
          <w:rFonts w:asciiTheme="minorHAnsi" w:eastAsiaTheme="minorEastAsia" w:hAnsiTheme="minorHAnsi" w:cstheme="minorBidi"/>
          <w:sz w:val="22"/>
          <w:szCs w:val="22"/>
          <w:lang w:eastAsia="en-GB"/>
          <w:rPrChange w:id="1121" w:author="Aleksa Corovic" w:date="2018-08-21T12:50:00Z">
            <w:rPr>
              <w:del w:id="1122" w:author="Filip Dutina" w:date="2018-07-12T11:22:00Z"/>
              <w:rFonts w:asciiTheme="minorHAnsi" w:eastAsiaTheme="minorEastAsia" w:hAnsiTheme="minorHAnsi" w:cstheme="minorBidi"/>
              <w:noProof/>
              <w:sz w:val="22"/>
              <w:szCs w:val="22"/>
              <w:lang w:val="en-GB" w:eastAsia="en-GB"/>
            </w:rPr>
          </w:rPrChange>
        </w:rPr>
      </w:pPr>
      <w:del w:id="1123" w:author="Filip Dutina" w:date="2018-07-12T11:22:00Z">
        <w:r w:rsidRPr="00D96694" w:rsidDel="0090337A">
          <w:rPr>
            <w:rPrChange w:id="1124" w:author="Aleksa Corovic" w:date="2018-08-21T12:50:00Z">
              <w:rPr>
                <w:rStyle w:val="Hyperlink"/>
                <w:noProof/>
              </w:rPr>
            </w:rPrChange>
          </w:rPr>
          <w:delText>4.1.4</w:delText>
        </w:r>
        <w:r w:rsidRPr="00D96694" w:rsidDel="0090337A">
          <w:rPr>
            <w:rFonts w:asciiTheme="minorHAnsi" w:eastAsiaTheme="minorEastAsia" w:hAnsiTheme="minorHAnsi" w:cstheme="minorBidi"/>
            <w:sz w:val="22"/>
            <w:szCs w:val="22"/>
            <w:lang w:eastAsia="en-GB"/>
            <w:rPrChange w:id="112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26" w:author="Aleksa Corovic" w:date="2018-08-21T12:50:00Z">
              <w:rPr>
                <w:rStyle w:val="Hyperlink"/>
                <w:noProof/>
              </w:rPr>
            </w:rPrChange>
          </w:rPr>
          <w:delText>uint32_t prime(uint_32 pr)</w:delText>
        </w:r>
        <w:r w:rsidRPr="00D96694" w:rsidDel="0090337A">
          <w:rPr>
            <w:webHidden/>
            <w:rPrChange w:id="1127" w:author="Aleksa Corovic" w:date="2018-08-21T12:50:00Z">
              <w:rPr>
                <w:noProof/>
                <w:webHidden/>
              </w:rPr>
            </w:rPrChange>
          </w:rPr>
          <w:tab/>
          <w:delText>19</w:delText>
        </w:r>
      </w:del>
    </w:p>
    <w:p w14:paraId="619056F7" w14:textId="77777777" w:rsidR="007B0442" w:rsidRPr="00D96694" w:rsidDel="0090337A" w:rsidRDefault="007B0442">
      <w:pPr>
        <w:pStyle w:val="TOC3"/>
        <w:tabs>
          <w:tab w:val="left" w:pos="1667"/>
          <w:tab w:val="right" w:leader="dot" w:pos="9345"/>
        </w:tabs>
        <w:rPr>
          <w:del w:id="1128" w:author="Filip Dutina" w:date="2018-07-12T11:22:00Z"/>
          <w:rFonts w:asciiTheme="minorHAnsi" w:eastAsiaTheme="minorEastAsia" w:hAnsiTheme="minorHAnsi" w:cstheme="minorBidi"/>
          <w:sz w:val="22"/>
          <w:szCs w:val="22"/>
          <w:lang w:eastAsia="en-GB"/>
          <w:rPrChange w:id="1129" w:author="Aleksa Corovic" w:date="2018-08-21T12:50:00Z">
            <w:rPr>
              <w:del w:id="1130" w:author="Filip Dutina" w:date="2018-07-12T11:22:00Z"/>
              <w:rFonts w:asciiTheme="minorHAnsi" w:eastAsiaTheme="minorEastAsia" w:hAnsiTheme="minorHAnsi" w:cstheme="minorBidi"/>
              <w:noProof/>
              <w:sz w:val="22"/>
              <w:szCs w:val="22"/>
              <w:lang w:val="en-GB" w:eastAsia="en-GB"/>
            </w:rPr>
          </w:rPrChange>
        </w:rPr>
      </w:pPr>
      <w:del w:id="1131" w:author="Filip Dutina" w:date="2018-07-12T11:22:00Z">
        <w:r w:rsidRPr="00D96694" w:rsidDel="0090337A">
          <w:rPr>
            <w:rPrChange w:id="1132" w:author="Aleksa Corovic" w:date="2018-08-21T12:50:00Z">
              <w:rPr>
                <w:rStyle w:val="Hyperlink"/>
                <w:noProof/>
              </w:rPr>
            </w:rPrChange>
          </w:rPr>
          <w:delText>4.1.5</w:delText>
        </w:r>
        <w:r w:rsidRPr="00D96694" w:rsidDel="0090337A">
          <w:rPr>
            <w:rFonts w:asciiTheme="minorHAnsi" w:eastAsiaTheme="minorEastAsia" w:hAnsiTheme="minorHAnsi" w:cstheme="minorBidi"/>
            <w:sz w:val="22"/>
            <w:szCs w:val="22"/>
            <w:lang w:eastAsia="en-GB"/>
            <w:rPrChange w:id="113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34" w:author="Aleksa Corovic" w:date="2018-08-21T12:50:00Z">
              <w:rPr>
                <w:rStyle w:val="Hyperlink"/>
                <w:noProof/>
              </w:rPr>
            </w:rPrChange>
          </w:rPr>
          <w:delText>void ce(void) i uint32_t cd(uint32_t x)</w:delText>
        </w:r>
        <w:r w:rsidRPr="00D96694" w:rsidDel="0090337A">
          <w:rPr>
            <w:webHidden/>
            <w:rPrChange w:id="1135" w:author="Aleksa Corovic" w:date="2018-08-21T12:50:00Z">
              <w:rPr>
                <w:noProof/>
                <w:webHidden/>
              </w:rPr>
            </w:rPrChange>
          </w:rPr>
          <w:tab/>
          <w:delText>19</w:delText>
        </w:r>
      </w:del>
    </w:p>
    <w:p w14:paraId="7965399D" w14:textId="77777777" w:rsidR="007B0442" w:rsidRPr="00D96694" w:rsidDel="0090337A" w:rsidRDefault="007B0442">
      <w:pPr>
        <w:pStyle w:val="TOC2"/>
        <w:rPr>
          <w:del w:id="1136" w:author="Filip Dutina" w:date="2018-07-12T11:22:00Z"/>
          <w:rFonts w:asciiTheme="minorHAnsi" w:eastAsiaTheme="minorEastAsia" w:hAnsiTheme="minorHAnsi" w:cstheme="minorBidi"/>
          <w:sz w:val="22"/>
          <w:szCs w:val="22"/>
          <w:lang w:eastAsia="en-GB"/>
          <w:rPrChange w:id="1137" w:author="Aleksa Corovic" w:date="2018-08-21T12:50:00Z">
            <w:rPr>
              <w:del w:id="1138" w:author="Filip Dutina" w:date="2018-07-12T11:22:00Z"/>
              <w:rFonts w:asciiTheme="minorHAnsi" w:eastAsiaTheme="minorEastAsia" w:hAnsiTheme="minorHAnsi" w:cstheme="minorBidi"/>
              <w:noProof/>
              <w:sz w:val="22"/>
              <w:szCs w:val="22"/>
              <w:lang w:val="en-GB" w:eastAsia="en-GB"/>
            </w:rPr>
          </w:rPrChange>
        </w:rPr>
      </w:pPr>
      <w:del w:id="1139" w:author="Filip Dutina" w:date="2018-07-12T11:22:00Z">
        <w:r w:rsidRPr="00D96694" w:rsidDel="0090337A">
          <w:rPr>
            <w:rPrChange w:id="1140" w:author="Aleksa Corovic" w:date="2018-08-21T12:50:00Z">
              <w:rPr>
                <w:rStyle w:val="Hyperlink"/>
                <w:noProof/>
              </w:rPr>
            </w:rPrChange>
          </w:rPr>
          <w:delText>4.2</w:delText>
        </w:r>
        <w:r w:rsidRPr="00D96694" w:rsidDel="0090337A">
          <w:rPr>
            <w:rFonts w:asciiTheme="minorHAnsi" w:eastAsiaTheme="minorEastAsia" w:hAnsiTheme="minorHAnsi" w:cstheme="minorBidi"/>
            <w:sz w:val="22"/>
            <w:szCs w:val="22"/>
            <w:lang w:eastAsia="en-GB"/>
            <w:rPrChange w:id="114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42" w:author="Aleksa Corovic" w:date="2018-08-21T12:50:00Z">
              <w:rPr>
                <w:rStyle w:val="Hyperlink"/>
                <w:noProof/>
              </w:rPr>
            </w:rPrChange>
          </w:rPr>
          <w:delText>Serverska strana</w:delText>
        </w:r>
        <w:r w:rsidRPr="00D96694" w:rsidDel="0090337A">
          <w:rPr>
            <w:webHidden/>
            <w:rPrChange w:id="1143" w:author="Aleksa Corovic" w:date="2018-08-21T12:50:00Z">
              <w:rPr>
                <w:noProof/>
                <w:webHidden/>
              </w:rPr>
            </w:rPrChange>
          </w:rPr>
          <w:tab/>
          <w:delText>19</w:delText>
        </w:r>
      </w:del>
    </w:p>
    <w:p w14:paraId="3B602DDA" w14:textId="77777777" w:rsidR="007B0442" w:rsidRPr="00D96694" w:rsidDel="0090337A" w:rsidRDefault="007B0442">
      <w:pPr>
        <w:pStyle w:val="TOC3"/>
        <w:tabs>
          <w:tab w:val="left" w:pos="1667"/>
          <w:tab w:val="right" w:leader="dot" w:pos="9345"/>
        </w:tabs>
        <w:rPr>
          <w:del w:id="1144" w:author="Filip Dutina" w:date="2018-07-12T11:22:00Z"/>
          <w:rFonts w:asciiTheme="minorHAnsi" w:eastAsiaTheme="minorEastAsia" w:hAnsiTheme="minorHAnsi" w:cstheme="minorBidi"/>
          <w:sz w:val="22"/>
          <w:szCs w:val="22"/>
          <w:lang w:eastAsia="en-GB"/>
          <w:rPrChange w:id="1145" w:author="Aleksa Corovic" w:date="2018-08-21T12:50:00Z">
            <w:rPr>
              <w:del w:id="1146" w:author="Filip Dutina" w:date="2018-07-12T11:22:00Z"/>
              <w:rFonts w:asciiTheme="minorHAnsi" w:eastAsiaTheme="minorEastAsia" w:hAnsiTheme="minorHAnsi" w:cstheme="minorBidi"/>
              <w:noProof/>
              <w:sz w:val="22"/>
              <w:szCs w:val="22"/>
              <w:lang w:val="en-GB" w:eastAsia="en-GB"/>
            </w:rPr>
          </w:rPrChange>
        </w:rPr>
      </w:pPr>
      <w:del w:id="1147" w:author="Filip Dutina" w:date="2018-07-12T11:22:00Z">
        <w:r w:rsidRPr="00D96694" w:rsidDel="0090337A">
          <w:rPr>
            <w:rPrChange w:id="1148" w:author="Aleksa Corovic" w:date="2018-08-21T12:50:00Z">
              <w:rPr>
                <w:rStyle w:val="Hyperlink"/>
                <w:noProof/>
              </w:rPr>
            </w:rPrChange>
          </w:rPr>
          <w:delText>4.2.1</w:delText>
        </w:r>
        <w:r w:rsidRPr="00D96694" w:rsidDel="0090337A">
          <w:rPr>
            <w:rFonts w:asciiTheme="minorHAnsi" w:eastAsiaTheme="minorEastAsia" w:hAnsiTheme="minorHAnsi" w:cstheme="minorBidi"/>
            <w:sz w:val="22"/>
            <w:szCs w:val="22"/>
            <w:lang w:eastAsia="en-GB"/>
            <w:rPrChange w:id="114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50" w:author="Aleksa Corovic" w:date="2018-08-21T12:50:00Z">
              <w:rPr>
                <w:rStyle w:val="Hyperlink"/>
                <w:noProof/>
              </w:rPr>
            </w:rPrChange>
          </w:rPr>
          <w:delText>FUNC(void, RTE_CTCDETHCOM_APPL_CODE) REthComInit(void)</w:delText>
        </w:r>
        <w:r w:rsidRPr="00D96694" w:rsidDel="0090337A">
          <w:rPr>
            <w:webHidden/>
            <w:rPrChange w:id="1151" w:author="Aleksa Corovic" w:date="2018-08-21T12:50:00Z">
              <w:rPr>
                <w:noProof/>
                <w:webHidden/>
              </w:rPr>
            </w:rPrChange>
          </w:rPr>
          <w:tab/>
          <w:delText>20</w:delText>
        </w:r>
      </w:del>
    </w:p>
    <w:p w14:paraId="73CBDABC" w14:textId="77777777" w:rsidR="007B0442" w:rsidRPr="00D96694" w:rsidDel="0090337A" w:rsidRDefault="007B0442">
      <w:pPr>
        <w:pStyle w:val="TOC3"/>
        <w:tabs>
          <w:tab w:val="left" w:pos="1667"/>
          <w:tab w:val="right" w:leader="dot" w:pos="9345"/>
        </w:tabs>
        <w:rPr>
          <w:del w:id="1152" w:author="Filip Dutina" w:date="2018-07-12T11:22:00Z"/>
          <w:rFonts w:asciiTheme="minorHAnsi" w:eastAsiaTheme="minorEastAsia" w:hAnsiTheme="minorHAnsi" w:cstheme="minorBidi"/>
          <w:sz w:val="22"/>
          <w:szCs w:val="22"/>
          <w:lang w:eastAsia="en-GB"/>
          <w:rPrChange w:id="1153" w:author="Aleksa Corovic" w:date="2018-08-21T12:50:00Z">
            <w:rPr>
              <w:del w:id="1154" w:author="Filip Dutina" w:date="2018-07-12T11:22:00Z"/>
              <w:rFonts w:asciiTheme="minorHAnsi" w:eastAsiaTheme="minorEastAsia" w:hAnsiTheme="minorHAnsi" w:cstheme="minorBidi"/>
              <w:noProof/>
              <w:sz w:val="22"/>
              <w:szCs w:val="22"/>
              <w:lang w:val="en-GB" w:eastAsia="en-GB"/>
            </w:rPr>
          </w:rPrChange>
        </w:rPr>
      </w:pPr>
      <w:del w:id="1155" w:author="Filip Dutina" w:date="2018-07-12T11:22:00Z">
        <w:r w:rsidRPr="00D96694" w:rsidDel="0090337A">
          <w:rPr>
            <w:rPrChange w:id="1156" w:author="Aleksa Corovic" w:date="2018-08-21T12:50:00Z">
              <w:rPr>
                <w:rStyle w:val="Hyperlink"/>
                <w:noProof/>
              </w:rPr>
            </w:rPrChange>
          </w:rPr>
          <w:delText>4.2.2</w:delText>
        </w:r>
        <w:r w:rsidRPr="00D96694" w:rsidDel="0090337A">
          <w:rPr>
            <w:rFonts w:asciiTheme="minorHAnsi" w:eastAsiaTheme="minorEastAsia" w:hAnsiTheme="minorHAnsi" w:cstheme="minorBidi"/>
            <w:sz w:val="22"/>
            <w:szCs w:val="22"/>
            <w:lang w:eastAsia="en-GB"/>
            <w:rPrChange w:id="115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58" w:author="Aleksa Corovic" w:date="2018-08-21T12:50:00Z">
              <w:rPr>
                <w:rStyle w:val="Hyperlink"/>
                <w:noProof/>
              </w:rPr>
            </w:rPrChange>
          </w:rPr>
          <w:delText>FUNC(void, RTE_CTCDETHCOM_APPL_CODE) REthComCyclic(void)</w:delText>
        </w:r>
        <w:r w:rsidRPr="00D96694" w:rsidDel="0090337A">
          <w:rPr>
            <w:webHidden/>
            <w:rPrChange w:id="1159" w:author="Aleksa Corovic" w:date="2018-08-21T12:50:00Z">
              <w:rPr>
                <w:noProof/>
                <w:webHidden/>
              </w:rPr>
            </w:rPrChange>
          </w:rPr>
          <w:tab/>
          <w:delText>20</w:delText>
        </w:r>
      </w:del>
    </w:p>
    <w:p w14:paraId="6E9356A1" w14:textId="77777777" w:rsidR="007B0442" w:rsidRPr="00D96694" w:rsidDel="0090337A" w:rsidRDefault="007B0442">
      <w:pPr>
        <w:pStyle w:val="TOC3"/>
        <w:tabs>
          <w:tab w:val="left" w:pos="1667"/>
          <w:tab w:val="right" w:leader="dot" w:pos="9345"/>
        </w:tabs>
        <w:rPr>
          <w:del w:id="1160" w:author="Filip Dutina" w:date="2018-07-12T11:22:00Z"/>
          <w:rFonts w:asciiTheme="minorHAnsi" w:eastAsiaTheme="minorEastAsia" w:hAnsiTheme="minorHAnsi" w:cstheme="minorBidi"/>
          <w:sz w:val="22"/>
          <w:szCs w:val="22"/>
          <w:lang w:eastAsia="en-GB"/>
          <w:rPrChange w:id="1161" w:author="Aleksa Corovic" w:date="2018-08-21T12:50:00Z">
            <w:rPr>
              <w:del w:id="1162" w:author="Filip Dutina" w:date="2018-07-12T11:22:00Z"/>
              <w:rFonts w:asciiTheme="minorHAnsi" w:eastAsiaTheme="minorEastAsia" w:hAnsiTheme="minorHAnsi" w:cstheme="minorBidi"/>
              <w:noProof/>
              <w:sz w:val="22"/>
              <w:szCs w:val="22"/>
              <w:lang w:val="en-GB" w:eastAsia="en-GB"/>
            </w:rPr>
          </w:rPrChange>
        </w:rPr>
      </w:pPr>
      <w:del w:id="1163" w:author="Filip Dutina" w:date="2018-07-12T11:22:00Z">
        <w:r w:rsidRPr="00D96694" w:rsidDel="0090337A">
          <w:rPr>
            <w:rPrChange w:id="1164" w:author="Aleksa Corovic" w:date="2018-08-21T12:50:00Z">
              <w:rPr>
                <w:rStyle w:val="Hyperlink"/>
                <w:noProof/>
              </w:rPr>
            </w:rPrChange>
          </w:rPr>
          <w:lastRenderedPageBreak/>
          <w:delText>4.2.3</w:delText>
        </w:r>
        <w:r w:rsidRPr="00D96694" w:rsidDel="0090337A">
          <w:rPr>
            <w:rFonts w:asciiTheme="minorHAnsi" w:eastAsiaTheme="minorEastAsia" w:hAnsiTheme="minorHAnsi" w:cstheme="minorBidi"/>
            <w:sz w:val="22"/>
            <w:szCs w:val="22"/>
            <w:lang w:eastAsia="en-GB"/>
            <w:rPrChange w:id="116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66" w:author="Aleksa Corovic" w:date="2018-08-21T12:50:00Z">
              <w:rPr>
                <w:rStyle w:val="Hyperlink"/>
                <w:noProof/>
              </w:rPr>
            </w:rPrChange>
          </w:rPr>
          <w:delText>static void  backgroundTask(void)</w:delText>
        </w:r>
        <w:r w:rsidRPr="00D96694" w:rsidDel="0090337A">
          <w:rPr>
            <w:webHidden/>
            <w:rPrChange w:id="1167" w:author="Aleksa Corovic" w:date="2018-08-21T12:50:00Z">
              <w:rPr>
                <w:noProof/>
                <w:webHidden/>
              </w:rPr>
            </w:rPrChange>
          </w:rPr>
          <w:tab/>
          <w:delText>20</w:delText>
        </w:r>
      </w:del>
    </w:p>
    <w:p w14:paraId="256F53E7" w14:textId="77777777" w:rsidR="007B0442" w:rsidRPr="00D96694" w:rsidDel="0090337A" w:rsidRDefault="007B0442">
      <w:pPr>
        <w:pStyle w:val="TOC3"/>
        <w:tabs>
          <w:tab w:val="left" w:pos="1667"/>
          <w:tab w:val="right" w:leader="dot" w:pos="9345"/>
        </w:tabs>
        <w:rPr>
          <w:del w:id="1168" w:author="Filip Dutina" w:date="2018-07-12T11:22:00Z"/>
          <w:rFonts w:asciiTheme="minorHAnsi" w:eastAsiaTheme="minorEastAsia" w:hAnsiTheme="minorHAnsi" w:cstheme="minorBidi"/>
          <w:sz w:val="22"/>
          <w:szCs w:val="22"/>
          <w:lang w:eastAsia="en-GB"/>
          <w:rPrChange w:id="1169" w:author="Aleksa Corovic" w:date="2018-08-21T12:50:00Z">
            <w:rPr>
              <w:del w:id="1170" w:author="Filip Dutina" w:date="2018-07-12T11:22:00Z"/>
              <w:rFonts w:asciiTheme="minorHAnsi" w:eastAsiaTheme="minorEastAsia" w:hAnsiTheme="minorHAnsi" w:cstheme="minorBidi"/>
              <w:noProof/>
              <w:sz w:val="22"/>
              <w:szCs w:val="22"/>
              <w:lang w:val="en-GB" w:eastAsia="en-GB"/>
            </w:rPr>
          </w:rPrChange>
        </w:rPr>
      </w:pPr>
      <w:del w:id="1171" w:author="Filip Dutina" w:date="2018-07-12T11:22:00Z">
        <w:r w:rsidRPr="00D96694" w:rsidDel="0090337A">
          <w:rPr>
            <w:rPrChange w:id="1172" w:author="Aleksa Corovic" w:date="2018-08-21T12:50:00Z">
              <w:rPr>
                <w:rStyle w:val="Hyperlink"/>
                <w:noProof/>
                <w:lang w:val="en-GB"/>
              </w:rPr>
            </w:rPrChange>
          </w:rPr>
          <w:delText>4.2.4</w:delText>
        </w:r>
        <w:r w:rsidRPr="00D96694" w:rsidDel="0090337A">
          <w:rPr>
            <w:rFonts w:asciiTheme="minorHAnsi" w:eastAsiaTheme="minorEastAsia" w:hAnsiTheme="minorHAnsi" w:cstheme="minorBidi"/>
            <w:sz w:val="22"/>
            <w:szCs w:val="22"/>
            <w:lang w:eastAsia="en-GB"/>
            <w:rPrChange w:id="1173"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74" w:author="Aleksa Corovic" w:date="2018-08-21T12:50:00Z">
              <w:rPr>
                <w:rStyle w:val="Hyperlink"/>
                <w:noProof/>
                <w:lang w:val="en-GB"/>
              </w:rPr>
            </w:rPrChange>
          </w:rPr>
          <w:delText>static void receivePublicKeys(void)</w:delText>
        </w:r>
        <w:r w:rsidRPr="00D96694" w:rsidDel="0090337A">
          <w:rPr>
            <w:webHidden/>
            <w:rPrChange w:id="1175" w:author="Aleksa Corovic" w:date="2018-08-21T12:50:00Z">
              <w:rPr>
                <w:noProof/>
                <w:webHidden/>
              </w:rPr>
            </w:rPrChange>
          </w:rPr>
          <w:tab/>
          <w:delText>21</w:delText>
        </w:r>
      </w:del>
    </w:p>
    <w:p w14:paraId="3AF290AC" w14:textId="77777777" w:rsidR="007B0442" w:rsidRPr="00D96694" w:rsidDel="0090337A" w:rsidRDefault="007B0442">
      <w:pPr>
        <w:pStyle w:val="TOC3"/>
        <w:tabs>
          <w:tab w:val="left" w:pos="1667"/>
          <w:tab w:val="right" w:leader="dot" w:pos="9345"/>
        </w:tabs>
        <w:rPr>
          <w:del w:id="1176" w:author="Filip Dutina" w:date="2018-07-12T11:22:00Z"/>
          <w:rFonts w:asciiTheme="minorHAnsi" w:eastAsiaTheme="minorEastAsia" w:hAnsiTheme="minorHAnsi" w:cstheme="minorBidi"/>
          <w:sz w:val="22"/>
          <w:szCs w:val="22"/>
          <w:lang w:eastAsia="en-GB"/>
          <w:rPrChange w:id="1177" w:author="Aleksa Corovic" w:date="2018-08-21T12:50:00Z">
            <w:rPr>
              <w:del w:id="1178" w:author="Filip Dutina" w:date="2018-07-12T11:22:00Z"/>
              <w:rFonts w:asciiTheme="minorHAnsi" w:eastAsiaTheme="minorEastAsia" w:hAnsiTheme="minorHAnsi" w:cstheme="minorBidi"/>
              <w:noProof/>
              <w:sz w:val="22"/>
              <w:szCs w:val="22"/>
              <w:lang w:val="en-GB" w:eastAsia="en-GB"/>
            </w:rPr>
          </w:rPrChange>
        </w:rPr>
      </w:pPr>
      <w:del w:id="1179" w:author="Filip Dutina" w:date="2018-07-12T11:22:00Z">
        <w:r w:rsidRPr="00D96694" w:rsidDel="0090337A">
          <w:rPr>
            <w:rPrChange w:id="1180" w:author="Aleksa Corovic" w:date="2018-08-21T12:50:00Z">
              <w:rPr>
                <w:rStyle w:val="Hyperlink"/>
                <w:noProof/>
                <w:lang w:val="en-GB"/>
              </w:rPr>
            </w:rPrChange>
          </w:rPr>
          <w:delText>4.2.5</w:delText>
        </w:r>
        <w:r w:rsidRPr="00D96694" w:rsidDel="0090337A">
          <w:rPr>
            <w:rFonts w:asciiTheme="minorHAnsi" w:eastAsiaTheme="minorEastAsia" w:hAnsiTheme="minorHAnsi" w:cstheme="minorBidi"/>
            <w:sz w:val="22"/>
            <w:szCs w:val="22"/>
            <w:lang w:eastAsia="en-GB"/>
            <w:rPrChange w:id="1181"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82" w:author="Aleksa Corovic" w:date="2018-08-21T12:50:00Z">
              <w:rPr>
                <w:rStyle w:val="Hyperlink"/>
                <w:noProof/>
                <w:lang w:val="en-GB"/>
              </w:rPr>
            </w:rPrChange>
          </w:rPr>
          <w:delText>static void sendFile(const char fs_name[])</w:delText>
        </w:r>
        <w:r w:rsidRPr="00D96694" w:rsidDel="0090337A">
          <w:rPr>
            <w:webHidden/>
            <w:rPrChange w:id="1183" w:author="Aleksa Corovic" w:date="2018-08-21T12:50:00Z">
              <w:rPr>
                <w:noProof/>
                <w:webHidden/>
              </w:rPr>
            </w:rPrChange>
          </w:rPr>
          <w:tab/>
          <w:delText>21</w:delText>
        </w:r>
      </w:del>
    </w:p>
    <w:p w14:paraId="06A4E277" w14:textId="77777777" w:rsidR="007B0442" w:rsidRPr="00D96694" w:rsidDel="0090337A" w:rsidRDefault="007B0442">
      <w:pPr>
        <w:pStyle w:val="TOC3"/>
        <w:tabs>
          <w:tab w:val="left" w:pos="1667"/>
          <w:tab w:val="right" w:leader="dot" w:pos="9345"/>
        </w:tabs>
        <w:rPr>
          <w:del w:id="1184" w:author="Filip Dutina" w:date="2018-07-12T11:22:00Z"/>
          <w:rFonts w:asciiTheme="minorHAnsi" w:eastAsiaTheme="minorEastAsia" w:hAnsiTheme="minorHAnsi" w:cstheme="minorBidi"/>
          <w:sz w:val="22"/>
          <w:szCs w:val="22"/>
          <w:lang w:eastAsia="en-GB"/>
          <w:rPrChange w:id="1185" w:author="Aleksa Corovic" w:date="2018-08-21T12:50:00Z">
            <w:rPr>
              <w:del w:id="1186" w:author="Filip Dutina" w:date="2018-07-12T11:22:00Z"/>
              <w:rFonts w:asciiTheme="minorHAnsi" w:eastAsiaTheme="minorEastAsia" w:hAnsiTheme="minorHAnsi" w:cstheme="minorBidi"/>
              <w:noProof/>
              <w:sz w:val="22"/>
              <w:szCs w:val="22"/>
              <w:lang w:val="en-GB" w:eastAsia="en-GB"/>
            </w:rPr>
          </w:rPrChange>
        </w:rPr>
      </w:pPr>
      <w:del w:id="1187" w:author="Filip Dutina" w:date="2018-07-12T11:22:00Z">
        <w:r w:rsidRPr="00D96694" w:rsidDel="0090337A">
          <w:rPr>
            <w:rPrChange w:id="1188" w:author="Aleksa Corovic" w:date="2018-08-21T12:50:00Z">
              <w:rPr>
                <w:rStyle w:val="Hyperlink"/>
                <w:noProof/>
                <w:lang w:val="en-GB"/>
              </w:rPr>
            </w:rPrChange>
          </w:rPr>
          <w:delText>4.2.6</w:delText>
        </w:r>
        <w:r w:rsidRPr="00D96694" w:rsidDel="0090337A">
          <w:rPr>
            <w:rFonts w:asciiTheme="minorHAnsi" w:eastAsiaTheme="minorEastAsia" w:hAnsiTheme="minorHAnsi" w:cstheme="minorBidi"/>
            <w:sz w:val="22"/>
            <w:szCs w:val="22"/>
            <w:lang w:eastAsia="en-GB"/>
            <w:rPrChange w:id="1189"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90" w:author="Aleksa Corovic" w:date="2018-08-21T12:50:00Z">
              <w:rPr>
                <w:rStyle w:val="Hyperlink"/>
                <w:noProof/>
                <w:lang w:val="en-GB"/>
              </w:rPr>
            </w:rPrChange>
          </w:rPr>
          <w:delText>static int32_t numOfFiles()</w:delText>
        </w:r>
        <w:r w:rsidRPr="00D96694" w:rsidDel="0090337A">
          <w:rPr>
            <w:webHidden/>
            <w:rPrChange w:id="1191" w:author="Aleksa Corovic" w:date="2018-08-21T12:50:00Z">
              <w:rPr>
                <w:noProof/>
                <w:webHidden/>
              </w:rPr>
            </w:rPrChange>
          </w:rPr>
          <w:tab/>
          <w:delText>21</w:delText>
        </w:r>
      </w:del>
    </w:p>
    <w:p w14:paraId="7E90A9BF" w14:textId="77777777" w:rsidR="007B0442" w:rsidRPr="00D96694" w:rsidDel="0090337A" w:rsidRDefault="007B0442">
      <w:pPr>
        <w:pStyle w:val="TOC3"/>
        <w:tabs>
          <w:tab w:val="left" w:pos="1667"/>
          <w:tab w:val="right" w:leader="dot" w:pos="9345"/>
        </w:tabs>
        <w:rPr>
          <w:del w:id="1192" w:author="Filip Dutina" w:date="2018-07-12T11:22:00Z"/>
          <w:rFonts w:asciiTheme="minorHAnsi" w:eastAsiaTheme="minorEastAsia" w:hAnsiTheme="minorHAnsi" w:cstheme="minorBidi"/>
          <w:sz w:val="22"/>
          <w:szCs w:val="22"/>
          <w:lang w:eastAsia="en-GB"/>
          <w:rPrChange w:id="1193" w:author="Aleksa Corovic" w:date="2018-08-21T12:50:00Z">
            <w:rPr>
              <w:del w:id="1194" w:author="Filip Dutina" w:date="2018-07-12T11:22:00Z"/>
              <w:rFonts w:asciiTheme="minorHAnsi" w:eastAsiaTheme="minorEastAsia" w:hAnsiTheme="minorHAnsi" w:cstheme="minorBidi"/>
              <w:noProof/>
              <w:sz w:val="22"/>
              <w:szCs w:val="22"/>
              <w:lang w:val="en-GB" w:eastAsia="en-GB"/>
            </w:rPr>
          </w:rPrChange>
        </w:rPr>
      </w:pPr>
      <w:del w:id="1195" w:author="Filip Dutina" w:date="2018-07-12T11:22:00Z">
        <w:r w:rsidRPr="00D96694" w:rsidDel="0090337A">
          <w:rPr>
            <w:rPrChange w:id="1196" w:author="Aleksa Corovic" w:date="2018-08-21T12:50:00Z">
              <w:rPr>
                <w:rStyle w:val="Hyperlink"/>
                <w:noProof/>
                <w:lang w:val="en-GB"/>
              </w:rPr>
            </w:rPrChange>
          </w:rPr>
          <w:delText>4.2.7</w:delText>
        </w:r>
        <w:r w:rsidRPr="00D96694" w:rsidDel="0090337A">
          <w:rPr>
            <w:rFonts w:asciiTheme="minorHAnsi" w:eastAsiaTheme="minorEastAsia" w:hAnsiTheme="minorHAnsi" w:cstheme="minorBidi"/>
            <w:sz w:val="22"/>
            <w:szCs w:val="22"/>
            <w:lang w:eastAsia="en-GB"/>
            <w:rPrChange w:id="1197"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198" w:author="Aleksa Corovic" w:date="2018-08-21T12:50:00Z">
              <w:rPr>
                <w:rStyle w:val="Hyperlink"/>
                <w:noProof/>
                <w:lang w:val="en-GB"/>
              </w:rPr>
            </w:rPrChange>
          </w:rPr>
          <w:delText>static void encrypt(void)</w:delText>
        </w:r>
        <w:r w:rsidRPr="00D96694" w:rsidDel="0090337A">
          <w:rPr>
            <w:webHidden/>
            <w:rPrChange w:id="1199" w:author="Aleksa Corovic" w:date="2018-08-21T12:50:00Z">
              <w:rPr>
                <w:noProof/>
                <w:webHidden/>
              </w:rPr>
            </w:rPrChange>
          </w:rPr>
          <w:tab/>
          <w:delText>21</w:delText>
        </w:r>
      </w:del>
    </w:p>
    <w:p w14:paraId="0ECCFF46" w14:textId="77777777" w:rsidR="007B0442" w:rsidRPr="00D96694" w:rsidDel="0090337A" w:rsidRDefault="007B0442">
      <w:pPr>
        <w:pStyle w:val="TOC2"/>
        <w:rPr>
          <w:del w:id="1200" w:author="Filip Dutina" w:date="2018-07-12T11:22:00Z"/>
          <w:rFonts w:asciiTheme="minorHAnsi" w:eastAsiaTheme="minorEastAsia" w:hAnsiTheme="minorHAnsi" w:cstheme="minorBidi"/>
          <w:sz w:val="22"/>
          <w:szCs w:val="22"/>
          <w:lang w:eastAsia="en-GB"/>
          <w:rPrChange w:id="1201" w:author="Aleksa Corovic" w:date="2018-08-21T12:50:00Z">
            <w:rPr>
              <w:del w:id="1202" w:author="Filip Dutina" w:date="2018-07-12T11:22:00Z"/>
              <w:rFonts w:asciiTheme="minorHAnsi" w:eastAsiaTheme="minorEastAsia" w:hAnsiTheme="minorHAnsi" w:cstheme="minorBidi"/>
              <w:noProof/>
              <w:sz w:val="22"/>
              <w:szCs w:val="22"/>
              <w:lang w:val="en-GB" w:eastAsia="en-GB"/>
            </w:rPr>
          </w:rPrChange>
        </w:rPr>
      </w:pPr>
      <w:del w:id="1203" w:author="Filip Dutina" w:date="2018-07-12T11:22:00Z">
        <w:r w:rsidRPr="00D96694" w:rsidDel="0090337A">
          <w:rPr>
            <w:rPrChange w:id="1204" w:author="Aleksa Corovic" w:date="2018-08-21T12:50:00Z">
              <w:rPr>
                <w:rStyle w:val="Hyperlink"/>
                <w:noProof/>
              </w:rPr>
            </w:rPrChange>
          </w:rPr>
          <w:delText>4.3</w:delText>
        </w:r>
        <w:r w:rsidRPr="00D96694" w:rsidDel="0090337A">
          <w:rPr>
            <w:rFonts w:asciiTheme="minorHAnsi" w:eastAsiaTheme="minorEastAsia" w:hAnsiTheme="minorHAnsi" w:cstheme="minorBidi"/>
            <w:sz w:val="22"/>
            <w:szCs w:val="22"/>
            <w:lang w:eastAsia="en-GB"/>
            <w:rPrChange w:id="1205"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rPrChange w:id="1206" w:author="Aleksa Corovic" w:date="2018-08-21T12:50:00Z">
              <w:rPr>
                <w:rStyle w:val="Hyperlink"/>
                <w:noProof/>
                <w:lang w:val="en-GB"/>
              </w:rPr>
            </w:rPrChange>
          </w:rPr>
          <w:delText>Graf</w:delText>
        </w:r>
        <w:r w:rsidRPr="00D96694" w:rsidDel="0090337A">
          <w:rPr>
            <w:rPrChange w:id="1207" w:author="Aleksa Corovic" w:date="2018-08-21T12:50:00Z">
              <w:rPr>
                <w:rStyle w:val="Hyperlink"/>
                <w:noProof/>
              </w:rPr>
            </w:rPrChange>
          </w:rPr>
          <w:delText>ičko korisničko sučelje</w:delText>
        </w:r>
        <w:r w:rsidRPr="00D96694" w:rsidDel="0090337A">
          <w:rPr>
            <w:webHidden/>
            <w:rPrChange w:id="1208" w:author="Aleksa Corovic" w:date="2018-08-21T12:50:00Z">
              <w:rPr>
                <w:noProof/>
                <w:webHidden/>
              </w:rPr>
            </w:rPrChange>
          </w:rPr>
          <w:tab/>
          <w:delText>22</w:delText>
        </w:r>
      </w:del>
    </w:p>
    <w:p w14:paraId="6969CFB5" w14:textId="77777777" w:rsidR="007B0442" w:rsidRPr="00D96694" w:rsidDel="0090337A" w:rsidRDefault="007B0442" w:rsidP="0090337A">
      <w:pPr>
        <w:pStyle w:val="TOC1"/>
        <w:rPr>
          <w:del w:id="1209" w:author="Filip Dutina" w:date="2018-07-12T11:22:00Z"/>
          <w:rFonts w:asciiTheme="minorHAnsi" w:eastAsiaTheme="minorEastAsia" w:hAnsiTheme="minorHAnsi" w:cstheme="minorBidi"/>
          <w:sz w:val="22"/>
          <w:szCs w:val="22"/>
          <w:lang w:val="sr-Latn-RS" w:eastAsia="en-GB"/>
          <w:rPrChange w:id="1210" w:author="Aleksa Corovic" w:date="2018-08-21T12:50:00Z">
            <w:rPr>
              <w:del w:id="1211" w:author="Filip Dutina" w:date="2018-07-12T11:22:00Z"/>
              <w:rFonts w:asciiTheme="minorHAnsi" w:eastAsiaTheme="minorEastAsia" w:hAnsiTheme="minorHAnsi" w:cstheme="minorBidi"/>
              <w:noProof/>
              <w:sz w:val="22"/>
              <w:szCs w:val="22"/>
              <w:lang w:eastAsia="en-GB"/>
            </w:rPr>
          </w:rPrChange>
        </w:rPr>
      </w:pPr>
      <w:del w:id="1212" w:author="Filip Dutina" w:date="2018-07-12T11:22:00Z">
        <w:r w:rsidRPr="00D96694" w:rsidDel="0090337A">
          <w:rPr>
            <w:lang w:val="sr-Latn-RS"/>
            <w:rPrChange w:id="1213" w:author="Aleksa Corovic" w:date="2018-08-21T12:50:00Z">
              <w:rPr>
                <w:rStyle w:val="Hyperlink"/>
                <w:noProof/>
                <w:lang w:val="en-GB"/>
              </w:rPr>
            </w:rPrChange>
          </w:rPr>
          <w:delText>5.</w:delText>
        </w:r>
        <w:r w:rsidRPr="00D96694" w:rsidDel="0090337A">
          <w:rPr>
            <w:rFonts w:asciiTheme="minorHAnsi" w:eastAsiaTheme="minorEastAsia" w:hAnsiTheme="minorHAnsi" w:cstheme="minorBidi"/>
            <w:sz w:val="22"/>
            <w:szCs w:val="22"/>
            <w:lang w:val="sr-Latn-RS" w:eastAsia="en-GB"/>
            <w:rPrChange w:id="1214"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15" w:author="Aleksa Corovic" w:date="2018-08-21T12:50:00Z">
              <w:rPr>
                <w:rStyle w:val="Hyperlink"/>
                <w:noProof/>
                <w:lang w:val="en-GB"/>
              </w:rPr>
            </w:rPrChange>
          </w:rPr>
          <w:delText>Testiranje i verifikacija</w:delText>
        </w:r>
        <w:r w:rsidRPr="00D96694" w:rsidDel="0090337A">
          <w:rPr>
            <w:webHidden/>
            <w:lang w:val="sr-Latn-RS"/>
            <w:rPrChange w:id="1216" w:author="Aleksa Corovic" w:date="2018-08-21T12:50:00Z">
              <w:rPr>
                <w:noProof/>
                <w:webHidden/>
              </w:rPr>
            </w:rPrChange>
          </w:rPr>
          <w:tab/>
          <w:delText>23</w:delText>
        </w:r>
      </w:del>
    </w:p>
    <w:p w14:paraId="1B524433" w14:textId="77777777" w:rsidR="007B0442" w:rsidRPr="00D96694" w:rsidDel="0090337A" w:rsidRDefault="007B0442" w:rsidP="0090337A">
      <w:pPr>
        <w:pStyle w:val="TOC1"/>
        <w:rPr>
          <w:del w:id="1217" w:author="Filip Dutina" w:date="2018-07-12T11:22:00Z"/>
          <w:rFonts w:asciiTheme="minorHAnsi" w:eastAsiaTheme="minorEastAsia" w:hAnsiTheme="minorHAnsi" w:cstheme="minorBidi"/>
          <w:sz w:val="22"/>
          <w:szCs w:val="22"/>
          <w:lang w:val="sr-Latn-RS" w:eastAsia="en-GB"/>
          <w:rPrChange w:id="1218" w:author="Aleksa Corovic" w:date="2018-08-21T12:50:00Z">
            <w:rPr>
              <w:del w:id="1219" w:author="Filip Dutina" w:date="2018-07-12T11:22:00Z"/>
              <w:rFonts w:asciiTheme="minorHAnsi" w:eastAsiaTheme="minorEastAsia" w:hAnsiTheme="minorHAnsi" w:cstheme="minorBidi"/>
              <w:noProof/>
              <w:sz w:val="22"/>
              <w:szCs w:val="22"/>
              <w:lang w:eastAsia="en-GB"/>
            </w:rPr>
          </w:rPrChange>
        </w:rPr>
      </w:pPr>
      <w:del w:id="1220" w:author="Filip Dutina" w:date="2018-07-12T11:22:00Z">
        <w:r w:rsidRPr="00D96694" w:rsidDel="0090337A">
          <w:rPr>
            <w:lang w:val="sr-Latn-RS"/>
            <w:rPrChange w:id="1221" w:author="Aleksa Corovic" w:date="2018-08-21T12:50:00Z">
              <w:rPr>
                <w:rStyle w:val="Hyperlink"/>
                <w:noProof/>
                <w:lang w:val="en-GB"/>
              </w:rPr>
            </w:rPrChange>
          </w:rPr>
          <w:delText>6.</w:delText>
        </w:r>
        <w:r w:rsidRPr="00D96694" w:rsidDel="0090337A">
          <w:rPr>
            <w:rFonts w:asciiTheme="minorHAnsi" w:eastAsiaTheme="minorEastAsia" w:hAnsiTheme="minorHAnsi" w:cstheme="minorBidi"/>
            <w:sz w:val="22"/>
            <w:szCs w:val="22"/>
            <w:lang w:val="sr-Latn-RS" w:eastAsia="en-GB"/>
            <w:rPrChange w:id="1222" w:author="Aleksa Corovic" w:date="2018-08-21T12:50:00Z">
              <w:rPr>
                <w:rFonts w:asciiTheme="minorHAnsi" w:eastAsiaTheme="minorEastAsia" w:hAnsiTheme="minorHAnsi" w:cstheme="minorBidi"/>
                <w:noProof/>
                <w:sz w:val="22"/>
                <w:szCs w:val="22"/>
                <w:lang w:eastAsia="en-GB"/>
              </w:rPr>
            </w:rPrChange>
          </w:rPr>
          <w:tab/>
        </w:r>
        <w:r w:rsidRPr="00D96694" w:rsidDel="0090337A">
          <w:rPr>
            <w:lang w:val="sr-Latn-RS"/>
            <w:rPrChange w:id="1223" w:author="Aleksa Corovic" w:date="2018-08-21T12:50:00Z">
              <w:rPr>
                <w:rStyle w:val="Hyperlink"/>
                <w:noProof/>
                <w:lang w:val="en-GB"/>
              </w:rPr>
            </w:rPrChange>
          </w:rPr>
          <w:delText>Zaklju</w:delText>
        </w:r>
        <w:r w:rsidRPr="00D96694" w:rsidDel="0090337A">
          <w:rPr>
            <w:rPrChange w:id="1224" w:author="Aleksa Corovic" w:date="2018-08-21T12:50:00Z">
              <w:rPr>
                <w:rStyle w:val="Hyperlink"/>
                <w:noProof/>
              </w:rPr>
            </w:rPrChange>
          </w:rPr>
          <w:delText>č</w:delText>
        </w:r>
        <w:r w:rsidRPr="00D96694" w:rsidDel="0090337A">
          <w:rPr>
            <w:lang w:val="sr-Latn-RS"/>
            <w:rPrChange w:id="1225" w:author="Aleksa Corovic" w:date="2018-08-21T12:50:00Z">
              <w:rPr>
                <w:rStyle w:val="Hyperlink"/>
                <w:noProof/>
                <w:lang w:val="en-GB"/>
              </w:rPr>
            </w:rPrChange>
          </w:rPr>
          <w:delText>ak</w:delText>
        </w:r>
        <w:r w:rsidRPr="00D96694" w:rsidDel="0090337A">
          <w:rPr>
            <w:webHidden/>
            <w:lang w:val="sr-Latn-RS"/>
            <w:rPrChange w:id="1226" w:author="Aleksa Corovic" w:date="2018-08-21T12:50:00Z">
              <w:rPr>
                <w:noProof/>
                <w:webHidden/>
              </w:rPr>
            </w:rPrChange>
          </w:rPr>
          <w:tab/>
          <w:delText>26</w:delText>
        </w:r>
      </w:del>
    </w:p>
    <w:p w14:paraId="3E0F0C27" w14:textId="77777777" w:rsidR="007B0442" w:rsidRPr="00D96694" w:rsidDel="0090337A" w:rsidRDefault="007B0442" w:rsidP="0090337A">
      <w:pPr>
        <w:pStyle w:val="TOC1"/>
        <w:rPr>
          <w:del w:id="1227" w:author="Filip Dutina" w:date="2018-07-12T11:22:00Z"/>
          <w:rFonts w:asciiTheme="minorHAnsi" w:eastAsiaTheme="minorEastAsia" w:hAnsiTheme="minorHAnsi" w:cstheme="minorBidi"/>
          <w:sz w:val="22"/>
          <w:szCs w:val="22"/>
          <w:lang w:val="sr-Latn-RS" w:eastAsia="en-GB"/>
          <w:rPrChange w:id="1228" w:author="Aleksa Corovic" w:date="2018-08-21T12:50:00Z">
            <w:rPr>
              <w:del w:id="1229" w:author="Filip Dutina" w:date="2018-07-12T11:22:00Z"/>
              <w:rFonts w:asciiTheme="minorHAnsi" w:eastAsiaTheme="minorEastAsia" w:hAnsiTheme="minorHAnsi" w:cstheme="minorBidi"/>
              <w:noProof/>
              <w:sz w:val="22"/>
              <w:szCs w:val="22"/>
              <w:lang w:val="en-GB" w:eastAsia="en-GB"/>
            </w:rPr>
          </w:rPrChange>
        </w:rPr>
      </w:pPr>
      <w:del w:id="1230" w:author="Filip Dutina" w:date="2018-07-12T11:22:00Z">
        <w:r w:rsidRPr="00D96694" w:rsidDel="0090337A">
          <w:rPr>
            <w:lang w:val="sr-Latn-RS"/>
            <w:rPrChange w:id="1231" w:author="Aleksa Corovic" w:date="2018-08-21T12:50:00Z">
              <w:rPr>
                <w:rStyle w:val="Hyperlink"/>
                <w:noProof/>
              </w:rPr>
            </w:rPrChange>
          </w:rPr>
          <w:delText>7.</w:delText>
        </w:r>
        <w:r w:rsidRPr="00D96694" w:rsidDel="0090337A">
          <w:rPr>
            <w:rFonts w:asciiTheme="minorHAnsi" w:eastAsiaTheme="minorEastAsia" w:hAnsiTheme="minorHAnsi" w:cstheme="minorBidi"/>
            <w:sz w:val="22"/>
            <w:szCs w:val="22"/>
            <w:lang w:val="sr-Latn-RS" w:eastAsia="en-GB"/>
            <w:rPrChange w:id="1232" w:author="Aleksa Corovic" w:date="2018-08-21T12:50:00Z">
              <w:rPr>
                <w:rFonts w:asciiTheme="minorHAnsi" w:eastAsiaTheme="minorEastAsia" w:hAnsiTheme="minorHAnsi" w:cstheme="minorBidi"/>
                <w:noProof/>
                <w:sz w:val="22"/>
                <w:szCs w:val="22"/>
                <w:lang w:val="en-GB" w:eastAsia="en-GB"/>
              </w:rPr>
            </w:rPrChange>
          </w:rPr>
          <w:tab/>
        </w:r>
        <w:r w:rsidRPr="00D96694" w:rsidDel="0090337A">
          <w:rPr>
            <w:lang w:val="sr-Latn-RS"/>
            <w:rPrChange w:id="1233" w:author="Aleksa Corovic" w:date="2018-08-21T12:50:00Z">
              <w:rPr>
                <w:rStyle w:val="Hyperlink"/>
                <w:noProof/>
              </w:rPr>
            </w:rPrChange>
          </w:rPr>
          <w:delText>Literatura</w:delText>
        </w:r>
        <w:r w:rsidRPr="00D96694" w:rsidDel="0090337A">
          <w:rPr>
            <w:webHidden/>
            <w:lang w:val="sr-Latn-RS"/>
            <w:rPrChange w:id="1234" w:author="Aleksa Corovic" w:date="2018-08-21T12:50:00Z">
              <w:rPr>
                <w:noProof/>
                <w:webHidden/>
              </w:rPr>
            </w:rPrChange>
          </w:rPr>
          <w:tab/>
          <w:delText>27</w:delText>
        </w:r>
      </w:del>
    </w:p>
    <w:p w14:paraId="625213C6" w14:textId="77777777" w:rsidR="00517A6A" w:rsidRPr="00D96694" w:rsidRDefault="00517A6A">
      <w:pPr>
        <w:tabs>
          <w:tab w:val="right" w:leader="dot" w:pos="8789"/>
        </w:tabs>
        <w:ind w:firstLine="0"/>
        <w:rPr>
          <w:sz w:val="20"/>
          <w:rPrChange w:id="1235" w:author="Aleksa Corovic" w:date="2018-08-21T12:50:00Z">
            <w:rPr>
              <w:sz w:val="20"/>
              <w:lang w:val="sl-SI"/>
            </w:rPr>
          </w:rPrChange>
        </w:rPr>
      </w:pPr>
      <w:r w:rsidRPr="00D96694">
        <w:rPr>
          <w:sz w:val="20"/>
          <w:rPrChange w:id="1236" w:author="Aleksa Corovic" w:date="2018-08-21T12:50:00Z">
            <w:rPr>
              <w:sz w:val="20"/>
              <w:lang w:val="sl-SI"/>
            </w:rPr>
          </w:rPrChange>
        </w:rPr>
        <w:fldChar w:fldCharType="end"/>
      </w:r>
    </w:p>
    <w:p w14:paraId="01CD8A72" w14:textId="77777777" w:rsidR="006A6C11" w:rsidRPr="00D96694" w:rsidRDefault="006A6C11">
      <w:pPr>
        <w:tabs>
          <w:tab w:val="right" w:leader="dot" w:pos="8789"/>
        </w:tabs>
        <w:ind w:firstLine="0"/>
        <w:rPr>
          <w:sz w:val="20"/>
          <w:rPrChange w:id="1237" w:author="Aleksa Corovic" w:date="2018-08-21T12:50:00Z">
            <w:rPr>
              <w:sz w:val="20"/>
              <w:lang w:val="sl-SI"/>
            </w:rPr>
          </w:rPrChange>
        </w:rPr>
      </w:pPr>
    </w:p>
    <w:p w14:paraId="4544E006" w14:textId="77777777" w:rsidR="006A6C11" w:rsidRPr="00D96694" w:rsidRDefault="006A6C11">
      <w:pPr>
        <w:tabs>
          <w:tab w:val="right" w:leader="dot" w:pos="8789"/>
        </w:tabs>
        <w:ind w:firstLine="0"/>
        <w:rPr>
          <w:rPrChange w:id="1238" w:author="Aleksa Corovic" w:date="2018-08-21T12:50:00Z">
            <w:rPr>
              <w:lang w:val="sl-SI"/>
            </w:rPr>
          </w:rPrChange>
        </w:rPr>
        <w:sectPr w:rsidR="006A6C11" w:rsidRPr="00D96694" w:rsidSect="0037042F">
          <w:headerReference w:type="default" r:id="rId21"/>
          <w:pgSz w:w="11907" w:h="16840" w:code="9"/>
          <w:pgMar w:top="1134" w:right="851" w:bottom="1134" w:left="1701" w:header="567" w:footer="567" w:gutter="0"/>
          <w:pgNumType w:fmt="upperRoman"/>
          <w:cols w:space="720"/>
        </w:sectPr>
      </w:pPr>
    </w:p>
    <w:p w14:paraId="7E533140" w14:textId="77777777" w:rsidR="006A6C11" w:rsidRPr="00D96694" w:rsidRDefault="006A6C11" w:rsidP="006A6C11">
      <w:pPr>
        <w:spacing w:before="4000"/>
        <w:ind w:firstLine="0"/>
        <w:jc w:val="left"/>
        <w:rPr>
          <w:rFonts w:ascii="Tahoma" w:hAnsi="Tahoma" w:cs="Tahoma"/>
          <w:b/>
          <w:bCs/>
          <w:smallCaps/>
          <w:sz w:val="32"/>
          <w:rPrChange w:id="1239"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00094BF2" w:rsidRPr="00D96694">
        <w:rPr>
          <w:rFonts w:ascii="Tahoma" w:hAnsi="Tahoma" w:cs="Tahoma"/>
          <w:b/>
          <w:bCs/>
          <w:smallCaps/>
          <w:sz w:val="32"/>
          <w:rPrChange w:id="1240" w:author="Aleksa Corovic" w:date="2018-08-21T12:50:00Z">
            <w:rPr>
              <w:rFonts w:ascii="Tahoma" w:hAnsi="Tahoma" w:cs="Tahoma"/>
              <w:b/>
              <w:bCs/>
              <w:smallCaps/>
              <w:sz w:val="32"/>
              <w:lang w:val="sr-Latn-CS"/>
            </w:rPr>
          </w:rPrChange>
        </w:rPr>
        <w:t>pisak slika</w:t>
      </w:r>
    </w:p>
    <w:p w14:paraId="58956ABF" w14:textId="77777777" w:rsidR="006A6C11" w:rsidRPr="00D96694" w:rsidRDefault="006A6C11" w:rsidP="006A6C11">
      <w:pPr>
        <w:rPr>
          <w:rPrChange w:id="1241" w:author="Aleksa Corovic" w:date="2018-08-21T12:50:00Z">
            <w:rPr>
              <w:lang w:val="sl-SI"/>
            </w:rPr>
          </w:rPrChange>
        </w:rPr>
      </w:pPr>
    </w:p>
    <w:p w14:paraId="68DBFC52" w14:textId="77777777" w:rsidR="0037741D" w:rsidRPr="00D96694" w:rsidRDefault="00C12DBD">
      <w:pPr>
        <w:pStyle w:val="TableofFigures"/>
        <w:tabs>
          <w:tab w:val="right" w:leader="dot" w:pos="9345"/>
        </w:tabs>
        <w:rPr>
          <w:ins w:id="1242" w:author="Filip Dutina" w:date="2018-08-14T14:14:00Z"/>
          <w:rFonts w:asciiTheme="minorHAnsi" w:eastAsiaTheme="minorEastAsia" w:hAnsiTheme="minorHAnsi" w:cstheme="minorBidi"/>
          <w:sz w:val="22"/>
          <w:szCs w:val="22"/>
          <w:lang w:eastAsia="en-GB"/>
          <w:rPrChange w:id="1243" w:author="Aleksa Corovic" w:date="2018-08-21T12:50:00Z">
            <w:rPr>
              <w:ins w:id="1244" w:author="Filip Dutina" w:date="2018-08-14T14:14:00Z"/>
              <w:rFonts w:asciiTheme="minorHAnsi" w:eastAsiaTheme="minorEastAsia" w:hAnsiTheme="minorHAnsi" w:cstheme="minorBidi"/>
              <w:noProof/>
              <w:sz w:val="22"/>
              <w:szCs w:val="22"/>
              <w:lang w:val="en-GB" w:eastAsia="en-GB"/>
            </w:rPr>
          </w:rPrChange>
        </w:rPr>
      </w:pPr>
      <w:r w:rsidRPr="00D96694">
        <w:rPr>
          <w:rPrChange w:id="1245" w:author="Aleksa Corovic" w:date="2018-08-21T12:50:00Z">
            <w:rPr>
              <w:lang w:val="hr-HR"/>
            </w:rPr>
          </w:rPrChange>
        </w:rPr>
        <w:fldChar w:fldCharType="begin"/>
      </w:r>
      <w:r w:rsidRPr="00D96694">
        <w:rPr>
          <w:rPrChange w:id="1246" w:author="Aleksa Corovic" w:date="2018-08-21T12:50:00Z">
            <w:rPr>
              <w:lang w:val="hr-HR"/>
            </w:rPr>
          </w:rPrChange>
        </w:rPr>
        <w:instrText xml:space="preserve"> TOC \c "Slika" </w:instrText>
      </w:r>
      <w:r w:rsidRPr="00D96694">
        <w:rPr>
          <w:rPrChange w:id="1247" w:author="Aleksa Corovic" w:date="2018-08-21T12:50:00Z">
            <w:rPr>
              <w:lang w:val="hr-HR"/>
            </w:rPr>
          </w:rPrChange>
        </w:rPr>
        <w:fldChar w:fldCharType="separate"/>
      </w:r>
      <w:ins w:id="1248" w:author="Filip Dutina" w:date="2018-08-14T14:14:00Z">
        <w:r w:rsidR="0037741D" w:rsidRPr="00D96694">
          <w:rPr>
            <w:rPrChange w:id="1249" w:author="Aleksa Corovic" w:date="2018-08-21T12:50:00Z">
              <w:rPr>
                <w:noProof/>
              </w:rPr>
            </w:rPrChange>
          </w:rPr>
          <w:t xml:space="preserve">Slika 2.1 </w:t>
        </w:r>
        <w:r w:rsidR="0037741D" w:rsidRPr="00D96694">
          <w:rPr>
            <w:i/>
            <w:rPrChange w:id="1250" w:author="Aleksa Corovic" w:date="2018-08-21T12:50:00Z">
              <w:rPr>
                <w:i/>
                <w:noProof/>
              </w:rPr>
            </w:rPrChange>
          </w:rPr>
          <w:t>BroadR-Reach</w:t>
        </w:r>
        <w:r w:rsidR="0037741D" w:rsidRPr="00D96694">
          <w:rPr>
            <w:rPrChange w:id="1251" w:author="Aleksa Corovic" w:date="2018-08-21T12:50:00Z">
              <w:rPr>
                <w:noProof/>
              </w:rPr>
            </w:rPrChange>
          </w:rPr>
          <w:t xml:space="preserve"> sprega [1]</w:t>
        </w:r>
        <w:r w:rsidR="0037741D" w:rsidRPr="00D96694">
          <w:rPr>
            <w:rPrChange w:id="1252" w:author="Aleksa Corovic" w:date="2018-08-21T12:50:00Z">
              <w:rPr>
                <w:noProof/>
              </w:rPr>
            </w:rPrChange>
          </w:rPr>
          <w:tab/>
        </w:r>
        <w:r w:rsidR="0037741D" w:rsidRPr="00D96694">
          <w:rPr>
            <w:rPrChange w:id="1253" w:author="Aleksa Corovic" w:date="2018-08-21T12:50:00Z">
              <w:rPr>
                <w:noProof/>
              </w:rPr>
            </w:rPrChange>
          </w:rPr>
          <w:fldChar w:fldCharType="begin"/>
        </w:r>
        <w:r w:rsidR="0037741D" w:rsidRPr="00D96694">
          <w:rPr>
            <w:rPrChange w:id="1254" w:author="Aleksa Corovic" w:date="2018-08-21T12:50:00Z">
              <w:rPr>
                <w:noProof/>
              </w:rPr>
            </w:rPrChange>
          </w:rPr>
          <w:instrText xml:space="preserve"> PAGEREF _Toc522019422 \h </w:instrText>
        </w:r>
      </w:ins>
      <w:r w:rsidR="0037741D" w:rsidRPr="00D96694">
        <w:rPr>
          <w:rPrChange w:id="1255" w:author="Aleksa Corovic" w:date="2018-08-21T12:50:00Z">
            <w:rPr/>
          </w:rPrChange>
        </w:rPr>
      </w:r>
      <w:r w:rsidR="0037741D" w:rsidRPr="00D96694">
        <w:rPr>
          <w:rPrChange w:id="1256" w:author="Aleksa Corovic" w:date="2018-08-21T12:50:00Z">
            <w:rPr>
              <w:noProof/>
            </w:rPr>
          </w:rPrChange>
        </w:rPr>
        <w:fldChar w:fldCharType="separate"/>
      </w:r>
      <w:ins w:id="1257" w:author="Filip Dutina" w:date="2018-08-14T14:14:00Z">
        <w:r w:rsidR="0037741D" w:rsidRPr="00D96694">
          <w:rPr>
            <w:rPrChange w:id="1258" w:author="Aleksa Corovic" w:date="2018-08-21T12:50:00Z">
              <w:rPr>
                <w:noProof/>
              </w:rPr>
            </w:rPrChange>
          </w:rPr>
          <w:t>3</w:t>
        </w:r>
        <w:r w:rsidR="0037741D" w:rsidRPr="00D96694">
          <w:rPr>
            <w:rPrChange w:id="1259" w:author="Aleksa Corovic" w:date="2018-08-21T12:50:00Z">
              <w:rPr>
                <w:noProof/>
              </w:rPr>
            </w:rPrChange>
          </w:rPr>
          <w:fldChar w:fldCharType="end"/>
        </w:r>
      </w:ins>
    </w:p>
    <w:p w14:paraId="5A6BB984" w14:textId="77777777" w:rsidR="0037741D" w:rsidRPr="00D96694" w:rsidRDefault="0037741D">
      <w:pPr>
        <w:pStyle w:val="TableofFigures"/>
        <w:tabs>
          <w:tab w:val="right" w:leader="dot" w:pos="9345"/>
        </w:tabs>
        <w:rPr>
          <w:ins w:id="1260" w:author="Filip Dutina" w:date="2018-08-14T14:14:00Z"/>
          <w:rFonts w:asciiTheme="minorHAnsi" w:eastAsiaTheme="minorEastAsia" w:hAnsiTheme="minorHAnsi" w:cstheme="minorBidi"/>
          <w:sz w:val="22"/>
          <w:szCs w:val="22"/>
          <w:lang w:eastAsia="en-GB"/>
          <w:rPrChange w:id="1261" w:author="Aleksa Corovic" w:date="2018-08-21T12:50:00Z">
            <w:rPr>
              <w:ins w:id="1262" w:author="Filip Dutina" w:date="2018-08-14T14:14:00Z"/>
              <w:rFonts w:asciiTheme="minorHAnsi" w:eastAsiaTheme="minorEastAsia" w:hAnsiTheme="minorHAnsi" w:cstheme="minorBidi"/>
              <w:noProof/>
              <w:sz w:val="22"/>
              <w:szCs w:val="22"/>
              <w:lang w:val="en-GB" w:eastAsia="en-GB"/>
            </w:rPr>
          </w:rPrChange>
        </w:rPr>
      </w:pPr>
      <w:ins w:id="1263" w:author="Filip Dutina" w:date="2018-08-14T14:14:00Z">
        <w:r w:rsidRPr="00D96694">
          <w:rPr>
            <w:rPrChange w:id="1264" w:author="Aleksa Corovic" w:date="2018-08-21T12:50:00Z">
              <w:rPr>
                <w:noProof/>
              </w:rPr>
            </w:rPrChange>
          </w:rPr>
          <w:t>Slika 2.2 Neoklopljene uprede parice [2]</w:t>
        </w:r>
        <w:r w:rsidRPr="00D96694">
          <w:rPr>
            <w:rPrChange w:id="1265" w:author="Aleksa Corovic" w:date="2018-08-21T12:50:00Z">
              <w:rPr>
                <w:noProof/>
              </w:rPr>
            </w:rPrChange>
          </w:rPr>
          <w:tab/>
        </w:r>
        <w:r w:rsidRPr="00D96694">
          <w:rPr>
            <w:rPrChange w:id="1266" w:author="Aleksa Corovic" w:date="2018-08-21T12:50:00Z">
              <w:rPr>
                <w:noProof/>
              </w:rPr>
            </w:rPrChange>
          </w:rPr>
          <w:fldChar w:fldCharType="begin"/>
        </w:r>
        <w:r w:rsidRPr="00D96694">
          <w:rPr>
            <w:rPrChange w:id="1267" w:author="Aleksa Corovic" w:date="2018-08-21T12:50:00Z">
              <w:rPr>
                <w:noProof/>
              </w:rPr>
            </w:rPrChange>
          </w:rPr>
          <w:instrText xml:space="preserve"> PAGEREF _Toc522019423 \h </w:instrText>
        </w:r>
      </w:ins>
      <w:r w:rsidRPr="00D96694">
        <w:rPr>
          <w:rPrChange w:id="1268" w:author="Aleksa Corovic" w:date="2018-08-21T12:50:00Z">
            <w:rPr/>
          </w:rPrChange>
        </w:rPr>
      </w:r>
      <w:r w:rsidRPr="00D96694">
        <w:rPr>
          <w:rPrChange w:id="1269" w:author="Aleksa Corovic" w:date="2018-08-21T12:50:00Z">
            <w:rPr>
              <w:noProof/>
            </w:rPr>
          </w:rPrChange>
        </w:rPr>
        <w:fldChar w:fldCharType="separate"/>
      </w:r>
      <w:ins w:id="1270" w:author="Filip Dutina" w:date="2018-08-14T14:14:00Z">
        <w:r w:rsidRPr="00D96694">
          <w:rPr>
            <w:rPrChange w:id="1271" w:author="Aleksa Corovic" w:date="2018-08-21T12:50:00Z">
              <w:rPr>
                <w:noProof/>
              </w:rPr>
            </w:rPrChange>
          </w:rPr>
          <w:t>4</w:t>
        </w:r>
        <w:r w:rsidRPr="00D96694">
          <w:rPr>
            <w:rPrChange w:id="1272" w:author="Aleksa Corovic" w:date="2018-08-21T12:50:00Z">
              <w:rPr>
                <w:noProof/>
              </w:rPr>
            </w:rPrChange>
          </w:rPr>
          <w:fldChar w:fldCharType="end"/>
        </w:r>
      </w:ins>
    </w:p>
    <w:p w14:paraId="71B8F416" w14:textId="77777777" w:rsidR="0037741D" w:rsidRPr="00D96694" w:rsidRDefault="0037741D">
      <w:pPr>
        <w:pStyle w:val="TableofFigures"/>
        <w:tabs>
          <w:tab w:val="right" w:leader="dot" w:pos="9345"/>
        </w:tabs>
        <w:rPr>
          <w:ins w:id="1273" w:author="Filip Dutina" w:date="2018-08-14T14:14:00Z"/>
          <w:rFonts w:asciiTheme="minorHAnsi" w:eastAsiaTheme="minorEastAsia" w:hAnsiTheme="minorHAnsi" w:cstheme="minorBidi"/>
          <w:sz w:val="22"/>
          <w:szCs w:val="22"/>
          <w:lang w:eastAsia="en-GB"/>
          <w:rPrChange w:id="1274" w:author="Aleksa Corovic" w:date="2018-08-21T12:50:00Z">
            <w:rPr>
              <w:ins w:id="1275" w:author="Filip Dutina" w:date="2018-08-14T14:14:00Z"/>
              <w:rFonts w:asciiTheme="minorHAnsi" w:eastAsiaTheme="minorEastAsia" w:hAnsiTheme="minorHAnsi" w:cstheme="minorBidi"/>
              <w:noProof/>
              <w:sz w:val="22"/>
              <w:szCs w:val="22"/>
              <w:lang w:val="en-GB" w:eastAsia="en-GB"/>
            </w:rPr>
          </w:rPrChange>
        </w:rPr>
      </w:pPr>
      <w:ins w:id="1276" w:author="Filip Dutina" w:date="2018-08-14T14:14:00Z">
        <w:r w:rsidRPr="00D96694">
          <w:rPr>
            <w:rPrChange w:id="1277" w:author="Aleksa Corovic" w:date="2018-08-21T12:50:00Z">
              <w:rPr>
                <w:noProof/>
              </w:rPr>
            </w:rPrChange>
          </w:rPr>
          <w:t xml:space="preserve">Slika 2.3 Arhitektura fizičkog sloja </w:t>
        </w:r>
        <w:r w:rsidRPr="00D96694">
          <w:rPr>
            <w:i/>
            <w:rPrChange w:id="1278" w:author="Aleksa Corovic" w:date="2018-08-21T12:50:00Z">
              <w:rPr>
                <w:i/>
                <w:noProof/>
              </w:rPr>
            </w:rPrChange>
          </w:rPr>
          <w:t>BroadR-Reach</w:t>
        </w:r>
        <w:r w:rsidRPr="00D96694">
          <w:rPr>
            <w:rPrChange w:id="1279" w:author="Aleksa Corovic" w:date="2018-08-21T12:50:00Z">
              <w:rPr>
                <w:noProof/>
              </w:rPr>
            </w:rPrChange>
          </w:rPr>
          <w:t>-a [6]</w:t>
        </w:r>
        <w:r w:rsidRPr="00D96694">
          <w:rPr>
            <w:rPrChange w:id="1280" w:author="Aleksa Corovic" w:date="2018-08-21T12:50:00Z">
              <w:rPr>
                <w:noProof/>
              </w:rPr>
            </w:rPrChange>
          </w:rPr>
          <w:tab/>
        </w:r>
        <w:r w:rsidRPr="00D96694">
          <w:rPr>
            <w:rPrChange w:id="1281" w:author="Aleksa Corovic" w:date="2018-08-21T12:50:00Z">
              <w:rPr>
                <w:noProof/>
              </w:rPr>
            </w:rPrChange>
          </w:rPr>
          <w:fldChar w:fldCharType="begin"/>
        </w:r>
        <w:r w:rsidRPr="00D96694">
          <w:rPr>
            <w:rPrChange w:id="1282" w:author="Aleksa Corovic" w:date="2018-08-21T12:50:00Z">
              <w:rPr>
                <w:noProof/>
              </w:rPr>
            </w:rPrChange>
          </w:rPr>
          <w:instrText xml:space="preserve"> PAGEREF _Toc522019424 \h </w:instrText>
        </w:r>
      </w:ins>
      <w:r w:rsidRPr="00D96694">
        <w:rPr>
          <w:rPrChange w:id="1283" w:author="Aleksa Corovic" w:date="2018-08-21T12:50:00Z">
            <w:rPr/>
          </w:rPrChange>
        </w:rPr>
      </w:r>
      <w:r w:rsidRPr="00D96694">
        <w:rPr>
          <w:rPrChange w:id="1284" w:author="Aleksa Corovic" w:date="2018-08-21T12:50:00Z">
            <w:rPr>
              <w:noProof/>
            </w:rPr>
          </w:rPrChange>
        </w:rPr>
        <w:fldChar w:fldCharType="separate"/>
      </w:r>
      <w:ins w:id="1285" w:author="Filip Dutina" w:date="2018-08-14T14:14:00Z">
        <w:r w:rsidRPr="00D96694">
          <w:rPr>
            <w:rPrChange w:id="1286" w:author="Aleksa Corovic" w:date="2018-08-21T12:50:00Z">
              <w:rPr>
                <w:noProof/>
              </w:rPr>
            </w:rPrChange>
          </w:rPr>
          <w:t>5</w:t>
        </w:r>
        <w:r w:rsidRPr="00D96694">
          <w:rPr>
            <w:rPrChange w:id="1287" w:author="Aleksa Corovic" w:date="2018-08-21T12:50:00Z">
              <w:rPr>
                <w:noProof/>
              </w:rPr>
            </w:rPrChange>
          </w:rPr>
          <w:fldChar w:fldCharType="end"/>
        </w:r>
      </w:ins>
    </w:p>
    <w:p w14:paraId="5F78E8DA" w14:textId="77777777" w:rsidR="0037741D" w:rsidRPr="00D96694" w:rsidRDefault="0037741D">
      <w:pPr>
        <w:pStyle w:val="TableofFigures"/>
        <w:tabs>
          <w:tab w:val="right" w:leader="dot" w:pos="9345"/>
        </w:tabs>
        <w:rPr>
          <w:ins w:id="1288" w:author="Filip Dutina" w:date="2018-08-14T14:14:00Z"/>
          <w:rFonts w:asciiTheme="minorHAnsi" w:eastAsiaTheme="minorEastAsia" w:hAnsiTheme="minorHAnsi" w:cstheme="minorBidi"/>
          <w:sz w:val="22"/>
          <w:szCs w:val="22"/>
          <w:lang w:eastAsia="en-GB"/>
          <w:rPrChange w:id="1289" w:author="Aleksa Corovic" w:date="2018-08-21T12:50:00Z">
            <w:rPr>
              <w:ins w:id="1290" w:author="Filip Dutina" w:date="2018-08-14T14:14:00Z"/>
              <w:rFonts w:asciiTheme="minorHAnsi" w:eastAsiaTheme="minorEastAsia" w:hAnsiTheme="minorHAnsi" w:cstheme="minorBidi"/>
              <w:noProof/>
              <w:sz w:val="22"/>
              <w:szCs w:val="22"/>
              <w:lang w:val="en-GB" w:eastAsia="en-GB"/>
            </w:rPr>
          </w:rPrChange>
        </w:rPr>
      </w:pPr>
      <w:ins w:id="1291" w:author="Filip Dutina" w:date="2018-08-14T14:14:00Z">
        <w:r w:rsidRPr="00D96694">
          <w:rPr>
            <w:rPrChange w:id="1292" w:author="Aleksa Corovic" w:date="2018-08-21T12:50:00Z">
              <w:rPr>
                <w:noProof/>
              </w:rPr>
            </w:rPrChange>
          </w:rPr>
          <w:t>Slika 2.4 Segmentacija [7]</w:t>
        </w:r>
        <w:r w:rsidRPr="00D96694">
          <w:rPr>
            <w:rPrChange w:id="1293" w:author="Aleksa Corovic" w:date="2018-08-21T12:50:00Z">
              <w:rPr>
                <w:noProof/>
              </w:rPr>
            </w:rPrChange>
          </w:rPr>
          <w:tab/>
        </w:r>
        <w:r w:rsidRPr="00D96694">
          <w:rPr>
            <w:rPrChange w:id="1294" w:author="Aleksa Corovic" w:date="2018-08-21T12:50:00Z">
              <w:rPr>
                <w:noProof/>
              </w:rPr>
            </w:rPrChange>
          </w:rPr>
          <w:fldChar w:fldCharType="begin"/>
        </w:r>
        <w:r w:rsidRPr="00D96694">
          <w:rPr>
            <w:rPrChange w:id="1295" w:author="Aleksa Corovic" w:date="2018-08-21T12:50:00Z">
              <w:rPr>
                <w:noProof/>
              </w:rPr>
            </w:rPrChange>
          </w:rPr>
          <w:instrText xml:space="preserve"> PAGEREF _Toc522019425 \h </w:instrText>
        </w:r>
      </w:ins>
      <w:r w:rsidRPr="00D96694">
        <w:rPr>
          <w:rPrChange w:id="1296" w:author="Aleksa Corovic" w:date="2018-08-21T12:50:00Z">
            <w:rPr/>
          </w:rPrChange>
        </w:rPr>
      </w:r>
      <w:r w:rsidRPr="00D96694">
        <w:rPr>
          <w:rPrChange w:id="1297" w:author="Aleksa Corovic" w:date="2018-08-21T12:50:00Z">
            <w:rPr>
              <w:noProof/>
            </w:rPr>
          </w:rPrChange>
        </w:rPr>
        <w:fldChar w:fldCharType="separate"/>
      </w:r>
      <w:ins w:id="1298" w:author="Filip Dutina" w:date="2018-08-14T14:14:00Z">
        <w:r w:rsidRPr="00D96694">
          <w:rPr>
            <w:rPrChange w:id="1299" w:author="Aleksa Corovic" w:date="2018-08-21T12:50:00Z">
              <w:rPr>
                <w:noProof/>
              </w:rPr>
            </w:rPrChange>
          </w:rPr>
          <w:t>6</w:t>
        </w:r>
        <w:r w:rsidRPr="00D96694">
          <w:rPr>
            <w:rPrChange w:id="1300" w:author="Aleksa Corovic" w:date="2018-08-21T12:50:00Z">
              <w:rPr>
                <w:noProof/>
              </w:rPr>
            </w:rPrChange>
          </w:rPr>
          <w:fldChar w:fldCharType="end"/>
        </w:r>
      </w:ins>
    </w:p>
    <w:p w14:paraId="3C89CC96" w14:textId="77777777" w:rsidR="0037741D" w:rsidRPr="00D96694" w:rsidRDefault="0037741D">
      <w:pPr>
        <w:pStyle w:val="TableofFigures"/>
        <w:tabs>
          <w:tab w:val="right" w:leader="dot" w:pos="9345"/>
        </w:tabs>
        <w:rPr>
          <w:ins w:id="1301" w:author="Filip Dutina" w:date="2018-08-14T14:14:00Z"/>
          <w:rFonts w:asciiTheme="minorHAnsi" w:eastAsiaTheme="minorEastAsia" w:hAnsiTheme="minorHAnsi" w:cstheme="minorBidi"/>
          <w:sz w:val="22"/>
          <w:szCs w:val="22"/>
          <w:lang w:eastAsia="en-GB"/>
          <w:rPrChange w:id="1302" w:author="Aleksa Corovic" w:date="2018-08-21T12:50:00Z">
            <w:rPr>
              <w:ins w:id="1303" w:author="Filip Dutina" w:date="2018-08-14T14:14:00Z"/>
              <w:rFonts w:asciiTheme="minorHAnsi" w:eastAsiaTheme="minorEastAsia" w:hAnsiTheme="minorHAnsi" w:cstheme="minorBidi"/>
              <w:noProof/>
              <w:sz w:val="22"/>
              <w:szCs w:val="22"/>
              <w:lang w:val="en-GB" w:eastAsia="en-GB"/>
            </w:rPr>
          </w:rPrChange>
        </w:rPr>
      </w:pPr>
      <w:ins w:id="1304" w:author="Filip Dutina" w:date="2018-08-14T14:14:00Z">
        <w:r w:rsidRPr="00D96694">
          <w:rPr>
            <w:rPrChange w:id="1305" w:author="Aleksa Corovic" w:date="2018-08-21T12:50:00Z">
              <w:rPr>
                <w:noProof/>
              </w:rPr>
            </w:rPrChange>
          </w:rPr>
          <w:t xml:space="preserve">Slika 2.5 Izgled </w:t>
        </w:r>
        <w:r w:rsidRPr="00D96694">
          <w:rPr>
            <w:i/>
            <w:rPrChange w:id="1306" w:author="Aleksa Corovic" w:date="2018-08-21T12:50:00Z">
              <w:rPr>
                <w:i/>
                <w:noProof/>
              </w:rPr>
            </w:rPrChange>
          </w:rPr>
          <w:t>TCP</w:t>
        </w:r>
        <w:r w:rsidRPr="00D96694">
          <w:rPr>
            <w:rPrChange w:id="1307" w:author="Aleksa Corovic" w:date="2018-08-21T12:50:00Z">
              <w:rPr>
                <w:noProof/>
              </w:rPr>
            </w:rPrChange>
          </w:rPr>
          <w:t xml:space="preserve"> segmenta [8]</w:t>
        </w:r>
        <w:r w:rsidRPr="00D96694">
          <w:rPr>
            <w:rPrChange w:id="1308" w:author="Aleksa Corovic" w:date="2018-08-21T12:50:00Z">
              <w:rPr>
                <w:noProof/>
              </w:rPr>
            </w:rPrChange>
          </w:rPr>
          <w:tab/>
        </w:r>
        <w:r w:rsidRPr="00D96694">
          <w:rPr>
            <w:rPrChange w:id="1309" w:author="Aleksa Corovic" w:date="2018-08-21T12:50:00Z">
              <w:rPr>
                <w:noProof/>
              </w:rPr>
            </w:rPrChange>
          </w:rPr>
          <w:fldChar w:fldCharType="begin"/>
        </w:r>
        <w:r w:rsidRPr="00D96694">
          <w:rPr>
            <w:rPrChange w:id="1310" w:author="Aleksa Corovic" w:date="2018-08-21T12:50:00Z">
              <w:rPr>
                <w:noProof/>
              </w:rPr>
            </w:rPrChange>
          </w:rPr>
          <w:instrText xml:space="preserve"> PAGEREF _Toc522019426 \h </w:instrText>
        </w:r>
      </w:ins>
      <w:r w:rsidRPr="00D96694">
        <w:rPr>
          <w:rPrChange w:id="1311" w:author="Aleksa Corovic" w:date="2018-08-21T12:50:00Z">
            <w:rPr/>
          </w:rPrChange>
        </w:rPr>
      </w:r>
      <w:r w:rsidRPr="00D96694">
        <w:rPr>
          <w:rPrChange w:id="1312" w:author="Aleksa Corovic" w:date="2018-08-21T12:50:00Z">
            <w:rPr>
              <w:noProof/>
            </w:rPr>
          </w:rPrChange>
        </w:rPr>
        <w:fldChar w:fldCharType="separate"/>
      </w:r>
      <w:ins w:id="1313" w:author="Filip Dutina" w:date="2018-08-14T14:14:00Z">
        <w:r w:rsidRPr="00D96694">
          <w:rPr>
            <w:rPrChange w:id="1314" w:author="Aleksa Corovic" w:date="2018-08-21T12:50:00Z">
              <w:rPr>
                <w:noProof/>
              </w:rPr>
            </w:rPrChange>
          </w:rPr>
          <w:t>7</w:t>
        </w:r>
        <w:r w:rsidRPr="00D96694">
          <w:rPr>
            <w:rPrChange w:id="1315" w:author="Aleksa Corovic" w:date="2018-08-21T12:50:00Z">
              <w:rPr>
                <w:noProof/>
              </w:rPr>
            </w:rPrChange>
          </w:rPr>
          <w:fldChar w:fldCharType="end"/>
        </w:r>
      </w:ins>
    </w:p>
    <w:p w14:paraId="0D7A64B9" w14:textId="77777777" w:rsidR="0037741D" w:rsidRPr="00D96694" w:rsidRDefault="0037741D">
      <w:pPr>
        <w:pStyle w:val="TableofFigures"/>
        <w:tabs>
          <w:tab w:val="right" w:leader="dot" w:pos="9345"/>
        </w:tabs>
        <w:rPr>
          <w:ins w:id="1316" w:author="Filip Dutina" w:date="2018-08-14T14:14:00Z"/>
          <w:rFonts w:asciiTheme="minorHAnsi" w:eastAsiaTheme="minorEastAsia" w:hAnsiTheme="minorHAnsi" w:cstheme="minorBidi"/>
          <w:sz w:val="22"/>
          <w:szCs w:val="22"/>
          <w:lang w:eastAsia="en-GB"/>
          <w:rPrChange w:id="1317" w:author="Aleksa Corovic" w:date="2018-08-21T12:50:00Z">
            <w:rPr>
              <w:ins w:id="1318" w:author="Filip Dutina" w:date="2018-08-14T14:14:00Z"/>
              <w:rFonts w:asciiTheme="minorHAnsi" w:eastAsiaTheme="minorEastAsia" w:hAnsiTheme="minorHAnsi" w:cstheme="minorBidi"/>
              <w:noProof/>
              <w:sz w:val="22"/>
              <w:szCs w:val="22"/>
              <w:lang w:val="en-GB" w:eastAsia="en-GB"/>
            </w:rPr>
          </w:rPrChange>
        </w:rPr>
      </w:pPr>
      <w:ins w:id="1319" w:author="Filip Dutina" w:date="2018-08-14T14:14:00Z">
        <w:r w:rsidRPr="00D96694">
          <w:rPr>
            <w:rPrChange w:id="1320" w:author="Aleksa Corovic" w:date="2018-08-21T12:50:00Z">
              <w:rPr>
                <w:noProof/>
              </w:rPr>
            </w:rPrChange>
          </w:rPr>
          <w:t xml:space="preserve">Slika 2.6 </w:t>
        </w:r>
        <w:r w:rsidRPr="00D96694">
          <w:rPr>
            <w:i/>
            <w:rPrChange w:id="1321" w:author="Aleksa Corovic" w:date="2018-08-21T12:50:00Z">
              <w:rPr>
                <w:i/>
                <w:noProof/>
              </w:rPr>
            </w:rPrChange>
          </w:rPr>
          <w:t>TCP</w:t>
        </w:r>
        <w:r w:rsidRPr="00D96694">
          <w:rPr>
            <w:rPrChange w:id="1322" w:author="Aleksa Corovic" w:date="2018-08-21T12:50:00Z">
              <w:rPr>
                <w:noProof/>
              </w:rPr>
            </w:rPrChange>
          </w:rPr>
          <w:t xml:space="preserve"> uspostava veze [9]</w:t>
        </w:r>
        <w:r w:rsidRPr="00D96694">
          <w:rPr>
            <w:rPrChange w:id="1323" w:author="Aleksa Corovic" w:date="2018-08-21T12:50:00Z">
              <w:rPr>
                <w:noProof/>
              </w:rPr>
            </w:rPrChange>
          </w:rPr>
          <w:tab/>
        </w:r>
        <w:r w:rsidRPr="00D96694">
          <w:rPr>
            <w:rPrChange w:id="1324" w:author="Aleksa Corovic" w:date="2018-08-21T12:50:00Z">
              <w:rPr>
                <w:noProof/>
              </w:rPr>
            </w:rPrChange>
          </w:rPr>
          <w:fldChar w:fldCharType="begin"/>
        </w:r>
        <w:r w:rsidRPr="00D96694">
          <w:rPr>
            <w:rPrChange w:id="1325" w:author="Aleksa Corovic" w:date="2018-08-21T12:50:00Z">
              <w:rPr>
                <w:noProof/>
              </w:rPr>
            </w:rPrChange>
          </w:rPr>
          <w:instrText xml:space="preserve"> PAGEREF _Toc522019427 \h </w:instrText>
        </w:r>
      </w:ins>
      <w:r w:rsidRPr="00D96694">
        <w:rPr>
          <w:rPrChange w:id="1326" w:author="Aleksa Corovic" w:date="2018-08-21T12:50:00Z">
            <w:rPr/>
          </w:rPrChange>
        </w:rPr>
      </w:r>
      <w:r w:rsidRPr="00D96694">
        <w:rPr>
          <w:rPrChange w:id="1327" w:author="Aleksa Corovic" w:date="2018-08-21T12:50:00Z">
            <w:rPr>
              <w:noProof/>
            </w:rPr>
          </w:rPrChange>
        </w:rPr>
        <w:fldChar w:fldCharType="separate"/>
      </w:r>
      <w:ins w:id="1328" w:author="Filip Dutina" w:date="2018-08-14T14:14:00Z">
        <w:r w:rsidRPr="00D96694">
          <w:rPr>
            <w:rPrChange w:id="1329" w:author="Aleksa Corovic" w:date="2018-08-21T12:50:00Z">
              <w:rPr>
                <w:noProof/>
              </w:rPr>
            </w:rPrChange>
          </w:rPr>
          <w:t>8</w:t>
        </w:r>
        <w:r w:rsidRPr="00D96694">
          <w:rPr>
            <w:rPrChange w:id="1330" w:author="Aleksa Corovic" w:date="2018-08-21T12:50:00Z">
              <w:rPr>
                <w:noProof/>
              </w:rPr>
            </w:rPrChange>
          </w:rPr>
          <w:fldChar w:fldCharType="end"/>
        </w:r>
      </w:ins>
    </w:p>
    <w:p w14:paraId="2B76B299" w14:textId="77777777" w:rsidR="0037741D" w:rsidRPr="00D96694" w:rsidRDefault="0037741D">
      <w:pPr>
        <w:pStyle w:val="TableofFigures"/>
        <w:tabs>
          <w:tab w:val="right" w:leader="dot" w:pos="9345"/>
        </w:tabs>
        <w:rPr>
          <w:ins w:id="1331" w:author="Filip Dutina" w:date="2018-08-14T14:14:00Z"/>
          <w:rFonts w:asciiTheme="minorHAnsi" w:eastAsiaTheme="minorEastAsia" w:hAnsiTheme="minorHAnsi" w:cstheme="minorBidi"/>
          <w:sz w:val="22"/>
          <w:szCs w:val="22"/>
          <w:lang w:eastAsia="en-GB"/>
          <w:rPrChange w:id="1332" w:author="Aleksa Corovic" w:date="2018-08-21T12:50:00Z">
            <w:rPr>
              <w:ins w:id="1333" w:author="Filip Dutina" w:date="2018-08-14T14:14:00Z"/>
              <w:rFonts w:asciiTheme="minorHAnsi" w:eastAsiaTheme="minorEastAsia" w:hAnsiTheme="minorHAnsi" w:cstheme="minorBidi"/>
              <w:noProof/>
              <w:sz w:val="22"/>
              <w:szCs w:val="22"/>
              <w:lang w:val="en-GB" w:eastAsia="en-GB"/>
            </w:rPr>
          </w:rPrChange>
        </w:rPr>
      </w:pPr>
      <w:ins w:id="1334" w:author="Filip Dutina" w:date="2018-08-14T14:14:00Z">
        <w:r w:rsidRPr="00D96694">
          <w:rPr>
            <w:rPrChange w:id="1335" w:author="Aleksa Corovic" w:date="2018-08-21T12:50:00Z">
              <w:rPr>
                <w:noProof/>
              </w:rPr>
            </w:rPrChange>
          </w:rPr>
          <w:t xml:space="preserve">Slika 2.7 </w:t>
        </w:r>
        <w:r w:rsidRPr="00D96694">
          <w:rPr>
            <w:i/>
            <w:rPrChange w:id="1336" w:author="Aleksa Corovic" w:date="2018-08-21T12:50:00Z">
              <w:rPr>
                <w:i/>
                <w:noProof/>
              </w:rPr>
            </w:rPrChange>
          </w:rPr>
          <w:t>TCP</w:t>
        </w:r>
        <w:r w:rsidRPr="00D96694">
          <w:rPr>
            <w:rPrChange w:id="1337" w:author="Aleksa Corovic" w:date="2018-08-21T12:50:00Z">
              <w:rPr>
                <w:noProof/>
              </w:rPr>
            </w:rPrChange>
          </w:rPr>
          <w:t xml:space="preserve"> prekid veze [10]</w:t>
        </w:r>
        <w:r w:rsidRPr="00D96694">
          <w:rPr>
            <w:rPrChange w:id="1338" w:author="Aleksa Corovic" w:date="2018-08-21T12:50:00Z">
              <w:rPr>
                <w:noProof/>
              </w:rPr>
            </w:rPrChange>
          </w:rPr>
          <w:tab/>
        </w:r>
        <w:r w:rsidRPr="00D96694">
          <w:rPr>
            <w:rPrChange w:id="1339" w:author="Aleksa Corovic" w:date="2018-08-21T12:50:00Z">
              <w:rPr>
                <w:noProof/>
              </w:rPr>
            </w:rPrChange>
          </w:rPr>
          <w:fldChar w:fldCharType="begin"/>
        </w:r>
        <w:r w:rsidRPr="00D96694">
          <w:rPr>
            <w:rPrChange w:id="1340" w:author="Aleksa Corovic" w:date="2018-08-21T12:50:00Z">
              <w:rPr>
                <w:noProof/>
              </w:rPr>
            </w:rPrChange>
          </w:rPr>
          <w:instrText xml:space="preserve"> PAGEREF _Toc522019428 \h </w:instrText>
        </w:r>
      </w:ins>
      <w:r w:rsidRPr="00D96694">
        <w:rPr>
          <w:rPrChange w:id="1341" w:author="Aleksa Corovic" w:date="2018-08-21T12:50:00Z">
            <w:rPr/>
          </w:rPrChange>
        </w:rPr>
      </w:r>
      <w:r w:rsidRPr="00D96694">
        <w:rPr>
          <w:rPrChange w:id="1342" w:author="Aleksa Corovic" w:date="2018-08-21T12:50:00Z">
            <w:rPr>
              <w:noProof/>
            </w:rPr>
          </w:rPrChange>
        </w:rPr>
        <w:fldChar w:fldCharType="separate"/>
      </w:r>
      <w:ins w:id="1343" w:author="Filip Dutina" w:date="2018-08-14T14:14:00Z">
        <w:r w:rsidRPr="00D96694">
          <w:rPr>
            <w:rPrChange w:id="1344" w:author="Aleksa Corovic" w:date="2018-08-21T12:50:00Z">
              <w:rPr>
                <w:noProof/>
              </w:rPr>
            </w:rPrChange>
          </w:rPr>
          <w:t>9</w:t>
        </w:r>
        <w:r w:rsidRPr="00D96694">
          <w:rPr>
            <w:rPrChange w:id="1345" w:author="Aleksa Corovic" w:date="2018-08-21T12:50:00Z">
              <w:rPr>
                <w:noProof/>
              </w:rPr>
            </w:rPrChange>
          </w:rPr>
          <w:fldChar w:fldCharType="end"/>
        </w:r>
      </w:ins>
    </w:p>
    <w:p w14:paraId="03AE6390" w14:textId="77777777" w:rsidR="0037741D" w:rsidRPr="00D96694" w:rsidRDefault="0037741D">
      <w:pPr>
        <w:pStyle w:val="TableofFigures"/>
        <w:tabs>
          <w:tab w:val="right" w:leader="dot" w:pos="9345"/>
        </w:tabs>
        <w:rPr>
          <w:ins w:id="1346" w:author="Filip Dutina" w:date="2018-08-14T14:14:00Z"/>
          <w:rFonts w:asciiTheme="minorHAnsi" w:eastAsiaTheme="minorEastAsia" w:hAnsiTheme="minorHAnsi" w:cstheme="minorBidi"/>
          <w:sz w:val="22"/>
          <w:szCs w:val="22"/>
          <w:lang w:eastAsia="en-GB"/>
          <w:rPrChange w:id="1347" w:author="Aleksa Corovic" w:date="2018-08-21T12:50:00Z">
            <w:rPr>
              <w:ins w:id="1348" w:author="Filip Dutina" w:date="2018-08-14T14:14:00Z"/>
              <w:rFonts w:asciiTheme="minorHAnsi" w:eastAsiaTheme="minorEastAsia" w:hAnsiTheme="minorHAnsi" w:cstheme="minorBidi"/>
              <w:noProof/>
              <w:sz w:val="22"/>
              <w:szCs w:val="22"/>
              <w:lang w:val="en-GB" w:eastAsia="en-GB"/>
            </w:rPr>
          </w:rPrChange>
        </w:rPr>
      </w:pPr>
      <w:ins w:id="1349" w:author="Filip Dutina" w:date="2018-08-14T14:14:00Z">
        <w:r w:rsidRPr="00D96694">
          <w:rPr>
            <w:rPrChange w:id="1350" w:author="Aleksa Corovic" w:date="2018-08-21T12:50:00Z">
              <w:rPr>
                <w:noProof/>
              </w:rPr>
            </w:rPrChange>
          </w:rPr>
          <w:t xml:space="preserve">Slika 2.8 Izgled </w:t>
        </w:r>
        <w:r w:rsidRPr="00D96694">
          <w:rPr>
            <w:i/>
            <w:rPrChange w:id="1351" w:author="Aleksa Corovic" w:date="2018-08-21T12:50:00Z">
              <w:rPr>
                <w:i/>
                <w:noProof/>
              </w:rPr>
            </w:rPrChange>
          </w:rPr>
          <w:t>IPv6</w:t>
        </w:r>
        <w:r w:rsidRPr="00D96694">
          <w:rPr>
            <w:rPrChange w:id="1352" w:author="Aleksa Corovic" w:date="2018-08-21T12:50:00Z">
              <w:rPr>
                <w:noProof/>
              </w:rPr>
            </w:rPrChange>
          </w:rPr>
          <w:t xml:space="preserve"> paketa [11]</w:t>
        </w:r>
        <w:r w:rsidRPr="00D96694">
          <w:rPr>
            <w:rPrChange w:id="1353" w:author="Aleksa Corovic" w:date="2018-08-21T12:50:00Z">
              <w:rPr>
                <w:noProof/>
              </w:rPr>
            </w:rPrChange>
          </w:rPr>
          <w:tab/>
        </w:r>
        <w:r w:rsidRPr="00D96694">
          <w:rPr>
            <w:rPrChange w:id="1354" w:author="Aleksa Corovic" w:date="2018-08-21T12:50:00Z">
              <w:rPr>
                <w:noProof/>
              </w:rPr>
            </w:rPrChange>
          </w:rPr>
          <w:fldChar w:fldCharType="begin"/>
        </w:r>
        <w:r w:rsidRPr="00D96694">
          <w:rPr>
            <w:rPrChange w:id="1355" w:author="Aleksa Corovic" w:date="2018-08-21T12:50:00Z">
              <w:rPr>
                <w:noProof/>
              </w:rPr>
            </w:rPrChange>
          </w:rPr>
          <w:instrText xml:space="preserve"> PAGEREF _Toc522019429 \h </w:instrText>
        </w:r>
      </w:ins>
      <w:r w:rsidRPr="00D96694">
        <w:rPr>
          <w:rPrChange w:id="1356" w:author="Aleksa Corovic" w:date="2018-08-21T12:50:00Z">
            <w:rPr/>
          </w:rPrChange>
        </w:rPr>
      </w:r>
      <w:r w:rsidRPr="00D96694">
        <w:rPr>
          <w:rPrChange w:id="1357" w:author="Aleksa Corovic" w:date="2018-08-21T12:50:00Z">
            <w:rPr>
              <w:noProof/>
            </w:rPr>
          </w:rPrChange>
        </w:rPr>
        <w:fldChar w:fldCharType="separate"/>
      </w:r>
      <w:ins w:id="1358" w:author="Filip Dutina" w:date="2018-08-14T14:14:00Z">
        <w:r w:rsidRPr="00D96694">
          <w:rPr>
            <w:rPrChange w:id="1359" w:author="Aleksa Corovic" w:date="2018-08-21T12:50:00Z">
              <w:rPr>
                <w:noProof/>
              </w:rPr>
            </w:rPrChange>
          </w:rPr>
          <w:t>10</w:t>
        </w:r>
        <w:r w:rsidRPr="00D96694">
          <w:rPr>
            <w:rPrChange w:id="1360" w:author="Aleksa Corovic" w:date="2018-08-21T12:50:00Z">
              <w:rPr>
                <w:noProof/>
              </w:rPr>
            </w:rPrChange>
          </w:rPr>
          <w:fldChar w:fldCharType="end"/>
        </w:r>
      </w:ins>
    </w:p>
    <w:p w14:paraId="542E45D5" w14:textId="77777777" w:rsidR="0037741D" w:rsidRPr="00D96694" w:rsidRDefault="0037741D">
      <w:pPr>
        <w:pStyle w:val="TableofFigures"/>
        <w:tabs>
          <w:tab w:val="right" w:leader="dot" w:pos="9345"/>
        </w:tabs>
        <w:rPr>
          <w:ins w:id="1361" w:author="Filip Dutina" w:date="2018-08-14T14:14:00Z"/>
          <w:rFonts w:asciiTheme="minorHAnsi" w:eastAsiaTheme="minorEastAsia" w:hAnsiTheme="minorHAnsi" w:cstheme="minorBidi"/>
          <w:sz w:val="22"/>
          <w:szCs w:val="22"/>
          <w:lang w:eastAsia="en-GB"/>
          <w:rPrChange w:id="1362" w:author="Aleksa Corovic" w:date="2018-08-21T12:50:00Z">
            <w:rPr>
              <w:ins w:id="1363" w:author="Filip Dutina" w:date="2018-08-14T14:14:00Z"/>
              <w:rFonts w:asciiTheme="minorHAnsi" w:eastAsiaTheme="minorEastAsia" w:hAnsiTheme="minorHAnsi" w:cstheme="minorBidi"/>
              <w:noProof/>
              <w:sz w:val="22"/>
              <w:szCs w:val="22"/>
              <w:lang w:val="en-GB" w:eastAsia="en-GB"/>
            </w:rPr>
          </w:rPrChange>
        </w:rPr>
      </w:pPr>
      <w:ins w:id="1364" w:author="Filip Dutina" w:date="2018-08-14T14:14:00Z">
        <w:r w:rsidRPr="00D96694">
          <w:rPr>
            <w:rPrChange w:id="1365" w:author="Aleksa Corovic" w:date="2018-08-21T12:50:00Z">
              <w:rPr>
                <w:noProof/>
              </w:rPr>
            </w:rPrChange>
          </w:rPr>
          <w:t xml:space="preserve">Slika 2.9 Primer </w:t>
        </w:r>
        <w:r w:rsidRPr="00D96694">
          <w:rPr>
            <w:i/>
            <w:rPrChange w:id="1366" w:author="Aleksa Corovic" w:date="2018-08-21T12:50:00Z">
              <w:rPr>
                <w:i/>
                <w:noProof/>
              </w:rPr>
            </w:rPrChange>
          </w:rPr>
          <w:t>IPv6</w:t>
        </w:r>
        <w:r w:rsidRPr="00D96694">
          <w:rPr>
            <w:rPrChange w:id="1367" w:author="Aleksa Corovic" w:date="2018-08-21T12:50:00Z">
              <w:rPr>
                <w:noProof/>
              </w:rPr>
            </w:rPrChange>
          </w:rPr>
          <w:t xml:space="preserve"> paketa sa uključenim zaglavljima [12]</w:t>
        </w:r>
        <w:r w:rsidRPr="00D96694">
          <w:rPr>
            <w:rPrChange w:id="1368" w:author="Aleksa Corovic" w:date="2018-08-21T12:50:00Z">
              <w:rPr>
                <w:noProof/>
              </w:rPr>
            </w:rPrChange>
          </w:rPr>
          <w:tab/>
        </w:r>
        <w:r w:rsidRPr="00D96694">
          <w:rPr>
            <w:rPrChange w:id="1369" w:author="Aleksa Corovic" w:date="2018-08-21T12:50:00Z">
              <w:rPr>
                <w:noProof/>
              </w:rPr>
            </w:rPrChange>
          </w:rPr>
          <w:fldChar w:fldCharType="begin"/>
        </w:r>
        <w:r w:rsidRPr="00D96694">
          <w:rPr>
            <w:rPrChange w:id="1370" w:author="Aleksa Corovic" w:date="2018-08-21T12:50:00Z">
              <w:rPr>
                <w:noProof/>
              </w:rPr>
            </w:rPrChange>
          </w:rPr>
          <w:instrText xml:space="preserve"> PAGEREF _Toc522019430 \h </w:instrText>
        </w:r>
      </w:ins>
      <w:r w:rsidRPr="00D96694">
        <w:rPr>
          <w:rPrChange w:id="1371" w:author="Aleksa Corovic" w:date="2018-08-21T12:50:00Z">
            <w:rPr/>
          </w:rPrChange>
        </w:rPr>
      </w:r>
      <w:r w:rsidRPr="00D96694">
        <w:rPr>
          <w:rPrChange w:id="1372" w:author="Aleksa Corovic" w:date="2018-08-21T12:50:00Z">
            <w:rPr>
              <w:noProof/>
            </w:rPr>
          </w:rPrChange>
        </w:rPr>
        <w:fldChar w:fldCharType="separate"/>
      </w:r>
      <w:ins w:id="1373" w:author="Filip Dutina" w:date="2018-08-14T14:14:00Z">
        <w:r w:rsidRPr="00D96694">
          <w:rPr>
            <w:rPrChange w:id="1374" w:author="Aleksa Corovic" w:date="2018-08-21T12:50:00Z">
              <w:rPr>
                <w:noProof/>
              </w:rPr>
            </w:rPrChange>
          </w:rPr>
          <w:t>11</w:t>
        </w:r>
        <w:r w:rsidRPr="00D96694">
          <w:rPr>
            <w:rPrChange w:id="1375" w:author="Aleksa Corovic" w:date="2018-08-21T12:50:00Z">
              <w:rPr>
                <w:noProof/>
              </w:rPr>
            </w:rPrChange>
          </w:rPr>
          <w:fldChar w:fldCharType="end"/>
        </w:r>
      </w:ins>
    </w:p>
    <w:p w14:paraId="0E39D0E7" w14:textId="77777777" w:rsidR="0037741D" w:rsidRPr="00D96694" w:rsidRDefault="0037741D">
      <w:pPr>
        <w:pStyle w:val="TableofFigures"/>
        <w:tabs>
          <w:tab w:val="right" w:leader="dot" w:pos="9345"/>
        </w:tabs>
        <w:rPr>
          <w:ins w:id="1376" w:author="Filip Dutina" w:date="2018-08-14T14:14:00Z"/>
          <w:rFonts w:asciiTheme="minorHAnsi" w:eastAsiaTheme="minorEastAsia" w:hAnsiTheme="minorHAnsi" w:cstheme="minorBidi"/>
          <w:sz w:val="22"/>
          <w:szCs w:val="22"/>
          <w:lang w:eastAsia="en-GB"/>
          <w:rPrChange w:id="1377" w:author="Aleksa Corovic" w:date="2018-08-21T12:50:00Z">
            <w:rPr>
              <w:ins w:id="1378" w:author="Filip Dutina" w:date="2018-08-14T14:14:00Z"/>
              <w:rFonts w:asciiTheme="minorHAnsi" w:eastAsiaTheme="minorEastAsia" w:hAnsiTheme="minorHAnsi" w:cstheme="minorBidi"/>
              <w:noProof/>
              <w:sz w:val="22"/>
              <w:szCs w:val="22"/>
              <w:lang w:val="en-GB" w:eastAsia="en-GB"/>
            </w:rPr>
          </w:rPrChange>
        </w:rPr>
      </w:pPr>
      <w:ins w:id="1379" w:author="Filip Dutina" w:date="2018-08-14T14:14:00Z">
        <w:r w:rsidRPr="00D96694">
          <w:rPr>
            <w:rPrChange w:id="1380" w:author="Aleksa Corovic" w:date="2018-08-21T12:50:00Z">
              <w:rPr>
                <w:noProof/>
              </w:rPr>
            </w:rPrChange>
          </w:rPr>
          <w:t xml:space="preserve">Slika 2.10 Prikaz </w:t>
        </w:r>
        <w:r w:rsidRPr="00D96694">
          <w:rPr>
            <w:i/>
            <w:rPrChange w:id="1381" w:author="Aleksa Corovic" w:date="2018-08-21T12:50:00Z">
              <w:rPr>
                <w:i/>
                <w:noProof/>
              </w:rPr>
            </w:rPrChange>
          </w:rPr>
          <w:t>RSA</w:t>
        </w:r>
        <w:r w:rsidRPr="00D96694">
          <w:rPr>
            <w:rPrChange w:id="1382" w:author="Aleksa Corovic" w:date="2018-08-21T12:50:00Z">
              <w:rPr>
                <w:noProof/>
              </w:rPr>
            </w:rPrChange>
          </w:rPr>
          <w:t xml:space="preserve"> enkripcije i dekripcije [15]</w:t>
        </w:r>
        <w:r w:rsidRPr="00D96694">
          <w:rPr>
            <w:rPrChange w:id="1383" w:author="Aleksa Corovic" w:date="2018-08-21T12:50:00Z">
              <w:rPr>
                <w:noProof/>
              </w:rPr>
            </w:rPrChange>
          </w:rPr>
          <w:tab/>
        </w:r>
        <w:r w:rsidRPr="00D96694">
          <w:rPr>
            <w:rPrChange w:id="1384" w:author="Aleksa Corovic" w:date="2018-08-21T12:50:00Z">
              <w:rPr>
                <w:noProof/>
              </w:rPr>
            </w:rPrChange>
          </w:rPr>
          <w:fldChar w:fldCharType="begin"/>
        </w:r>
        <w:r w:rsidRPr="00D96694">
          <w:rPr>
            <w:rPrChange w:id="1385" w:author="Aleksa Corovic" w:date="2018-08-21T12:50:00Z">
              <w:rPr>
                <w:noProof/>
              </w:rPr>
            </w:rPrChange>
          </w:rPr>
          <w:instrText xml:space="preserve"> PAGEREF _Toc522019431 \h </w:instrText>
        </w:r>
      </w:ins>
      <w:r w:rsidRPr="00D96694">
        <w:rPr>
          <w:rPrChange w:id="1386" w:author="Aleksa Corovic" w:date="2018-08-21T12:50:00Z">
            <w:rPr/>
          </w:rPrChange>
        </w:rPr>
      </w:r>
      <w:r w:rsidRPr="00D96694">
        <w:rPr>
          <w:rPrChange w:id="1387" w:author="Aleksa Corovic" w:date="2018-08-21T12:50:00Z">
            <w:rPr>
              <w:noProof/>
            </w:rPr>
          </w:rPrChange>
        </w:rPr>
        <w:fldChar w:fldCharType="separate"/>
      </w:r>
      <w:ins w:id="1388" w:author="Filip Dutina" w:date="2018-08-14T14:14:00Z">
        <w:r w:rsidRPr="00D96694">
          <w:rPr>
            <w:rPrChange w:id="1389" w:author="Aleksa Corovic" w:date="2018-08-21T12:50:00Z">
              <w:rPr>
                <w:noProof/>
              </w:rPr>
            </w:rPrChange>
          </w:rPr>
          <w:t>13</w:t>
        </w:r>
        <w:r w:rsidRPr="00D96694">
          <w:rPr>
            <w:rPrChange w:id="1390" w:author="Aleksa Corovic" w:date="2018-08-21T12:50:00Z">
              <w:rPr>
                <w:noProof/>
              </w:rPr>
            </w:rPrChange>
          </w:rPr>
          <w:fldChar w:fldCharType="end"/>
        </w:r>
      </w:ins>
    </w:p>
    <w:p w14:paraId="5B0FDD32" w14:textId="77777777" w:rsidR="0037741D" w:rsidRPr="00D96694" w:rsidRDefault="0037741D">
      <w:pPr>
        <w:pStyle w:val="TableofFigures"/>
        <w:tabs>
          <w:tab w:val="right" w:leader="dot" w:pos="9345"/>
        </w:tabs>
        <w:rPr>
          <w:ins w:id="1391" w:author="Filip Dutina" w:date="2018-08-14T14:14:00Z"/>
          <w:rFonts w:asciiTheme="minorHAnsi" w:eastAsiaTheme="minorEastAsia" w:hAnsiTheme="minorHAnsi" w:cstheme="minorBidi"/>
          <w:sz w:val="22"/>
          <w:szCs w:val="22"/>
          <w:lang w:eastAsia="en-GB"/>
          <w:rPrChange w:id="1392" w:author="Aleksa Corovic" w:date="2018-08-21T12:50:00Z">
            <w:rPr>
              <w:ins w:id="1393" w:author="Filip Dutina" w:date="2018-08-14T14:14:00Z"/>
              <w:rFonts w:asciiTheme="minorHAnsi" w:eastAsiaTheme="minorEastAsia" w:hAnsiTheme="minorHAnsi" w:cstheme="minorBidi"/>
              <w:noProof/>
              <w:sz w:val="22"/>
              <w:szCs w:val="22"/>
              <w:lang w:val="en-GB" w:eastAsia="en-GB"/>
            </w:rPr>
          </w:rPrChange>
        </w:rPr>
      </w:pPr>
      <w:ins w:id="1394" w:author="Filip Dutina" w:date="2018-08-14T14:14:00Z">
        <w:r w:rsidRPr="00D96694">
          <w:rPr>
            <w:rPrChange w:id="1395" w:author="Aleksa Corovic" w:date="2018-08-21T12:50:00Z">
              <w:rPr>
                <w:noProof/>
              </w:rPr>
            </w:rPrChange>
          </w:rPr>
          <w:t xml:space="preserve">Slika 3.1 </w:t>
        </w:r>
        <w:r w:rsidRPr="00D96694">
          <w:rPr>
            <w:i/>
            <w:rPrChange w:id="1396" w:author="Aleksa Corovic" w:date="2018-08-21T12:50:00Z">
              <w:rPr>
                <w:i/>
                <w:noProof/>
              </w:rPr>
            </w:rPrChange>
          </w:rPr>
          <w:t>Altera Cyclone</w:t>
        </w:r>
        <w:r w:rsidRPr="00D96694">
          <w:rPr>
            <w:rPrChange w:id="1397" w:author="Aleksa Corovic" w:date="2018-08-21T12:50:00Z">
              <w:rPr>
                <w:noProof/>
              </w:rPr>
            </w:rPrChange>
          </w:rPr>
          <w:t xml:space="preserve"> pete generacije [17]</w:t>
        </w:r>
        <w:r w:rsidRPr="00D96694">
          <w:rPr>
            <w:rPrChange w:id="1398" w:author="Aleksa Corovic" w:date="2018-08-21T12:50:00Z">
              <w:rPr>
                <w:noProof/>
              </w:rPr>
            </w:rPrChange>
          </w:rPr>
          <w:tab/>
        </w:r>
        <w:r w:rsidRPr="00D96694">
          <w:rPr>
            <w:rPrChange w:id="1399" w:author="Aleksa Corovic" w:date="2018-08-21T12:50:00Z">
              <w:rPr>
                <w:noProof/>
              </w:rPr>
            </w:rPrChange>
          </w:rPr>
          <w:fldChar w:fldCharType="begin"/>
        </w:r>
        <w:r w:rsidRPr="00D96694">
          <w:rPr>
            <w:rPrChange w:id="1400" w:author="Aleksa Corovic" w:date="2018-08-21T12:50:00Z">
              <w:rPr>
                <w:noProof/>
              </w:rPr>
            </w:rPrChange>
          </w:rPr>
          <w:instrText xml:space="preserve"> PAGEREF _Toc522019432 \h </w:instrText>
        </w:r>
      </w:ins>
      <w:r w:rsidRPr="00D96694">
        <w:rPr>
          <w:rPrChange w:id="1401" w:author="Aleksa Corovic" w:date="2018-08-21T12:50:00Z">
            <w:rPr/>
          </w:rPrChange>
        </w:rPr>
      </w:r>
      <w:r w:rsidRPr="00D96694">
        <w:rPr>
          <w:rPrChange w:id="1402" w:author="Aleksa Corovic" w:date="2018-08-21T12:50:00Z">
            <w:rPr>
              <w:noProof/>
            </w:rPr>
          </w:rPrChange>
        </w:rPr>
        <w:fldChar w:fldCharType="separate"/>
      </w:r>
      <w:ins w:id="1403" w:author="Filip Dutina" w:date="2018-08-14T14:14:00Z">
        <w:r w:rsidRPr="00D96694">
          <w:rPr>
            <w:rPrChange w:id="1404" w:author="Aleksa Corovic" w:date="2018-08-21T12:50:00Z">
              <w:rPr>
                <w:noProof/>
              </w:rPr>
            </w:rPrChange>
          </w:rPr>
          <w:t>15</w:t>
        </w:r>
        <w:r w:rsidRPr="00D96694">
          <w:rPr>
            <w:rPrChange w:id="1405" w:author="Aleksa Corovic" w:date="2018-08-21T12:50:00Z">
              <w:rPr>
                <w:noProof/>
              </w:rPr>
            </w:rPrChange>
          </w:rPr>
          <w:fldChar w:fldCharType="end"/>
        </w:r>
      </w:ins>
    </w:p>
    <w:p w14:paraId="0AA5B89C" w14:textId="77777777" w:rsidR="0037741D" w:rsidRPr="00D96694" w:rsidRDefault="0037741D">
      <w:pPr>
        <w:pStyle w:val="TableofFigures"/>
        <w:tabs>
          <w:tab w:val="right" w:leader="dot" w:pos="9345"/>
        </w:tabs>
        <w:rPr>
          <w:ins w:id="1406" w:author="Filip Dutina" w:date="2018-08-14T14:14:00Z"/>
          <w:rFonts w:asciiTheme="minorHAnsi" w:eastAsiaTheme="minorEastAsia" w:hAnsiTheme="minorHAnsi" w:cstheme="minorBidi"/>
          <w:sz w:val="22"/>
          <w:szCs w:val="22"/>
          <w:lang w:eastAsia="en-GB"/>
          <w:rPrChange w:id="1407" w:author="Aleksa Corovic" w:date="2018-08-21T12:50:00Z">
            <w:rPr>
              <w:ins w:id="1408" w:author="Filip Dutina" w:date="2018-08-14T14:14:00Z"/>
              <w:rFonts w:asciiTheme="minorHAnsi" w:eastAsiaTheme="minorEastAsia" w:hAnsiTheme="minorHAnsi" w:cstheme="minorBidi"/>
              <w:noProof/>
              <w:sz w:val="22"/>
              <w:szCs w:val="22"/>
              <w:lang w:val="en-GB" w:eastAsia="en-GB"/>
            </w:rPr>
          </w:rPrChange>
        </w:rPr>
      </w:pPr>
      <w:ins w:id="1409" w:author="Filip Dutina" w:date="2018-08-14T14:14:00Z">
        <w:r w:rsidRPr="00D96694">
          <w:rPr>
            <w:rPrChange w:id="1410" w:author="Aleksa Corovic" w:date="2018-08-21T12:50:00Z">
              <w:rPr>
                <w:noProof/>
              </w:rPr>
            </w:rPrChange>
          </w:rPr>
          <w:t>Slika 3.2 Izgled klijentskog terminala</w:t>
        </w:r>
        <w:r w:rsidRPr="00D96694">
          <w:rPr>
            <w:rPrChange w:id="1411" w:author="Aleksa Corovic" w:date="2018-08-21T12:50:00Z">
              <w:rPr>
                <w:noProof/>
              </w:rPr>
            </w:rPrChange>
          </w:rPr>
          <w:tab/>
        </w:r>
        <w:r w:rsidRPr="00D96694">
          <w:rPr>
            <w:rPrChange w:id="1412" w:author="Aleksa Corovic" w:date="2018-08-21T12:50:00Z">
              <w:rPr>
                <w:noProof/>
              </w:rPr>
            </w:rPrChange>
          </w:rPr>
          <w:fldChar w:fldCharType="begin"/>
        </w:r>
        <w:r w:rsidRPr="00D96694">
          <w:rPr>
            <w:rPrChange w:id="1413" w:author="Aleksa Corovic" w:date="2018-08-21T12:50:00Z">
              <w:rPr>
                <w:noProof/>
              </w:rPr>
            </w:rPrChange>
          </w:rPr>
          <w:instrText xml:space="preserve"> PAGEREF _Toc522019433 \h </w:instrText>
        </w:r>
      </w:ins>
      <w:r w:rsidRPr="00D96694">
        <w:rPr>
          <w:rPrChange w:id="1414" w:author="Aleksa Corovic" w:date="2018-08-21T12:50:00Z">
            <w:rPr/>
          </w:rPrChange>
        </w:rPr>
      </w:r>
      <w:r w:rsidRPr="00D96694">
        <w:rPr>
          <w:rPrChange w:id="1415" w:author="Aleksa Corovic" w:date="2018-08-21T12:50:00Z">
            <w:rPr>
              <w:noProof/>
            </w:rPr>
          </w:rPrChange>
        </w:rPr>
        <w:fldChar w:fldCharType="separate"/>
      </w:r>
      <w:ins w:id="1416" w:author="Filip Dutina" w:date="2018-08-14T14:14:00Z">
        <w:r w:rsidRPr="00D96694">
          <w:rPr>
            <w:rPrChange w:id="1417" w:author="Aleksa Corovic" w:date="2018-08-21T12:50:00Z">
              <w:rPr>
                <w:noProof/>
              </w:rPr>
            </w:rPrChange>
          </w:rPr>
          <w:t>16</w:t>
        </w:r>
        <w:r w:rsidRPr="00D96694">
          <w:rPr>
            <w:rPrChange w:id="1418" w:author="Aleksa Corovic" w:date="2018-08-21T12:50:00Z">
              <w:rPr>
                <w:noProof/>
              </w:rPr>
            </w:rPrChange>
          </w:rPr>
          <w:fldChar w:fldCharType="end"/>
        </w:r>
      </w:ins>
    </w:p>
    <w:p w14:paraId="12A7EC4D" w14:textId="77777777" w:rsidR="0037741D" w:rsidRPr="00D96694" w:rsidRDefault="0037741D">
      <w:pPr>
        <w:pStyle w:val="TableofFigures"/>
        <w:tabs>
          <w:tab w:val="right" w:leader="dot" w:pos="9345"/>
        </w:tabs>
        <w:rPr>
          <w:ins w:id="1419" w:author="Filip Dutina" w:date="2018-08-14T14:14:00Z"/>
          <w:rFonts w:asciiTheme="minorHAnsi" w:eastAsiaTheme="minorEastAsia" w:hAnsiTheme="minorHAnsi" w:cstheme="minorBidi"/>
          <w:sz w:val="22"/>
          <w:szCs w:val="22"/>
          <w:lang w:eastAsia="en-GB"/>
          <w:rPrChange w:id="1420" w:author="Aleksa Corovic" w:date="2018-08-21T12:50:00Z">
            <w:rPr>
              <w:ins w:id="1421" w:author="Filip Dutina" w:date="2018-08-14T14:14:00Z"/>
              <w:rFonts w:asciiTheme="minorHAnsi" w:eastAsiaTheme="minorEastAsia" w:hAnsiTheme="minorHAnsi" w:cstheme="minorBidi"/>
              <w:noProof/>
              <w:sz w:val="22"/>
              <w:szCs w:val="22"/>
              <w:lang w:val="en-GB" w:eastAsia="en-GB"/>
            </w:rPr>
          </w:rPrChange>
        </w:rPr>
      </w:pPr>
      <w:ins w:id="1422" w:author="Filip Dutina" w:date="2018-08-14T14:14:00Z">
        <w:r w:rsidRPr="00D96694">
          <w:rPr>
            <w:rPrChange w:id="1423" w:author="Aleksa Corovic" w:date="2018-08-21T12:50:00Z">
              <w:rPr>
                <w:noProof/>
              </w:rPr>
            </w:rPrChange>
          </w:rPr>
          <w:t>Slika 4.1 Izgled klijentskog terminala pri primanju datoteka</w:t>
        </w:r>
        <w:r w:rsidRPr="00D96694">
          <w:rPr>
            <w:rPrChange w:id="1424" w:author="Aleksa Corovic" w:date="2018-08-21T12:50:00Z">
              <w:rPr>
                <w:noProof/>
              </w:rPr>
            </w:rPrChange>
          </w:rPr>
          <w:tab/>
        </w:r>
        <w:r w:rsidRPr="00D96694">
          <w:rPr>
            <w:rPrChange w:id="1425" w:author="Aleksa Corovic" w:date="2018-08-21T12:50:00Z">
              <w:rPr>
                <w:noProof/>
              </w:rPr>
            </w:rPrChange>
          </w:rPr>
          <w:fldChar w:fldCharType="begin"/>
        </w:r>
        <w:r w:rsidRPr="00D96694">
          <w:rPr>
            <w:rPrChange w:id="1426" w:author="Aleksa Corovic" w:date="2018-08-21T12:50:00Z">
              <w:rPr>
                <w:noProof/>
              </w:rPr>
            </w:rPrChange>
          </w:rPr>
          <w:instrText xml:space="preserve"> PAGEREF _Toc522019434 \h </w:instrText>
        </w:r>
      </w:ins>
      <w:r w:rsidRPr="00D96694">
        <w:rPr>
          <w:rPrChange w:id="1427" w:author="Aleksa Corovic" w:date="2018-08-21T12:50:00Z">
            <w:rPr/>
          </w:rPrChange>
        </w:rPr>
      </w:r>
      <w:r w:rsidRPr="00D96694">
        <w:rPr>
          <w:rPrChange w:id="1428" w:author="Aleksa Corovic" w:date="2018-08-21T12:50:00Z">
            <w:rPr>
              <w:noProof/>
            </w:rPr>
          </w:rPrChange>
        </w:rPr>
        <w:fldChar w:fldCharType="separate"/>
      </w:r>
      <w:ins w:id="1429" w:author="Filip Dutina" w:date="2018-08-14T14:14:00Z">
        <w:r w:rsidRPr="00D96694">
          <w:rPr>
            <w:rPrChange w:id="1430" w:author="Aleksa Corovic" w:date="2018-08-21T12:50:00Z">
              <w:rPr>
                <w:noProof/>
              </w:rPr>
            </w:rPrChange>
          </w:rPr>
          <w:t>20</w:t>
        </w:r>
        <w:r w:rsidRPr="00D96694">
          <w:rPr>
            <w:rPrChange w:id="1431" w:author="Aleksa Corovic" w:date="2018-08-21T12:50:00Z">
              <w:rPr>
                <w:noProof/>
              </w:rPr>
            </w:rPrChange>
          </w:rPr>
          <w:fldChar w:fldCharType="end"/>
        </w:r>
      </w:ins>
    </w:p>
    <w:p w14:paraId="4F20FF38" w14:textId="77777777" w:rsidR="0037741D" w:rsidRPr="00D96694" w:rsidRDefault="0037741D">
      <w:pPr>
        <w:pStyle w:val="TableofFigures"/>
        <w:tabs>
          <w:tab w:val="right" w:leader="dot" w:pos="9345"/>
        </w:tabs>
        <w:rPr>
          <w:ins w:id="1432" w:author="Filip Dutina" w:date="2018-08-14T14:14:00Z"/>
          <w:rFonts w:asciiTheme="minorHAnsi" w:eastAsiaTheme="minorEastAsia" w:hAnsiTheme="minorHAnsi" w:cstheme="minorBidi"/>
          <w:sz w:val="22"/>
          <w:szCs w:val="22"/>
          <w:lang w:eastAsia="en-GB"/>
          <w:rPrChange w:id="1433" w:author="Aleksa Corovic" w:date="2018-08-21T12:50:00Z">
            <w:rPr>
              <w:ins w:id="1434" w:author="Filip Dutina" w:date="2018-08-14T14:14:00Z"/>
              <w:rFonts w:asciiTheme="minorHAnsi" w:eastAsiaTheme="minorEastAsia" w:hAnsiTheme="minorHAnsi" w:cstheme="minorBidi"/>
              <w:noProof/>
              <w:sz w:val="22"/>
              <w:szCs w:val="22"/>
              <w:lang w:val="en-GB" w:eastAsia="en-GB"/>
            </w:rPr>
          </w:rPrChange>
        </w:rPr>
      </w:pPr>
      <w:ins w:id="1435" w:author="Filip Dutina" w:date="2018-08-14T14:14:00Z">
        <w:r w:rsidRPr="00D96694">
          <w:rPr>
            <w:rPrChange w:id="1436" w:author="Aleksa Corovic" w:date="2018-08-21T12:50:00Z">
              <w:rPr>
                <w:noProof/>
              </w:rPr>
            </w:rPrChange>
          </w:rPr>
          <w:t xml:space="preserve">Slika 4.2 </w:t>
        </w:r>
        <w:r w:rsidRPr="00D96694">
          <w:rPr>
            <w:i/>
            <w:rPrChange w:id="1437" w:author="Aleksa Corovic" w:date="2018-08-21T12:50:00Z">
              <w:rPr>
                <w:i/>
                <w:noProof/>
              </w:rPr>
            </w:rPrChange>
          </w:rPr>
          <w:t>MSC</w:t>
        </w:r>
        <w:r w:rsidRPr="00D96694">
          <w:rPr>
            <w:rPrChange w:id="1438" w:author="Aleksa Corovic" w:date="2018-08-21T12:50:00Z">
              <w:rPr>
                <w:noProof/>
              </w:rPr>
            </w:rPrChange>
          </w:rPr>
          <w:t xml:space="preserve"> dijagram komunikacije između klijentske i serverske strane</w:t>
        </w:r>
        <w:r w:rsidRPr="00D96694">
          <w:rPr>
            <w:rPrChange w:id="1439" w:author="Aleksa Corovic" w:date="2018-08-21T12:50:00Z">
              <w:rPr>
                <w:noProof/>
              </w:rPr>
            </w:rPrChange>
          </w:rPr>
          <w:tab/>
        </w:r>
        <w:r w:rsidRPr="00D96694">
          <w:rPr>
            <w:rPrChange w:id="1440" w:author="Aleksa Corovic" w:date="2018-08-21T12:50:00Z">
              <w:rPr>
                <w:noProof/>
              </w:rPr>
            </w:rPrChange>
          </w:rPr>
          <w:fldChar w:fldCharType="begin"/>
        </w:r>
        <w:r w:rsidRPr="00D96694">
          <w:rPr>
            <w:rPrChange w:id="1441" w:author="Aleksa Corovic" w:date="2018-08-21T12:50:00Z">
              <w:rPr>
                <w:noProof/>
              </w:rPr>
            </w:rPrChange>
          </w:rPr>
          <w:instrText xml:space="preserve"> PAGEREF _Toc522019435 \h </w:instrText>
        </w:r>
      </w:ins>
      <w:r w:rsidRPr="00D96694">
        <w:rPr>
          <w:rPrChange w:id="1442" w:author="Aleksa Corovic" w:date="2018-08-21T12:50:00Z">
            <w:rPr/>
          </w:rPrChange>
        </w:rPr>
      </w:r>
      <w:r w:rsidRPr="00D96694">
        <w:rPr>
          <w:rPrChange w:id="1443" w:author="Aleksa Corovic" w:date="2018-08-21T12:50:00Z">
            <w:rPr>
              <w:noProof/>
            </w:rPr>
          </w:rPrChange>
        </w:rPr>
        <w:fldChar w:fldCharType="separate"/>
      </w:r>
      <w:ins w:id="1444" w:author="Filip Dutina" w:date="2018-08-14T14:14:00Z">
        <w:r w:rsidRPr="00D96694">
          <w:rPr>
            <w:rPrChange w:id="1445" w:author="Aleksa Corovic" w:date="2018-08-21T12:50:00Z">
              <w:rPr>
                <w:noProof/>
              </w:rPr>
            </w:rPrChange>
          </w:rPr>
          <w:t>23</w:t>
        </w:r>
        <w:r w:rsidRPr="00D96694">
          <w:rPr>
            <w:rPrChange w:id="1446" w:author="Aleksa Corovic" w:date="2018-08-21T12:50:00Z">
              <w:rPr>
                <w:noProof/>
              </w:rPr>
            </w:rPrChange>
          </w:rPr>
          <w:fldChar w:fldCharType="end"/>
        </w:r>
      </w:ins>
    </w:p>
    <w:p w14:paraId="3FEBD87E" w14:textId="77777777" w:rsidR="0037741D" w:rsidRPr="00D96694" w:rsidRDefault="0037741D">
      <w:pPr>
        <w:pStyle w:val="TableofFigures"/>
        <w:tabs>
          <w:tab w:val="right" w:leader="dot" w:pos="9345"/>
        </w:tabs>
        <w:rPr>
          <w:ins w:id="1447" w:author="Filip Dutina" w:date="2018-08-14T14:14:00Z"/>
          <w:rFonts w:asciiTheme="minorHAnsi" w:eastAsiaTheme="minorEastAsia" w:hAnsiTheme="minorHAnsi" w:cstheme="minorBidi"/>
          <w:sz w:val="22"/>
          <w:szCs w:val="22"/>
          <w:lang w:eastAsia="en-GB"/>
          <w:rPrChange w:id="1448" w:author="Aleksa Corovic" w:date="2018-08-21T12:50:00Z">
            <w:rPr>
              <w:ins w:id="1449" w:author="Filip Dutina" w:date="2018-08-14T14:14:00Z"/>
              <w:rFonts w:asciiTheme="minorHAnsi" w:eastAsiaTheme="minorEastAsia" w:hAnsiTheme="minorHAnsi" w:cstheme="minorBidi"/>
              <w:noProof/>
              <w:sz w:val="22"/>
              <w:szCs w:val="22"/>
              <w:lang w:val="en-GB" w:eastAsia="en-GB"/>
            </w:rPr>
          </w:rPrChange>
        </w:rPr>
      </w:pPr>
      <w:ins w:id="1450" w:author="Filip Dutina" w:date="2018-08-14T14:14:00Z">
        <w:r w:rsidRPr="00D96694">
          <w:rPr>
            <w:rPrChange w:id="1451" w:author="Aleksa Corovic" w:date="2018-08-21T12:50:00Z">
              <w:rPr>
                <w:noProof/>
              </w:rPr>
            </w:rPrChange>
          </w:rPr>
          <w:t xml:space="preserve">Slika 4.3 </w:t>
        </w:r>
        <w:r w:rsidRPr="00D96694">
          <w:rPr>
            <w:i/>
            <w:rPrChange w:id="1452" w:author="Aleksa Corovic" w:date="2018-08-21T12:50:00Z">
              <w:rPr>
                <w:i/>
                <w:noProof/>
              </w:rPr>
            </w:rPrChange>
          </w:rPr>
          <w:t>GUI</w:t>
        </w:r>
        <w:r w:rsidRPr="00D96694">
          <w:rPr>
            <w:rPrChange w:id="1453" w:author="Aleksa Corovic" w:date="2018-08-21T12:50:00Z">
              <w:rPr>
                <w:noProof/>
              </w:rPr>
            </w:rPrChange>
          </w:rPr>
          <w:t xml:space="preserve"> za pokretanje </w:t>
        </w:r>
        <w:r w:rsidRPr="00D96694">
          <w:rPr>
            <w:i/>
            <w:rPrChange w:id="1454" w:author="Aleksa Corovic" w:date="2018-08-21T12:50:00Z">
              <w:rPr>
                <w:i/>
                <w:noProof/>
              </w:rPr>
            </w:rPrChange>
          </w:rPr>
          <w:t>.exe</w:t>
        </w:r>
        <w:r w:rsidRPr="00D96694">
          <w:rPr>
            <w:rPrChange w:id="1455" w:author="Aleksa Corovic" w:date="2018-08-21T12:50:00Z">
              <w:rPr>
                <w:noProof/>
              </w:rPr>
            </w:rPrChange>
          </w:rPr>
          <w:t xml:space="preserve"> datoteke klijentske strane</w:t>
        </w:r>
        <w:r w:rsidRPr="00D96694">
          <w:rPr>
            <w:rPrChange w:id="1456" w:author="Aleksa Corovic" w:date="2018-08-21T12:50:00Z">
              <w:rPr>
                <w:noProof/>
              </w:rPr>
            </w:rPrChange>
          </w:rPr>
          <w:tab/>
        </w:r>
        <w:r w:rsidRPr="00D96694">
          <w:rPr>
            <w:rPrChange w:id="1457" w:author="Aleksa Corovic" w:date="2018-08-21T12:50:00Z">
              <w:rPr>
                <w:noProof/>
              </w:rPr>
            </w:rPrChange>
          </w:rPr>
          <w:fldChar w:fldCharType="begin"/>
        </w:r>
        <w:r w:rsidRPr="00D96694">
          <w:rPr>
            <w:rPrChange w:id="1458" w:author="Aleksa Corovic" w:date="2018-08-21T12:50:00Z">
              <w:rPr>
                <w:noProof/>
              </w:rPr>
            </w:rPrChange>
          </w:rPr>
          <w:instrText xml:space="preserve"> PAGEREF _Toc522019436 \h </w:instrText>
        </w:r>
      </w:ins>
      <w:r w:rsidRPr="00D96694">
        <w:rPr>
          <w:rPrChange w:id="1459" w:author="Aleksa Corovic" w:date="2018-08-21T12:50:00Z">
            <w:rPr/>
          </w:rPrChange>
        </w:rPr>
      </w:r>
      <w:r w:rsidRPr="00D96694">
        <w:rPr>
          <w:rPrChange w:id="1460" w:author="Aleksa Corovic" w:date="2018-08-21T12:50:00Z">
            <w:rPr>
              <w:noProof/>
            </w:rPr>
          </w:rPrChange>
        </w:rPr>
        <w:fldChar w:fldCharType="separate"/>
      </w:r>
      <w:ins w:id="1461" w:author="Filip Dutina" w:date="2018-08-14T14:14:00Z">
        <w:r w:rsidRPr="00D96694">
          <w:rPr>
            <w:rPrChange w:id="1462" w:author="Aleksa Corovic" w:date="2018-08-21T12:50:00Z">
              <w:rPr>
                <w:noProof/>
              </w:rPr>
            </w:rPrChange>
          </w:rPr>
          <w:t>24</w:t>
        </w:r>
        <w:r w:rsidRPr="00D96694">
          <w:rPr>
            <w:rPrChange w:id="1463" w:author="Aleksa Corovic" w:date="2018-08-21T12:50:00Z">
              <w:rPr>
                <w:noProof/>
              </w:rPr>
            </w:rPrChange>
          </w:rPr>
          <w:fldChar w:fldCharType="end"/>
        </w:r>
      </w:ins>
    </w:p>
    <w:p w14:paraId="55DD28BF" w14:textId="77777777" w:rsidR="0037741D" w:rsidRPr="00D96694" w:rsidRDefault="0037741D">
      <w:pPr>
        <w:pStyle w:val="TableofFigures"/>
        <w:tabs>
          <w:tab w:val="right" w:leader="dot" w:pos="9345"/>
        </w:tabs>
        <w:rPr>
          <w:ins w:id="1464" w:author="Filip Dutina" w:date="2018-08-14T14:14:00Z"/>
          <w:rFonts w:asciiTheme="minorHAnsi" w:eastAsiaTheme="minorEastAsia" w:hAnsiTheme="minorHAnsi" w:cstheme="minorBidi"/>
          <w:sz w:val="22"/>
          <w:szCs w:val="22"/>
          <w:lang w:eastAsia="en-GB"/>
          <w:rPrChange w:id="1465" w:author="Aleksa Corovic" w:date="2018-08-21T12:50:00Z">
            <w:rPr>
              <w:ins w:id="1466" w:author="Filip Dutina" w:date="2018-08-14T14:14:00Z"/>
              <w:rFonts w:asciiTheme="minorHAnsi" w:eastAsiaTheme="minorEastAsia" w:hAnsiTheme="minorHAnsi" w:cstheme="minorBidi"/>
              <w:noProof/>
              <w:sz w:val="22"/>
              <w:szCs w:val="22"/>
              <w:lang w:val="en-GB" w:eastAsia="en-GB"/>
            </w:rPr>
          </w:rPrChange>
        </w:rPr>
      </w:pPr>
      <w:ins w:id="1467" w:author="Filip Dutina" w:date="2018-08-14T14:14:00Z">
        <w:r w:rsidRPr="00D96694">
          <w:rPr>
            <w:rPrChange w:id="1468" w:author="Aleksa Corovic" w:date="2018-08-21T12:50:00Z">
              <w:rPr>
                <w:noProof/>
              </w:rPr>
            </w:rPrChange>
          </w:rPr>
          <w:t>Slika 5.1 Prikaz originalnog teksta</w:t>
        </w:r>
        <w:r w:rsidRPr="00D96694">
          <w:rPr>
            <w:rPrChange w:id="1469" w:author="Aleksa Corovic" w:date="2018-08-21T12:50:00Z">
              <w:rPr>
                <w:noProof/>
              </w:rPr>
            </w:rPrChange>
          </w:rPr>
          <w:tab/>
        </w:r>
        <w:r w:rsidRPr="00D96694">
          <w:rPr>
            <w:rPrChange w:id="1470" w:author="Aleksa Corovic" w:date="2018-08-21T12:50:00Z">
              <w:rPr>
                <w:noProof/>
              </w:rPr>
            </w:rPrChange>
          </w:rPr>
          <w:fldChar w:fldCharType="begin"/>
        </w:r>
        <w:r w:rsidRPr="00D96694">
          <w:rPr>
            <w:rPrChange w:id="1471" w:author="Aleksa Corovic" w:date="2018-08-21T12:50:00Z">
              <w:rPr>
                <w:noProof/>
              </w:rPr>
            </w:rPrChange>
          </w:rPr>
          <w:instrText xml:space="preserve"> PAGEREF _Toc522019437 \h </w:instrText>
        </w:r>
      </w:ins>
      <w:r w:rsidRPr="00D96694">
        <w:rPr>
          <w:rPrChange w:id="1472" w:author="Aleksa Corovic" w:date="2018-08-21T12:50:00Z">
            <w:rPr/>
          </w:rPrChange>
        </w:rPr>
      </w:r>
      <w:r w:rsidRPr="00D96694">
        <w:rPr>
          <w:rPrChange w:id="1473" w:author="Aleksa Corovic" w:date="2018-08-21T12:50:00Z">
            <w:rPr>
              <w:noProof/>
            </w:rPr>
          </w:rPrChange>
        </w:rPr>
        <w:fldChar w:fldCharType="separate"/>
      </w:r>
      <w:ins w:id="1474" w:author="Filip Dutina" w:date="2018-08-14T14:14:00Z">
        <w:r w:rsidRPr="00D96694">
          <w:rPr>
            <w:rPrChange w:id="1475" w:author="Aleksa Corovic" w:date="2018-08-21T12:50:00Z">
              <w:rPr>
                <w:noProof/>
              </w:rPr>
            </w:rPrChange>
          </w:rPr>
          <w:t>25</w:t>
        </w:r>
        <w:r w:rsidRPr="00D96694">
          <w:rPr>
            <w:rPrChange w:id="1476" w:author="Aleksa Corovic" w:date="2018-08-21T12:50:00Z">
              <w:rPr>
                <w:noProof/>
              </w:rPr>
            </w:rPrChange>
          </w:rPr>
          <w:fldChar w:fldCharType="end"/>
        </w:r>
      </w:ins>
    </w:p>
    <w:p w14:paraId="20711276" w14:textId="77777777" w:rsidR="0037741D" w:rsidRPr="00D96694" w:rsidRDefault="0037741D">
      <w:pPr>
        <w:pStyle w:val="TableofFigures"/>
        <w:tabs>
          <w:tab w:val="right" w:leader="dot" w:pos="9345"/>
        </w:tabs>
        <w:rPr>
          <w:ins w:id="1477" w:author="Filip Dutina" w:date="2018-08-14T14:14:00Z"/>
          <w:rFonts w:asciiTheme="minorHAnsi" w:eastAsiaTheme="minorEastAsia" w:hAnsiTheme="minorHAnsi" w:cstheme="minorBidi"/>
          <w:sz w:val="22"/>
          <w:szCs w:val="22"/>
          <w:lang w:eastAsia="en-GB"/>
          <w:rPrChange w:id="1478" w:author="Aleksa Corovic" w:date="2018-08-21T12:50:00Z">
            <w:rPr>
              <w:ins w:id="1479" w:author="Filip Dutina" w:date="2018-08-14T14:14:00Z"/>
              <w:rFonts w:asciiTheme="minorHAnsi" w:eastAsiaTheme="minorEastAsia" w:hAnsiTheme="minorHAnsi" w:cstheme="minorBidi"/>
              <w:noProof/>
              <w:sz w:val="22"/>
              <w:szCs w:val="22"/>
              <w:lang w:val="en-GB" w:eastAsia="en-GB"/>
            </w:rPr>
          </w:rPrChange>
        </w:rPr>
      </w:pPr>
      <w:ins w:id="1480" w:author="Filip Dutina" w:date="2018-08-14T14:14:00Z">
        <w:r w:rsidRPr="00D96694">
          <w:rPr>
            <w:rPrChange w:id="1481" w:author="Aleksa Corovic" w:date="2018-08-21T12:50:00Z">
              <w:rPr>
                <w:noProof/>
              </w:rPr>
            </w:rPrChange>
          </w:rPr>
          <w:t>Slika 5.2 Prikaz enkriptovanog teksta</w:t>
        </w:r>
        <w:r w:rsidRPr="00D96694">
          <w:rPr>
            <w:rPrChange w:id="1482" w:author="Aleksa Corovic" w:date="2018-08-21T12:50:00Z">
              <w:rPr>
                <w:noProof/>
              </w:rPr>
            </w:rPrChange>
          </w:rPr>
          <w:tab/>
        </w:r>
        <w:r w:rsidRPr="00D96694">
          <w:rPr>
            <w:rPrChange w:id="1483" w:author="Aleksa Corovic" w:date="2018-08-21T12:50:00Z">
              <w:rPr>
                <w:noProof/>
              </w:rPr>
            </w:rPrChange>
          </w:rPr>
          <w:fldChar w:fldCharType="begin"/>
        </w:r>
        <w:r w:rsidRPr="00D96694">
          <w:rPr>
            <w:rPrChange w:id="1484" w:author="Aleksa Corovic" w:date="2018-08-21T12:50:00Z">
              <w:rPr>
                <w:noProof/>
              </w:rPr>
            </w:rPrChange>
          </w:rPr>
          <w:instrText xml:space="preserve"> PAGEREF _Toc522019438 \h </w:instrText>
        </w:r>
      </w:ins>
      <w:r w:rsidRPr="00D96694">
        <w:rPr>
          <w:rPrChange w:id="1485" w:author="Aleksa Corovic" w:date="2018-08-21T12:50:00Z">
            <w:rPr/>
          </w:rPrChange>
        </w:rPr>
      </w:r>
      <w:r w:rsidRPr="00D96694">
        <w:rPr>
          <w:rPrChange w:id="1486" w:author="Aleksa Corovic" w:date="2018-08-21T12:50:00Z">
            <w:rPr>
              <w:noProof/>
            </w:rPr>
          </w:rPrChange>
        </w:rPr>
        <w:fldChar w:fldCharType="separate"/>
      </w:r>
      <w:ins w:id="1487" w:author="Filip Dutina" w:date="2018-08-14T14:14:00Z">
        <w:r w:rsidRPr="00D96694">
          <w:rPr>
            <w:rPrChange w:id="1488" w:author="Aleksa Corovic" w:date="2018-08-21T12:50:00Z">
              <w:rPr>
                <w:noProof/>
              </w:rPr>
            </w:rPrChange>
          </w:rPr>
          <w:t>26</w:t>
        </w:r>
        <w:r w:rsidRPr="00D96694">
          <w:rPr>
            <w:rPrChange w:id="1489" w:author="Aleksa Corovic" w:date="2018-08-21T12:50:00Z">
              <w:rPr>
                <w:noProof/>
              </w:rPr>
            </w:rPrChange>
          </w:rPr>
          <w:fldChar w:fldCharType="end"/>
        </w:r>
      </w:ins>
    </w:p>
    <w:p w14:paraId="2CDE0200" w14:textId="77777777" w:rsidR="0037741D" w:rsidRPr="00D96694" w:rsidRDefault="0037741D">
      <w:pPr>
        <w:pStyle w:val="TableofFigures"/>
        <w:tabs>
          <w:tab w:val="right" w:leader="dot" w:pos="9345"/>
        </w:tabs>
        <w:rPr>
          <w:ins w:id="1490" w:author="Filip Dutina" w:date="2018-08-14T14:14:00Z"/>
          <w:rFonts w:asciiTheme="minorHAnsi" w:eastAsiaTheme="minorEastAsia" w:hAnsiTheme="minorHAnsi" w:cstheme="minorBidi"/>
          <w:sz w:val="22"/>
          <w:szCs w:val="22"/>
          <w:lang w:eastAsia="en-GB"/>
          <w:rPrChange w:id="1491" w:author="Aleksa Corovic" w:date="2018-08-21T12:50:00Z">
            <w:rPr>
              <w:ins w:id="1492" w:author="Filip Dutina" w:date="2018-08-14T14:14:00Z"/>
              <w:rFonts w:asciiTheme="minorHAnsi" w:eastAsiaTheme="minorEastAsia" w:hAnsiTheme="minorHAnsi" w:cstheme="minorBidi"/>
              <w:noProof/>
              <w:sz w:val="22"/>
              <w:szCs w:val="22"/>
              <w:lang w:val="en-GB" w:eastAsia="en-GB"/>
            </w:rPr>
          </w:rPrChange>
        </w:rPr>
      </w:pPr>
      <w:ins w:id="1493" w:author="Filip Dutina" w:date="2018-08-14T14:14:00Z">
        <w:r w:rsidRPr="00D96694">
          <w:rPr>
            <w:rPrChange w:id="1494" w:author="Aleksa Corovic" w:date="2018-08-21T12:50:00Z">
              <w:rPr>
                <w:noProof/>
              </w:rPr>
            </w:rPrChange>
          </w:rPr>
          <w:t>Slika 5.3 Razlika između enkriptovanog i originalnog teksta</w:t>
        </w:r>
        <w:r w:rsidRPr="00D96694">
          <w:rPr>
            <w:rPrChange w:id="1495" w:author="Aleksa Corovic" w:date="2018-08-21T12:50:00Z">
              <w:rPr>
                <w:noProof/>
              </w:rPr>
            </w:rPrChange>
          </w:rPr>
          <w:tab/>
        </w:r>
        <w:r w:rsidRPr="00D96694">
          <w:rPr>
            <w:rPrChange w:id="1496" w:author="Aleksa Corovic" w:date="2018-08-21T12:50:00Z">
              <w:rPr>
                <w:noProof/>
              </w:rPr>
            </w:rPrChange>
          </w:rPr>
          <w:fldChar w:fldCharType="begin"/>
        </w:r>
        <w:r w:rsidRPr="00D96694">
          <w:rPr>
            <w:rPrChange w:id="1497" w:author="Aleksa Corovic" w:date="2018-08-21T12:50:00Z">
              <w:rPr>
                <w:noProof/>
              </w:rPr>
            </w:rPrChange>
          </w:rPr>
          <w:instrText xml:space="preserve"> PAGEREF _Toc522019439 \h </w:instrText>
        </w:r>
      </w:ins>
      <w:r w:rsidRPr="00D96694">
        <w:rPr>
          <w:rPrChange w:id="1498" w:author="Aleksa Corovic" w:date="2018-08-21T12:50:00Z">
            <w:rPr/>
          </w:rPrChange>
        </w:rPr>
      </w:r>
      <w:r w:rsidRPr="00D96694">
        <w:rPr>
          <w:rPrChange w:id="1499" w:author="Aleksa Corovic" w:date="2018-08-21T12:50:00Z">
            <w:rPr>
              <w:noProof/>
            </w:rPr>
          </w:rPrChange>
        </w:rPr>
        <w:fldChar w:fldCharType="separate"/>
      </w:r>
      <w:ins w:id="1500" w:author="Filip Dutina" w:date="2018-08-14T14:14:00Z">
        <w:r w:rsidRPr="00D96694">
          <w:rPr>
            <w:rPrChange w:id="1501" w:author="Aleksa Corovic" w:date="2018-08-21T12:50:00Z">
              <w:rPr>
                <w:noProof/>
              </w:rPr>
            </w:rPrChange>
          </w:rPr>
          <w:t>27</w:t>
        </w:r>
        <w:r w:rsidRPr="00D96694">
          <w:rPr>
            <w:rPrChange w:id="1502" w:author="Aleksa Corovic" w:date="2018-08-21T12:50:00Z">
              <w:rPr>
                <w:noProof/>
              </w:rPr>
            </w:rPrChange>
          </w:rPr>
          <w:fldChar w:fldCharType="end"/>
        </w:r>
      </w:ins>
    </w:p>
    <w:p w14:paraId="5BFF7844" w14:textId="77777777" w:rsidR="0037741D" w:rsidRPr="00D96694" w:rsidRDefault="0037741D">
      <w:pPr>
        <w:pStyle w:val="TableofFigures"/>
        <w:tabs>
          <w:tab w:val="right" w:leader="dot" w:pos="9345"/>
        </w:tabs>
        <w:rPr>
          <w:ins w:id="1503" w:author="Filip Dutina" w:date="2018-08-14T14:14:00Z"/>
          <w:rFonts w:asciiTheme="minorHAnsi" w:eastAsiaTheme="minorEastAsia" w:hAnsiTheme="minorHAnsi" w:cstheme="minorBidi"/>
          <w:sz w:val="22"/>
          <w:szCs w:val="22"/>
          <w:lang w:eastAsia="en-GB"/>
          <w:rPrChange w:id="1504" w:author="Aleksa Corovic" w:date="2018-08-21T12:50:00Z">
            <w:rPr>
              <w:ins w:id="1505" w:author="Filip Dutina" w:date="2018-08-14T14:14:00Z"/>
              <w:rFonts w:asciiTheme="minorHAnsi" w:eastAsiaTheme="minorEastAsia" w:hAnsiTheme="minorHAnsi" w:cstheme="minorBidi"/>
              <w:noProof/>
              <w:sz w:val="22"/>
              <w:szCs w:val="22"/>
              <w:lang w:val="en-GB" w:eastAsia="en-GB"/>
            </w:rPr>
          </w:rPrChange>
        </w:rPr>
      </w:pPr>
      <w:ins w:id="1506" w:author="Filip Dutina" w:date="2018-08-14T14:14:00Z">
        <w:r w:rsidRPr="00D96694">
          <w:rPr>
            <w:rPrChange w:id="1507" w:author="Aleksa Corovic" w:date="2018-08-21T12:50:00Z">
              <w:rPr>
                <w:noProof/>
              </w:rPr>
            </w:rPrChange>
          </w:rPr>
          <w:t>Slika 5.4 Izmerena brzina komunikacije</w:t>
        </w:r>
        <w:r w:rsidRPr="00D96694">
          <w:rPr>
            <w:rPrChange w:id="1508" w:author="Aleksa Corovic" w:date="2018-08-21T12:50:00Z">
              <w:rPr>
                <w:noProof/>
              </w:rPr>
            </w:rPrChange>
          </w:rPr>
          <w:tab/>
        </w:r>
        <w:r w:rsidRPr="00D96694">
          <w:rPr>
            <w:rPrChange w:id="1509" w:author="Aleksa Corovic" w:date="2018-08-21T12:50:00Z">
              <w:rPr>
                <w:noProof/>
              </w:rPr>
            </w:rPrChange>
          </w:rPr>
          <w:fldChar w:fldCharType="begin"/>
        </w:r>
        <w:r w:rsidRPr="00D96694">
          <w:rPr>
            <w:rPrChange w:id="1510" w:author="Aleksa Corovic" w:date="2018-08-21T12:50:00Z">
              <w:rPr>
                <w:noProof/>
              </w:rPr>
            </w:rPrChange>
          </w:rPr>
          <w:instrText xml:space="preserve"> PAGEREF _Toc522019440 \h </w:instrText>
        </w:r>
      </w:ins>
      <w:r w:rsidRPr="00D96694">
        <w:rPr>
          <w:rPrChange w:id="1511" w:author="Aleksa Corovic" w:date="2018-08-21T12:50:00Z">
            <w:rPr/>
          </w:rPrChange>
        </w:rPr>
      </w:r>
      <w:r w:rsidRPr="00D96694">
        <w:rPr>
          <w:rPrChange w:id="1512" w:author="Aleksa Corovic" w:date="2018-08-21T12:50:00Z">
            <w:rPr>
              <w:noProof/>
            </w:rPr>
          </w:rPrChange>
        </w:rPr>
        <w:fldChar w:fldCharType="separate"/>
      </w:r>
      <w:ins w:id="1513" w:author="Filip Dutina" w:date="2018-08-14T14:14:00Z">
        <w:r w:rsidRPr="00D96694">
          <w:rPr>
            <w:rPrChange w:id="1514" w:author="Aleksa Corovic" w:date="2018-08-21T12:50:00Z">
              <w:rPr>
                <w:noProof/>
              </w:rPr>
            </w:rPrChange>
          </w:rPr>
          <w:t>27</w:t>
        </w:r>
        <w:r w:rsidRPr="00D96694">
          <w:rPr>
            <w:rPrChange w:id="1515" w:author="Aleksa Corovic" w:date="2018-08-21T12:50:00Z">
              <w:rPr>
                <w:noProof/>
              </w:rPr>
            </w:rPrChange>
          </w:rPr>
          <w:fldChar w:fldCharType="end"/>
        </w:r>
      </w:ins>
    </w:p>
    <w:p w14:paraId="0612B719" w14:textId="77777777" w:rsidR="007B0442" w:rsidRPr="00D96694" w:rsidDel="00D03B92" w:rsidRDefault="007B0442">
      <w:pPr>
        <w:pStyle w:val="TableofFigures"/>
        <w:tabs>
          <w:tab w:val="right" w:leader="dot" w:pos="9345"/>
        </w:tabs>
        <w:rPr>
          <w:del w:id="1516" w:author="Filip Dutina" w:date="2018-07-06T11:08:00Z"/>
          <w:rFonts w:asciiTheme="minorHAnsi" w:eastAsiaTheme="minorEastAsia" w:hAnsiTheme="minorHAnsi" w:cstheme="minorBidi"/>
          <w:sz w:val="22"/>
          <w:szCs w:val="22"/>
          <w:lang w:eastAsia="en-GB"/>
          <w:rPrChange w:id="1517" w:author="Aleksa Corovic" w:date="2018-08-21T12:50:00Z">
            <w:rPr>
              <w:del w:id="1518" w:author="Filip Dutina" w:date="2018-07-06T11:08:00Z"/>
              <w:rFonts w:asciiTheme="minorHAnsi" w:eastAsiaTheme="minorEastAsia" w:hAnsiTheme="minorHAnsi" w:cstheme="minorBidi"/>
              <w:noProof/>
              <w:sz w:val="22"/>
              <w:szCs w:val="22"/>
              <w:lang w:val="en-GB" w:eastAsia="en-GB"/>
            </w:rPr>
          </w:rPrChange>
        </w:rPr>
      </w:pPr>
      <w:del w:id="1519" w:author="Filip Dutina" w:date="2018-07-06T11:08:00Z">
        <w:r w:rsidRPr="00D96694" w:rsidDel="00D03B92">
          <w:rPr>
            <w:rPrChange w:id="1520" w:author="Aleksa Corovic" w:date="2018-08-21T12:50:00Z">
              <w:rPr>
                <w:noProof/>
              </w:rPr>
            </w:rPrChange>
          </w:rPr>
          <w:delText xml:space="preserve">Slika 2.1 </w:delText>
        </w:r>
        <w:r w:rsidRPr="00D96694" w:rsidDel="00D03B92">
          <w:rPr>
            <w:i/>
            <w:rPrChange w:id="1521" w:author="Aleksa Corovic" w:date="2018-08-21T12:50:00Z">
              <w:rPr>
                <w:i/>
                <w:noProof/>
              </w:rPr>
            </w:rPrChange>
          </w:rPr>
          <w:delText>BroadR-Reach</w:delText>
        </w:r>
        <w:r w:rsidRPr="00D96694" w:rsidDel="00D03B92">
          <w:rPr>
            <w:rPrChange w:id="1522" w:author="Aleksa Corovic" w:date="2018-08-21T12:50:00Z">
              <w:rPr>
                <w:noProof/>
              </w:rPr>
            </w:rPrChange>
          </w:rPr>
          <w:delText xml:space="preserve"> interfejs [1]</w:delText>
        </w:r>
        <w:r w:rsidRPr="00D96694" w:rsidDel="00D03B92">
          <w:rPr>
            <w:rPrChange w:id="1523" w:author="Aleksa Corovic" w:date="2018-08-21T12:50:00Z">
              <w:rPr>
                <w:noProof/>
              </w:rPr>
            </w:rPrChange>
          </w:rPr>
          <w:tab/>
          <w:delText>3</w:delText>
        </w:r>
      </w:del>
    </w:p>
    <w:p w14:paraId="1706FE45" w14:textId="77777777" w:rsidR="007B0442" w:rsidRPr="00D96694" w:rsidDel="00D03B92" w:rsidRDefault="007B0442">
      <w:pPr>
        <w:pStyle w:val="TableofFigures"/>
        <w:tabs>
          <w:tab w:val="right" w:leader="dot" w:pos="9345"/>
        </w:tabs>
        <w:rPr>
          <w:del w:id="1524" w:author="Filip Dutina" w:date="2018-07-06T11:08:00Z"/>
          <w:rFonts w:asciiTheme="minorHAnsi" w:eastAsiaTheme="minorEastAsia" w:hAnsiTheme="minorHAnsi" w:cstheme="minorBidi"/>
          <w:sz w:val="22"/>
          <w:szCs w:val="22"/>
          <w:lang w:eastAsia="en-GB"/>
          <w:rPrChange w:id="1525" w:author="Aleksa Corovic" w:date="2018-08-21T12:50:00Z">
            <w:rPr>
              <w:del w:id="1526" w:author="Filip Dutina" w:date="2018-07-06T11:08:00Z"/>
              <w:rFonts w:asciiTheme="minorHAnsi" w:eastAsiaTheme="minorEastAsia" w:hAnsiTheme="minorHAnsi" w:cstheme="minorBidi"/>
              <w:noProof/>
              <w:sz w:val="22"/>
              <w:szCs w:val="22"/>
              <w:lang w:val="en-GB" w:eastAsia="en-GB"/>
            </w:rPr>
          </w:rPrChange>
        </w:rPr>
      </w:pPr>
      <w:del w:id="1527" w:author="Filip Dutina" w:date="2018-07-06T11:08:00Z">
        <w:r w:rsidRPr="00D96694" w:rsidDel="00D03B92">
          <w:rPr>
            <w:rPrChange w:id="1528" w:author="Aleksa Corovic" w:date="2018-08-21T12:50:00Z">
              <w:rPr>
                <w:noProof/>
              </w:rPr>
            </w:rPrChange>
          </w:rPr>
          <w:delText>Slika 2.2 Neobložene uprede parice [2]</w:delText>
        </w:r>
        <w:r w:rsidRPr="00D96694" w:rsidDel="00D03B92">
          <w:rPr>
            <w:rPrChange w:id="1529" w:author="Aleksa Corovic" w:date="2018-08-21T12:50:00Z">
              <w:rPr>
                <w:noProof/>
              </w:rPr>
            </w:rPrChange>
          </w:rPr>
          <w:tab/>
          <w:delText>4</w:delText>
        </w:r>
      </w:del>
    </w:p>
    <w:p w14:paraId="02555BC9" w14:textId="77777777" w:rsidR="007B0442" w:rsidRPr="00D96694" w:rsidDel="00D03B92" w:rsidRDefault="007B0442">
      <w:pPr>
        <w:pStyle w:val="TableofFigures"/>
        <w:tabs>
          <w:tab w:val="right" w:leader="dot" w:pos="9345"/>
        </w:tabs>
        <w:rPr>
          <w:del w:id="1530" w:author="Filip Dutina" w:date="2018-07-06T11:08:00Z"/>
          <w:rFonts w:asciiTheme="minorHAnsi" w:eastAsiaTheme="minorEastAsia" w:hAnsiTheme="minorHAnsi" w:cstheme="minorBidi"/>
          <w:sz w:val="22"/>
          <w:szCs w:val="22"/>
          <w:lang w:eastAsia="en-GB"/>
          <w:rPrChange w:id="1531" w:author="Aleksa Corovic" w:date="2018-08-21T12:50:00Z">
            <w:rPr>
              <w:del w:id="1532" w:author="Filip Dutina" w:date="2018-07-06T11:08:00Z"/>
              <w:rFonts w:asciiTheme="minorHAnsi" w:eastAsiaTheme="minorEastAsia" w:hAnsiTheme="minorHAnsi" w:cstheme="minorBidi"/>
              <w:noProof/>
              <w:sz w:val="22"/>
              <w:szCs w:val="22"/>
              <w:lang w:val="en-GB" w:eastAsia="en-GB"/>
            </w:rPr>
          </w:rPrChange>
        </w:rPr>
      </w:pPr>
      <w:del w:id="1533" w:author="Filip Dutina" w:date="2018-07-06T11:08:00Z">
        <w:r w:rsidRPr="00D96694" w:rsidDel="00D03B92">
          <w:rPr>
            <w:rPrChange w:id="1534" w:author="Aleksa Corovic" w:date="2018-08-21T12:50:00Z">
              <w:rPr>
                <w:noProof/>
              </w:rPr>
            </w:rPrChange>
          </w:rPr>
          <w:delText>Slika 2.3 Segmentacija [4]</w:delText>
        </w:r>
        <w:r w:rsidRPr="00D96694" w:rsidDel="00D03B92">
          <w:rPr>
            <w:rPrChange w:id="1535" w:author="Aleksa Corovic" w:date="2018-08-21T12:50:00Z">
              <w:rPr>
                <w:noProof/>
              </w:rPr>
            </w:rPrChange>
          </w:rPr>
          <w:tab/>
          <w:delText>5</w:delText>
        </w:r>
      </w:del>
    </w:p>
    <w:p w14:paraId="1FAEE2C5" w14:textId="77777777" w:rsidR="007B0442" w:rsidRPr="00D96694" w:rsidDel="00D03B92" w:rsidRDefault="007B0442">
      <w:pPr>
        <w:pStyle w:val="TableofFigures"/>
        <w:tabs>
          <w:tab w:val="right" w:leader="dot" w:pos="9345"/>
        </w:tabs>
        <w:rPr>
          <w:del w:id="1536" w:author="Filip Dutina" w:date="2018-07-06T11:08:00Z"/>
          <w:rFonts w:asciiTheme="minorHAnsi" w:eastAsiaTheme="minorEastAsia" w:hAnsiTheme="minorHAnsi" w:cstheme="minorBidi"/>
          <w:sz w:val="22"/>
          <w:szCs w:val="22"/>
          <w:lang w:eastAsia="en-GB"/>
          <w:rPrChange w:id="1537" w:author="Aleksa Corovic" w:date="2018-08-21T12:50:00Z">
            <w:rPr>
              <w:del w:id="1538" w:author="Filip Dutina" w:date="2018-07-06T11:08:00Z"/>
              <w:rFonts w:asciiTheme="minorHAnsi" w:eastAsiaTheme="minorEastAsia" w:hAnsiTheme="minorHAnsi" w:cstheme="minorBidi"/>
              <w:noProof/>
              <w:sz w:val="22"/>
              <w:szCs w:val="22"/>
              <w:lang w:val="en-GB" w:eastAsia="en-GB"/>
            </w:rPr>
          </w:rPrChange>
        </w:rPr>
      </w:pPr>
      <w:del w:id="1539" w:author="Filip Dutina" w:date="2018-07-06T11:08:00Z">
        <w:r w:rsidRPr="00D96694" w:rsidDel="00D03B92">
          <w:rPr>
            <w:rPrChange w:id="1540" w:author="Aleksa Corovic" w:date="2018-08-21T12:50:00Z">
              <w:rPr>
                <w:noProof/>
              </w:rPr>
            </w:rPrChange>
          </w:rPr>
          <w:delText xml:space="preserve">Slika 2.4 Izgled </w:delText>
        </w:r>
        <w:r w:rsidRPr="00D96694" w:rsidDel="00D03B92">
          <w:rPr>
            <w:i/>
            <w:rPrChange w:id="1541" w:author="Aleksa Corovic" w:date="2018-08-21T12:50:00Z">
              <w:rPr>
                <w:i/>
                <w:noProof/>
              </w:rPr>
            </w:rPrChange>
          </w:rPr>
          <w:delText>TCP</w:delText>
        </w:r>
        <w:r w:rsidRPr="00D96694" w:rsidDel="00D03B92">
          <w:rPr>
            <w:rPrChange w:id="1542" w:author="Aleksa Corovic" w:date="2018-08-21T12:50:00Z">
              <w:rPr>
                <w:noProof/>
              </w:rPr>
            </w:rPrChange>
          </w:rPr>
          <w:delText xml:space="preserve"> segmenta [5]</w:delText>
        </w:r>
        <w:r w:rsidRPr="00D96694" w:rsidDel="00D03B92">
          <w:rPr>
            <w:rPrChange w:id="1543" w:author="Aleksa Corovic" w:date="2018-08-21T12:50:00Z">
              <w:rPr>
                <w:noProof/>
              </w:rPr>
            </w:rPrChange>
          </w:rPr>
          <w:tab/>
          <w:delText>6</w:delText>
        </w:r>
      </w:del>
    </w:p>
    <w:p w14:paraId="133E749E" w14:textId="77777777" w:rsidR="007B0442" w:rsidRPr="00D96694" w:rsidDel="00D03B92" w:rsidRDefault="007B0442">
      <w:pPr>
        <w:pStyle w:val="TableofFigures"/>
        <w:tabs>
          <w:tab w:val="right" w:leader="dot" w:pos="9345"/>
        </w:tabs>
        <w:rPr>
          <w:del w:id="1544" w:author="Filip Dutina" w:date="2018-07-06T11:08:00Z"/>
          <w:rFonts w:asciiTheme="minorHAnsi" w:eastAsiaTheme="minorEastAsia" w:hAnsiTheme="minorHAnsi" w:cstheme="minorBidi"/>
          <w:sz w:val="22"/>
          <w:szCs w:val="22"/>
          <w:lang w:eastAsia="en-GB"/>
          <w:rPrChange w:id="1545" w:author="Aleksa Corovic" w:date="2018-08-21T12:50:00Z">
            <w:rPr>
              <w:del w:id="1546" w:author="Filip Dutina" w:date="2018-07-06T11:08:00Z"/>
              <w:rFonts w:asciiTheme="minorHAnsi" w:eastAsiaTheme="minorEastAsia" w:hAnsiTheme="minorHAnsi" w:cstheme="minorBidi"/>
              <w:noProof/>
              <w:sz w:val="22"/>
              <w:szCs w:val="22"/>
              <w:lang w:val="en-GB" w:eastAsia="en-GB"/>
            </w:rPr>
          </w:rPrChange>
        </w:rPr>
      </w:pPr>
      <w:del w:id="1547" w:author="Filip Dutina" w:date="2018-07-06T11:08:00Z">
        <w:r w:rsidRPr="00D96694" w:rsidDel="00D03B92">
          <w:rPr>
            <w:rPrChange w:id="1548" w:author="Aleksa Corovic" w:date="2018-08-21T12:50:00Z">
              <w:rPr>
                <w:noProof/>
              </w:rPr>
            </w:rPrChange>
          </w:rPr>
          <w:lastRenderedPageBreak/>
          <w:delText xml:space="preserve">Slika 2.5 </w:delText>
        </w:r>
        <w:r w:rsidRPr="00D96694" w:rsidDel="00D03B92">
          <w:rPr>
            <w:i/>
            <w:rPrChange w:id="1549" w:author="Aleksa Corovic" w:date="2018-08-21T12:50:00Z">
              <w:rPr>
                <w:i/>
                <w:noProof/>
              </w:rPr>
            </w:rPrChange>
          </w:rPr>
          <w:delText>TCP</w:delText>
        </w:r>
        <w:r w:rsidRPr="00D96694" w:rsidDel="00D03B92">
          <w:rPr>
            <w:rPrChange w:id="1550" w:author="Aleksa Corovic" w:date="2018-08-21T12:50:00Z">
              <w:rPr>
                <w:noProof/>
              </w:rPr>
            </w:rPrChange>
          </w:rPr>
          <w:delText xml:space="preserve"> uspostava veze [6]</w:delText>
        </w:r>
        <w:r w:rsidRPr="00D96694" w:rsidDel="00D03B92">
          <w:rPr>
            <w:rPrChange w:id="1551" w:author="Aleksa Corovic" w:date="2018-08-21T12:50:00Z">
              <w:rPr>
                <w:noProof/>
              </w:rPr>
            </w:rPrChange>
          </w:rPr>
          <w:tab/>
          <w:delText>8</w:delText>
        </w:r>
      </w:del>
    </w:p>
    <w:p w14:paraId="5E0C7BBB" w14:textId="77777777" w:rsidR="007B0442" w:rsidRPr="00D96694" w:rsidDel="00D03B92" w:rsidRDefault="007B0442">
      <w:pPr>
        <w:pStyle w:val="TableofFigures"/>
        <w:tabs>
          <w:tab w:val="right" w:leader="dot" w:pos="9345"/>
        </w:tabs>
        <w:rPr>
          <w:del w:id="1552" w:author="Filip Dutina" w:date="2018-07-06T11:08:00Z"/>
          <w:rFonts w:asciiTheme="minorHAnsi" w:eastAsiaTheme="minorEastAsia" w:hAnsiTheme="minorHAnsi" w:cstheme="minorBidi"/>
          <w:sz w:val="22"/>
          <w:szCs w:val="22"/>
          <w:lang w:eastAsia="en-GB"/>
          <w:rPrChange w:id="1553" w:author="Aleksa Corovic" w:date="2018-08-21T12:50:00Z">
            <w:rPr>
              <w:del w:id="1554" w:author="Filip Dutina" w:date="2018-07-06T11:08:00Z"/>
              <w:rFonts w:asciiTheme="minorHAnsi" w:eastAsiaTheme="minorEastAsia" w:hAnsiTheme="minorHAnsi" w:cstheme="minorBidi"/>
              <w:noProof/>
              <w:sz w:val="22"/>
              <w:szCs w:val="22"/>
              <w:lang w:val="en-GB" w:eastAsia="en-GB"/>
            </w:rPr>
          </w:rPrChange>
        </w:rPr>
      </w:pPr>
      <w:del w:id="1555" w:author="Filip Dutina" w:date="2018-07-06T11:08:00Z">
        <w:r w:rsidRPr="00D96694" w:rsidDel="00D03B92">
          <w:rPr>
            <w:rPrChange w:id="1556" w:author="Aleksa Corovic" w:date="2018-08-21T12:50:00Z">
              <w:rPr>
                <w:noProof/>
              </w:rPr>
            </w:rPrChange>
          </w:rPr>
          <w:delText xml:space="preserve">Slika 2.6 </w:delText>
        </w:r>
        <w:r w:rsidRPr="00D96694" w:rsidDel="00D03B92">
          <w:rPr>
            <w:i/>
            <w:rPrChange w:id="1557" w:author="Aleksa Corovic" w:date="2018-08-21T12:50:00Z">
              <w:rPr>
                <w:i/>
                <w:noProof/>
              </w:rPr>
            </w:rPrChange>
          </w:rPr>
          <w:delText>TCP</w:delText>
        </w:r>
        <w:r w:rsidRPr="00D96694" w:rsidDel="00D03B92">
          <w:rPr>
            <w:rPrChange w:id="1558" w:author="Aleksa Corovic" w:date="2018-08-21T12:50:00Z">
              <w:rPr>
                <w:noProof/>
              </w:rPr>
            </w:rPrChange>
          </w:rPr>
          <w:delText xml:space="preserve"> prekid veze [8]</w:delText>
        </w:r>
        <w:r w:rsidRPr="00D96694" w:rsidDel="00D03B92">
          <w:rPr>
            <w:rPrChange w:id="1559" w:author="Aleksa Corovic" w:date="2018-08-21T12:50:00Z">
              <w:rPr>
                <w:noProof/>
              </w:rPr>
            </w:rPrChange>
          </w:rPr>
          <w:tab/>
          <w:delText>8</w:delText>
        </w:r>
      </w:del>
    </w:p>
    <w:p w14:paraId="1FF3A6D4" w14:textId="77777777" w:rsidR="007B0442" w:rsidRPr="00D96694" w:rsidDel="00D03B92" w:rsidRDefault="007B0442">
      <w:pPr>
        <w:pStyle w:val="TableofFigures"/>
        <w:tabs>
          <w:tab w:val="right" w:leader="dot" w:pos="9345"/>
        </w:tabs>
        <w:rPr>
          <w:del w:id="1560" w:author="Filip Dutina" w:date="2018-07-06T11:08:00Z"/>
          <w:rFonts w:asciiTheme="minorHAnsi" w:eastAsiaTheme="minorEastAsia" w:hAnsiTheme="minorHAnsi" w:cstheme="minorBidi"/>
          <w:sz w:val="22"/>
          <w:szCs w:val="22"/>
          <w:lang w:eastAsia="en-GB"/>
          <w:rPrChange w:id="1561" w:author="Aleksa Corovic" w:date="2018-08-21T12:50:00Z">
            <w:rPr>
              <w:del w:id="1562" w:author="Filip Dutina" w:date="2018-07-06T11:08:00Z"/>
              <w:rFonts w:asciiTheme="minorHAnsi" w:eastAsiaTheme="minorEastAsia" w:hAnsiTheme="minorHAnsi" w:cstheme="minorBidi"/>
              <w:noProof/>
              <w:sz w:val="22"/>
              <w:szCs w:val="22"/>
              <w:lang w:val="en-GB" w:eastAsia="en-GB"/>
            </w:rPr>
          </w:rPrChange>
        </w:rPr>
      </w:pPr>
      <w:del w:id="1563" w:author="Filip Dutina" w:date="2018-07-06T11:08:00Z">
        <w:r w:rsidRPr="00D96694" w:rsidDel="00D03B92">
          <w:rPr>
            <w:rPrChange w:id="1564" w:author="Aleksa Corovic" w:date="2018-08-21T12:50:00Z">
              <w:rPr>
                <w:noProof/>
              </w:rPr>
            </w:rPrChange>
          </w:rPr>
          <w:delText xml:space="preserve">Slika 2.7 Izgled </w:delText>
        </w:r>
        <w:r w:rsidRPr="00D96694" w:rsidDel="00D03B92">
          <w:rPr>
            <w:i/>
            <w:rPrChange w:id="1565" w:author="Aleksa Corovic" w:date="2018-08-21T12:50:00Z">
              <w:rPr>
                <w:i/>
                <w:noProof/>
              </w:rPr>
            </w:rPrChange>
          </w:rPr>
          <w:delText>IPv6</w:delText>
        </w:r>
        <w:r w:rsidRPr="00D96694" w:rsidDel="00D03B92">
          <w:rPr>
            <w:rPrChange w:id="1566" w:author="Aleksa Corovic" w:date="2018-08-21T12:50:00Z">
              <w:rPr>
                <w:noProof/>
              </w:rPr>
            </w:rPrChange>
          </w:rPr>
          <w:delText xml:space="preserve"> paketa [9]</w:delText>
        </w:r>
        <w:r w:rsidRPr="00D96694" w:rsidDel="00D03B92">
          <w:rPr>
            <w:rPrChange w:id="1567" w:author="Aleksa Corovic" w:date="2018-08-21T12:50:00Z">
              <w:rPr>
                <w:noProof/>
              </w:rPr>
            </w:rPrChange>
          </w:rPr>
          <w:tab/>
          <w:delText>9</w:delText>
        </w:r>
      </w:del>
    </w:p>
    <w:p w14:paraId="6153CA16" w14:textId="77777777" w:rsidR="007B0442" w:rsidRPr="00D96694" w:rsidDel="00D03B92" w:rsidRDefault="007B0442">
      <w:pPr>
        <w:pStyle w:val="TableofFigures"/>
        <w:tabs>
          <w:tab w:val="right" w:leader="dot" w:pos="9345"/>
        </w:tabs>
        <w:rPr>
          <w:del w:id="1568" w:author="Filip Dutina" w:date="2018-07-06T11:08:00Z"/>
          <w:rFonts w:asciiTheme="minorHAnsi" w:eastAsiaTheme="minorEastAsia" w:hAnsiTheme="minorHAnsi" w:cstheme="minorBidi"/>
          <w:sz w:val="22"/>
          <w:szCs w:val="22"/>
          <w:lang w:eastAsia="en-GB"/>
          <w:rPrChange w:id="1569" w:author="Aleksa Corovic" w:date="2018-08-21T12:50:00Z">
            <w:rPr>
              <w:del w:id="1570" w:author="Filip Dutina" w:date="2018-07-06T11:08:00Z"/>
              <w:rFonts w:asciiTheme="minorHAnsi" w:eastAsiaTheme="minorEastAsia" w:hAnsiTheme="minorHAnsi" w:cstheme="minorBidi"/>
              <w:noProof/>
              <w:sz w:val="22"/>
              <w:szCs w:val="22"/>
              <w:lang w:val="en-GB" w:eastAsia="en-GB"/>
            </w:rPr>
          </w:rPrChange>
        </w:rPr>
      </w:pPr>
      <w:del w:id="1571" w:author="Filip Dutina" w:date="2018-07-06T11:08:00Z">
        <w:r w:rsidRPr="00D96694" w:rsidDel="00D03B92">
          <w:rPr>
            <w:rPrChange w:id="1572" w:author="Aleksa Corovic" w:date="2018-08-21T12:50:00Z">
              <w:rPr>
                <w:noProof/>
              </w:rPr>
            </w:rPrChange>
          </w:rPr>
          <w:delText xml:space="preserve">Slika 2.8 Primer </w:delText>
        </w:r>
        <w:r w:rsidRPr="00D96694" w:rsidDel="00D03B92">
          <w:rPr>
            <w:i/>
            <w:rPrChange w:id="1573" w:author="Aleksa Corovic" w:date="2018-08-21T12:50:00Z">
              <w:rPr>
                <w:i/>
                <w:noProof/>
              </w:rPr>
            </w:rPrChange>
          </w:rPr>
          <w:delText>IPv6</w:delText>
        </w:r>
        <w:r w:rsidRPr="00D96694" w:rsidDel="00D03B92">
          <w:rPr>
            <w:rPrChange w:id="1574" w:author="Aleksa Corovic" w:date="2018-08-21T12:50:00Z">
              <w:rPr>
                <w:noProof/>
              </w:rPr>
            </w:rPrChange>
          </w:rPr>
          <w:delText xml:space="preserve"> paketa sa uključenim zaglavljima [10]</w:delText>
        </w:r>
        <w:r w:rsidRPr="00D96694" w:rsidDel="00D03B92">
          <w:rPr>
            <w:rPrChange w:id="1575" w:author="Aleksa Corovic" w:date="2018-08-21T12:50:00Z">
              <w:rPr>
                <w:noProof/>
              </w:rPr>
            </w:rPrChange>
          </w:rPr>
          <w:tab/>
          <w:delText>10</w:delText>
        </w:r>
      </w:del>
    </w:p>
    <w:p w14:paraId="667C9B3C" w14:textId="77777777" w:rsidR="007B0442" w:rsidRPr="00D96694" w:rsidDel="00D03B92" w:rsidRDefault="007B0442">
      <w:pPr>
        <w:pStyle w:val="TableofFigures"/>
        <w:tabs>
          <w:tab w:val="right" w:leader="dot" w:pos="9345"/>
        </w:tabs>
        <w:rPr>
          <w:del w:id="1576" w:author="Filip Dutina" w:date="2018-07-06T11:08:00Z"/>
          <w:rFonts w:asciiTheme="minorHAnsi" w:eastAsiaTheme="minorEastAsia" w:hAnsiTheme="minorHAnsi" w:cstheme="minorBidi"/>
          <w:sz w:val="22"/>
          <w:szCs w:val="22"/>
          <w:lang w:eastAsia="en-GB"/>
          <w:rPrChange w:id="1577" w:author="Aleksa Corovic" w:date="2018-08-21T12:50:00Z">
            <w:rPr>
              <w:del w:id="1578" w:author="Filip Dutina" w:date="2018-07-06T11:08:00Z"/>
              <w:rFonts w:asciiTheme="minorHAnsi" w:eastAsiaTheme="minorEastAsia" w:hAnsiTheme="minorHAnsi" w:cstheme="minorBidi"/>
              <w:noProof/>
              <w:sz w:val="22"/>
              <w:szCs w:val="22"/>
              <w:lang w:val="en-GB" w:eastAsia="en-GB"/>
            </w:rPr>
          </w:rPrChange>
        </w:rPr>
      </w:pPr>
      <w:del w:id="1579" w:author="Filip Dutina" w:date="2018-07-06T11:08:00Z">
        <w:r w:rsidRPr="00D96694" w:rsidDel="00D03B92">
          <w:rPr>
            <w:rPrChange w:id="1580" w:author="Aleksa Corovic" w:date="2018-08-21T12:50:00Z">
              <w:rPr>
                <w:noProof/>
              </w:rPr>
            </w:rPrChange>
          </w:rPr>
          <w:delText xml:space="preserve">Slika 2.9 Prikaz </w:delText>
        </w:r>
        <w:r w:rsidRPr="00D96694" w:rsidDel="00D03B92">
          <w:rPr>
            <w:i/>
            <w:rPrChange w:id="1581" w:author="Aleksa Corovic" w:date="2018-08-21T12:50:00Z">
              <w:rPr>
                <w:i/>
                <w:noProof/>
              </w:rPr>
            </w:rPrChange>
          </w:rPr>
          <w:delText>RSA</w:delText>
        </w:r>
        <w:r w:rsidRPr="00D96694" w:rsidDel="00D03B92">
          <w:rPr>
            <w:rPrChange w:id="1582" w:author="Aleksa Corovic" w:date="2018-08-21T12:50:00Z">
              <w:rPr>
                <w:noProof/>
              </w:rPr>
            </w:rPrChange>
          </w:rPr>
          <w:delText xml:space="preserve"> enkripcije i dekripcije [13]</w:delText>
        </w:r>
        <w:r w:rsidRPr="00D96694" w:rsidDel="00D03B92">
          <w:rPr>
            <w:rPrChange w:id="1583" w:author="Aleksa Corovic" w:date="2018-08-21T12:50:00Z">
              <w:rPr>
                <w:noProof/>
              </w:rPr>
            </w:rPrChange>
          </w:rPr>
          <w:tab/>
          <w:delText>12</w:delText>
        </w:r>
      </w:del>
    </w:p>
    <w:p w14:paraId="555C468E" w14:textId="77777777" w:rsidR="007B0442" w:rsidRPr="00D96694" w:rsidDel="00D03B92" w:rsidRDefault="007B0442">
      <w:pPr>
        <w:pStyle w:val="TableofFigures"/>
        <w:tabs>
          <w:tab w:val="right" w:leader="dot" w:pos="9345"/>
        </w:tabs>
        <w:rPr>
          <w:del w:id="1584" w:author="Filip Dutina" w:date="2018-07-06T11:08:00Z"/>
          <w:rFonts w:asciiTheme="minorHAnsi" w:eastAsiaTheme="minorEastAsia" w:hAnsiTheme="minorHAnsi" w:cstheme="minorBidi"/>
          <w:sz w:val="22"/>
          <w:szCs w:val="22"/>
          <w:lang w:eastAsia="en-GB"/>
          <w:rPrChange w:id="1585" w:author="Aleksa Corovic" w:date="2018-08-21T12:50:00Z">
            <w:rPr>
              <w:del w:id="1586" w:author="Filip Dutina" w:date="2018-07-06T11:08:00Z"/>
              <w:rFonts w:asciiTheme="minorHAnsi" w:eastAsiaTheme="minorEastAsia" w:hAnsiTheme="minorHAnsi" w:cstheme="minorBidi"/>
              <w:noProof/>
              <w:sz w:val="22"/>
              <w:szCs w:val="22"/>
              <w:lang w:val="en-GB" w:eastAsia="en-GB"/>
            </w:rPr>
          </w:rPrChange>
        </w:rPr>
      </w:pPr>
      <w:del w:id="1587" w:author="Filip Dutina" w:date="2018-07-06T11:08:00Z">
        <w:r w:rsidRPr="00D96694" w:rsidDel="00D03B92">
          <w:rPr>
            <w:rPrChange w:id="1588" w:author="Aleksa Corovic" w:date="2018-08-21T12:50:00Z">
              <w:rPr>
                <w:noProof/>
              </w:rPr>
            </w:rPrChange>
          </w:rPr>
          <w:delText xml:space="preserve">Slika 3.1 </w:delText>
        </w:r>
        <w:r w:rsidRPr="00D96694" w:rsidDel="00D03B92">
          <w:rPr>
            <w:i/>
            <w:rPrChange w:id="1589" w:author="Aleksa Corovic" w:date="2018-08-21T12:50:00Z">
              <w:rPr>
                <w:i/>
                <w:noProof/>
              </w:rPr>
            </w:rPrChange>
          </w:rPr>
          <w:delText>Altera Cyclone</w:delText>
        </w:r>
        <w:r w:rsidRPr="00D96694" w:rsidDel="00D03B92">
          <w:rPr>
            <w:rPrChange w:id="1590" w:author="Aleksa Corovic" w:date="2018-08-21T12:50:00Z">
              <w:rPr>
                <w:noProof/>
              </w:rPr>
            </w:rPrChange>
          </w:rPr>
          <w:delText xml:space="preserve"> pete generacije [15]</w:delText>
        </w:r>
        <w:r w:rsidRPr="00D96694" w:rsidDel="00D03B92">
          <w:rPr>
            <w:rPrChange w:id="1591" w:author="Aleksa Corovic" w:date="2018-08-21T12:50:00Z">
              <w:rPr>
                <w:noProof/>
              </w:rPr>
            </w:rPrChange>
          </w:rPr>
          <w:tab/>
          <w:delText>14</w:delText>
        </w:r>
      </w:del>
    </w:p>
    <w:p w14:paraId="500B95CB" w14:textId="77777777" w:rsidR="007B0442" w:rsidRPr="00D96694" w:rsidDel="00D03B92" w:rsidRDefault="007B0442">
      <w:pPr>
        <w:pStyle w:val="TableofFigures"/>
        <w:tabs>
          <w:tab w:val="right" w:leader="dot" w:pos="9345"/>
        </w:tabs>
        <w:rPr>
          <w:del w:id="1592" w:author="Filip Dutina" w:date="2018-07-06T11:08:00Z"/>
          <w:rFonts w:asciiTheme="minorHAnsi" w:eastAsiaTheme="minorEastAsia" w:hAnsiTheme="minorHAnsi" w:cstheme="minorBidi"/>
          <w:sz w:val="22"/>
          <w:szCs w:val="22"/>
          <w:lang w:eastAsia="en-GB"/>
          <w:rPrChange w:id="1593" w:author="Aleksa Corovic" w:date="2018-08-21T12:50:00Z">
            <w:rPr>
              <w:del w:id="1594" w:author="Filip Dutina" w:date="2018-07-06T11:08:00Z"/>
              <w:rFonts w:asciiTheme="minorHAnsi" w:eastAsiaTheme="minorEastAsia" w:hAnsiTheme="minorHAnsi" w:cstheme="minorBidi"/>
              <w:noProof/>
              <w:sz w:val="22"/>
              <w:szCs w:val="22"/>
              <w:lang w:val="en-GB" w:eastAsia="en-GB"/>
            </w:rPr>
          </w:rPrChange>
        </w:rPr>
      </w:pPr>
      <w:del w:id="1595" w:author="Filip Dutina" w:date="2018-07-06T11:08:00Z">
        <w:r w:rsidRPr="00D96694" w:rsidDel="00D03B92">
          <w:rPr>
            <w:rPrChange w:id="1596" w:author="Aleksa Corovic" w:date="2018-08-21T12:50:00Z">
              <w:rPr>
                <w:noProof/>
              </w:rPr>
            </w:rPrChange>
          </w:rPr>
          <w:delText>Slika 3.2 Izgled klijentskog terminala</w:delText>
        </w:r>
        <w:r w:rsidRPr="00D96694" w:rsidDel="00D03B92">
          <w:rPr>
            <w:rPrChange w:id="1597" w:author="Aleksa Corovic" w:date="2018-08-21T12:50:00Z">
              <w:rPr>
                <w:noProof/>
              </w:rPr>
            </w:rPrChange>
          </w:rPr>
          <w:tab/>
          <w:delText>15</w:delText>
        </w:r>
      </w:del>
    </w:p>
    <w:p w14:paraId="677E6F46" w14:textId="77777777" w:rsidR="007B0442" w:rsidRPr="00D96694" w:rsidDel="00D03B92" w:rsidRDefault="007B0442">
      <w:pPr>
        <w:pStyle w:val="TableofFigures"/>
        <w:tabs>
          <w:tab w:val="right" w:leader="dot" w:pos="9345"/>
        </w:tabs>
        <w:rPr>
          <w:del w:id="1598" w:author="Filip Dutina" w:date="2018-07-06T11:08:00Z"/>
          <w:rFonts w:asciiTheme="minorHAnsi" w:eastAsiaTheme="minorEastAsia" w:hAnsiTheme="minorHAnsi" w:cstheme="minorBidi"/>
          <w:sz w:val="22"/>
          <w:szCs w:val="22"/>
          <w:lang w:eastAsia="en-GB"/>
          <w:rPrChange w:id="1599" w:author="Aleksa Corovic" w:date="2018-08-21T12:50:00Z">
            <w:rPr>
              <w:del w:id="1600" w:author="Filip Dutina" w:date="2018-07-06T11:08:00Z"/>
              <w:rFonts w:asciiTheme="minorHAnsi" w:eastAsiaTheme="minorEastAsia" w:hAnsiTheme="minorHAnsi" w:cstheme="minorBidi"/>
              <w:noProof/>
              <w:sz w:val="22"/>
              <w:szCs w:val="22"/>
              <w:lang w:val="en-GB" w:eastAsia="en-GB"/>
            </w:rPr>
          </w:rPrChange>
        </w:rPr>
      </w:pPr>
      <w:del w:id="1601" w:author="Filip Dutina" w:date="2018-07-06T11:08:00Z">
        <w:r w:rsidRPr="00D96694" w:rsidDel="00D03B92">
          <w:rPr>
            <w:rPrChange w:id="1602" w:author="Aleksa Corovic" w:date="2018-08-21T12:50:00Z">
              <w:rPr>
                <w:noProof/>
              </w:rPr>
            </w:rPrChange>
          </w:rPr>
          <w:delText xml:space="preserve">Slika 4.1 </w:delText>
        </w:r>
        <w:r w:rsidRPr="00D96694" w:rsidDel="00D03B92">
          <w:rPr>
            <w:i/>
            <w:rPrChange w:id="1603" w:author="Aleksa Corovic" w:date="2018-08-21T12:50:00Z">
              <w:rPr>
                <w:i/>
                <w:noProof/>
              </w:rPr>
            </w:rPrChange>
          </w:rPr>
          <w:delText>GUI</w:delText>
        </w:r>
        <w:r w:rsidRPr="00D96694" w:rsidDel="00D03B92">
          <w:rPr>
            <w:rPrChange w:id="1604" w:author="Aleksa Corovic" w:date="2018-08-21T12:50:00Z">
              <w:rPr>
                <w:noProof/>
              </w:rPr>
            </w:rPrChange>
          </w:rPr>
          <w:delText xml:space="preserve"> za pokretanje </w:delText>
        </w:r>
        <w:r w:rsidRPr="00D96694" w:rsidDel="00D03B92">
          <w:rPr>
            <w:i/>
            <w:rPrChange w:id="1605" w:author="Aleksa Corovic" w:date="2018-08-21T12:50:00Z">
              <w:rPr>
                <w:i/>
                <w:noProof/>
              </w:rPr>
            </w:rPrChange>
          </w:rPr>
          <w:delText>.exe</w:delText>
        </w:r>
        <w:r w:rsidRPr="00D96694" w:rsidDel="00D03B92">
          <w:rPr>
            <w:rPrChange w:id="1606" w:author="Aleksa Corovic" w:date="2018-08-21T12:50:00Z">
              <w:rPr>
                <w:noProof/>
              </w:rPr>
            </w:rPrChange>
          </w:rPr>
          <w:delText xml:space="preserve"> datoteke klijentske strane</w:delText>
        </w:r>
        <w:r w:rsidRPr="00D96694" w:rsidDel="00D03B92">
          <w:rPr>
            <w:rPrChange w:id="1607" w:author="Aleksa Corovic" w:date="2018-08-21T12:50:00Z">
              <w:rPr>
                <w:noProof/>
              </w:rPr>
            </w:rPrChange>
          </w:rPr>
          <w:tab/>
          <w:delText>22</w:delText>
        </w:r>
      </w:del>
    </w:p>
    <w:p w14:paraId="787FCB29" w14:textId="77777777" w:rsidR="007B0442" w:rsidRPr="00D96694" w:rsidDel="00D03B92" w:rsidRDefault="007B0442">
      <w:pPr>
        <w:pStyle w:val="TableofFigures"/>
        <w:tabs>
          <w:tab w:val="right" w:leader="dot" w:pos="9345"/>
        </w:tabs>
        <w:rPr>
          <w:del w:id="1608" w:author="Filip Dutina" w:date="2018-07-06T11:08:00Z"/>
          <w:rFonts w:asciiTheme="minorHAnsi" w:eastAsiaTheme="minorEastAsia" w:hAnsiTheme="minorHAnsi" w:cstheme="minorBidi"/>
          <w:sz w:val="22"/>
          <w:szCs w:val="22"/>
          <w:lang w:eastAsia="en-GB"/>
          <w:rPrChange w:id="1609" w:author="Aleksa Corovic" w:date="2018-08-21T12:50:00Z">
            <w:rPr>
              <w:del w:id="1610" w:author="Filip Dutina" w:date="2018-07-06T11:08:00Z"/>
              <w:rFonts w:asciiTheme="minorHAnsi" w:eastAsiaTheme="minorEastAsia" w:hAnsiTheme="minorHAnsi" w:cstheme="minorBidi"/>
              <w:noProof/>
              <w:sz w:val="22"/>
              <w:szCs w:val="22"/>
              <w:lang w:val="en-GB" w:eastAsia="en-GB"/>
            </w:rPr>
          </w:rPrChange>
        </w:rPr>
      </w:pPr>
      <w:del w:id="1611" w:author="Filip Dutina" w:date="2018-07-06T11:08:00Z">
        <w:r w:rsidRPr="00D96694" w:rsidDel="00D03B92">
          <w:rPr>
            <w:rPrChange w:id="1612" w:author="Aleksa Corovic" w:date="2018-08-21T12:50:00Z">
              <w:rPr>
                <w:noProof/>
              </w:rPr>
            </w:rPrChange>
          </w:rPr>
          <w:delText>Slika 5.1 Prikaz originalnog teksta</w:delText>
        </w:r>
        <w:r w:rsidRPr="00D96694" w:rsidDel="00D03B92">
          <w:rPr>
            <w:rPrChange w:id="1613" w:author="Aleksa Corovic" w:date="2018-08-21T12:50:00Z">
              <w:rPr>
                <w:noProof/>
              </w:rPr>
            </w:rPrChange>
          </w:rPr>
          <w:tab/>
          <w:delText>23</w:delText>
        </w:r>
      </w:del>
    </w:p>
    <w:p w14:paraId="59A1D1F7" w14:textId="77777777" w:rsidR="007B0442" w:rsidRPr="00D96694" w:rsidDel="00D03B92" w:rsidRDefault="007B0442">
      <w:pPr>
        <w:pStyle w:val="TableofFigures"/>
        <w:tabs>
          <w:tab w:val="right" w:leader="dot" w:pos="9345"/>
        </w:tabs>
        <w:rPr>
          <w:del w:id="1614" w:author="Filip Dutina" w:date="2018-07-06T11:08:00Z"/>
          <w:rFonts w:asciiTheme="minorHAnsi" w:eastAsiaTheme="minorEastAsia" w:hAnsiTheme="minorHAnsi" w:cstheme="minorBidi"/>
          <w:sz w:val="22"/>
          <w:szCs w:val="22"/>
          <w:lang w:eastAsia="en-GB"/>
          <w:rPrChange w:id="1615" w:author="Aleksa Corovic" w:date="2018-08-21T12:50:00Z">
            <w:rPr>
              <w:del w:id="1616" w:author="Filip Dutina" w:date="2018-07-06T11:08:00Z"/>
              <w:rFonts w:asciiTheme="minorHAnsi" w:eastAsiaTheme="minorEastAsia" w:hAnsiTheme="minorHAnsi" w:cstheme="minorBidi"/>
              <w:noProof/>
              <w:sz w:val="22"/>
              <w:szCs w:val="22"/>
              <w:lang w:val="en-GB" w:eastAsia="en-GB"/>
            </w:rPr>
          </w:rPrChange>
        </w:rPr>
      </w:pPr>
      <w:del w:id="1617" w:author="Filip Dutina" w:date="2018-07-06T11:08:00Z">
        <w:r w:rsidRPr="00D96694" w:rsidDel="00D03B92">
          <w:rPr>
            <w:rPrChange w:id="1618" w:author="Aleksa Corovic" w:date="2018-08-21T12:50:00Z">
              <w:rPr>
                <w:noProof/>
              </w:rPr>
            </w:rPrChange>
          </w:rPr>
          <w:delText>Slika 5.2 Prikaz enkriptovanog teksta</w:delText>
        </w:r>
        <w:r w:rsidRPr="00D96694" w:rsidDel="00D03B92">
          <w:rPr>
            <w:rPrChange w:id="1619" w:author="Aleksa Corovic" w:date="2018-08-21T12:50:00Z">
              <w:rPr>
                <w:noProof/>
              </w:rPr>
            </w:rPrChange>
          </w:rPr>
          <w:tab/>
          <w:delText>24</w:delText>
        </w:r>
      </w:del>
    </w:p>
    <w:p w14:paraId="3000C421" w14:textId="77777777" w:rsidR="007B0442" w:rsidRPr="00D96694" w:rsidDel="00D03B92" w:rsidRDefault="007B0442">
      <w:pPr>
        <w:pStyle w:val="TableofFigures"/>
        <w:tabs>
          <w:tab w:val="right" w:leader="dot" w:pos="9345"/>
        </w:tabs>
        <w:rPr>
          <w:del w:id="1620" w:author="Filip Dutina" w:date="2018-07-06T11:08:00Z"/>
          <w:rFonts w:asciiTheme="minorHAnsi" w:eastAsiaTheme="minorEastAsia" w:hAnsiTheme="minorHAnsi" w:cstheme="minorBidi"/>
          <w:sz w:val="22"/>
          <w:szCs w:val="22"/>
          <w:lang w:eastAsia="en-GB"/>
          <w:rPrChange w:id="1621" w:author="Aleksa Corovic" w:date="2018-08-21T12:50:00Z">
            <w:rPr>
              <w:del w:id="1622" w:author="Filip Dutina" w:date="2018-07-06T11:08:00Z"/>
              <w:rFonts w:asciiTheme="minorHAnsi" w:eastAsiaTheme="minorEastAsia" w:hAnsiTheme="minorHAnsi" w:cstheme="minorBidi"/>
              <w:noProof/>
              <w:sz w:val="22"/>
              <w:szCs w:val="22"/>
              <w:lang w:val="en-GB" w:eastAsia="en-GB"/>
            </w:rPr>
          </w:rPrChange>
        </w:rPr>
      </w:pPr>
      <w:del w:id="1623" w:author="Filip Dutina" w:date="2018-07-06T11:08:00Z">
        <w:r w:rsidRPr="00D96694" w:rsidDel="00D03B92">
          <w:rPr>
            <w:rPrChange w:id="1624" w:author="Aleksa Corovic" w:date="2018-08-21T12:50:00Z">
              <w:rPr>
                <w:noProof/>
              </w:rPr>
            </w:rPrChange>
          </w:rPr>
          <w:delText>Slika 5.3 Razlika između enkriptovanog i originalnog teksta</w:delText>
        </w:r>
        <w:r w:rsidRPr="00D96694" w:rsidDel="00D03B92">
          <w:rPr>
            <w:rPrChange w:id="1625" w:author="Aleksa Corovic" w:date="2018-08-21T12:50:00Z">
              <w:rPr>
                <w:noProof/>
              </w:rPr>
            </w:rPrChange>
          </w:rPr>
          <w:tab/>
          <w:delText>25</w:delText>
        </w:r>
      </w:del>
    </w:p>
    <w:p w14:paraId="2870DFD6" w14:textId="77777777" w:rsidR="006A6C11" w:rsidRPr="00D96694" w:rsidRDefault="00C12DBD" w:rsidP="006A6C11">
      <w:pPr>
        <w:rPr>
          <w:rPrChange w:id="1626" w:author="Aleksa Corovic" w:date="2018-08-21T12:50:00Z">
            <w:rPr>
              <w:lang w:val="hr-HR"/>
            </w:rPr>
          </w:rPrChange>
        </w:rPr>
      </w:pPr>
      <w:r w:rsidRPr="00D96694">
        <w:rPr>
          <w:rPrChange w:id="1627" w:author="Aleksa Corovic" w:date="2018-08-21T12:50:00Z">
            <w:rPr>
              <w:lang w:val="hr-HR"/>
            </w:rPr>
          </w:rPrChange>
        </w:rPr>
        <w:fldChar w:fldCharType="end"/>
      </w:r>
    </w:p>
    <w:p w14:paraId="0D47D0EA" w14:textId="77777777" w:rsidR="006A6C11" w:rsidRPr="00D96694" w:rsidRDefault="006A6C11" w:rsidP="006A6C11">
      <w:pPr>
        <w:rPr>
          <w:rPrChange w:id="1628" w:author="Aleksa Corovic" w:date="2018-08-21T12:50:00Z">
            <w:rPr>
              <w:lang w:val="hr-HR"/>
            </w:rPr>
          </w:rPrChange>
        </w:rPr>
      </w:pPr>
    </w:p>
    <w:p w14:paraId="17264F04" w14:textId="77777777" w:rsidR="006A6C11" w:rsidRPr="00D96694" w:rsidRDefault="006A6C11" w:rsidP="006A6C11">
      <w:pPr>
        <w:rPr>
          <w:rPrChange w:id="1629" w:author="Aleksa Corovic" w:date="2018-08-21T12:50:00Z">
            <w:rPr>
              <w:lang w:val="hr-HR"/>
            </w:rPr>
          </w:rPrChange>
        </w:rPr>
      </w:pPr>
    </w:p>
    <w:p w14:paraId="33B21429" w14:textId="77777777" w:rsidR="006A6C11" w:rsidRPr="00D96694" w:rsidRDefault="006A6C11" w:rsidP="006A6C11">
      <w:pPr>
        <w:rPr>
          <w:rPrChange w:id="1630" w:author="Aleksa Corovic" w:date="2018-08-21T12:50:00Z">
            <w:rPr>
              <w:lang w:val="hr-HR"/>
            </w:rPr>
          </w:rPrChange>
        </w:rPr>
      </w:pPr>
    </w:p>
    <w:p w14:paraId="51BC3C37" w14:textId="77777777" w:rsidR="00A73B40" w:rsidRPr="00D96694" w:rsidRDefault="00A73B40" w:rsidP="006A6C11">
      <w:pPr>
        <w:rPr>
          <w:rPrChange w:id="1631" w:author="Aleksa Corovic" w:date="2018-08-21T12:50:00Z">
            <w:rPr>
              <w:lang w:val="hr-HR"/>
            </w:rPr>
          </w:rPrChange>
        </w:rPr>
        <w:sectPr w:rsidR="00A73B40" w:rsidRPr="00D96694" w:rsidSect="0037042F">
          <w:headerReference w:type="default" r:id="rId22"/>
          <w:footerReference w:type="default" r:id="rId23"/>
          <w:pgSz w:w="11907" w:h="16840" w:code="9"/>
          <w:pgMar w:top="1134" w:right="851" w:bottom="1134" w:left="1701" w:header="567" w:footer="567" w:gutter="0"/>
          <w:pgNumType w:fmt="upperRoman"/>
          <w:cols w:space="720"/>
        </w:sectPr>
      </w:pPr>
    </w:p>
    <w:p w14:paraId="3D5EE338" w14:textId="77777777" w:rsidR="00A73B40" w:rsidRPr="00D96694" w:rsidRDefault="00A73B40" w:rsidP="00A73B40">
      <w:pPr>
        <w:spacing w:before="4000"/>
        <w:ind w:firstLine="0"/>
        <w:jc w:val="left"/>
        <w:rPr>
          <w:rFonts w:ascii="Tahoma" w:hAnsi="Tahoma" w:cs="Tahoma"/>
          <w:b/>
          <w:bCs/>
          <w:smallCaps/>
          <w:sz w:val="32"/>
          <w:rPrChange w:id="1632"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33" w:author="Aleksa Corovic" w:date="2018-08-21T12:50:00Z">
            <w:rPr>
              <w:rFonts w:ascii="Tahoma" w:hAnsi="Tahoma" w:cs="Tahoma"/>
              <w:b/>
              <w:bCs/>
              <w:smallCaps/>
              <w:sz w:val="32"/>
              <w:lang w:val="sr-Latn-CS"/>
            </w:rPr>
          </w:rPrChange>
        </w:rPr>
        <w:t>pisak tabela</w:t>
      </w:r>
    </w:p>
    <w:p w14:paraId="7C3FC1FE" w14:textId="77777777" w:rsidR="00A73B40" w:rsidRPr="00D96694" w:rsidRDefault="00A73B40" w:rsidP="00A73B40">
      <w:pPr>
        <w:rPr>
          <w:rPrChange w:id="1634" w:author="Aleksa Corovic" w:date="2018-08-21T12:50:00Z">
            <w:rPr>
              <w:lang w:val="sl-SI"/>
            </w:rPr>
          </w:rPrChange>
        </w:rPr>
      </w:pPr>
    </w:p>
    <w:p w14:paraId="350227A2" w14:textId="77777777" w:rsidR="009301CE" w:rsidRPr="00D96694" w:rsidRDefault="00A73B40">
      <w:pPr>
        <w:pStyle w:val="TableofFigures"/>
        <w:tabs>
          <w:tab w:val="right" w:leader="dot" w:pos="9345"/>
        </w:tabs>
        <w:rPr>
          <w:rFonts w:asciiTheme="minorHAnsi" w:eastAsiaTheme="minorEastAsia" w:hAnsiTheme="minorHAnsi" w:cstheme="minorBidi"/>
          <w:sz w:val="22"/>
          <w:szCs w:val="22"/>
          <w:rPrChange w:id="1635" w:author="Aleksa Corovic" w:date="2018-08-21T12:50:00Z">
            <w:rPr>
              <w:rFonts w:asciiTheme="minorHAnsi" w:eastAsiaTheme="minorEastAsia" w:hAnsiTheme="minorHAnsi" w:cstheme="minorBidi"/>
              <w:noProof/>
              <w:sz w:val="22"/>
              <w:szCs w:val="22"/>
            </w:rPr>
          </w:rPrChange>
        </w:rPr>
      </w:pPr>
      <w:r w:rsidRPr="00D96694">
        <w:rPr>
          <w:rPrChange w:id="1636" w:author="Aleksa Corovic" w:date="2018-08-21T12:50:00Z">
            <w:rPr>
              <w:lang w:val="hr-HR"/>
            </w:rPr>
          </w:rPrChange>
        </w:rPr>
        <w:fldChar w:fldCharType="begin"/>
      </w:r>
      <w:r w:rsidRPr="00D96694">
        <w:rPr>
          <w:rPrChange w:id="1637" w:author="Aleksa Corovic" w:date="2018-08-21T12:50:00Z">
            <w:rPr>
              <w:lang w:val="hr-HR"/>
            </w:rPr>
          </w:rPrChange>
        </w:rPr>
        <w:instrText xml:space="preserve"> TOC \c "Tabela" </w:instrText>
      </w:r>
      <w:r w:rsidRPr="00D96694">
        <w:rPr>
          <w:rPrChange w:id="1638" w:author="Aleksa Corovic" w:date="2018-08-21T12:50:00Z">
            <w:rPr>
              <w:lang w:val="hr-HR"/>
            </w:rPr>
          </w:rPrChange>
        </w:rPr>
        <w:fldChar w:fldCharType="separate"/>
      </w:r>
      <w:r w:rsidR="009301CE" w:rsidRPr="00D96694">
        <w:rPr>
          <w:rPrChange w:id="1639" w:author="Aleksa Corovic" w:date="2018-08-21T12:50:00Z">
            <w:rPr>
              <w:noProof/>
            </w:rPr>
          </w:rPrChange>
        </w:rPr>
        <w:t>Tabela 4.1 Funkcije na klijentskoj strani</w:t>
      </w:r>
      <w:r w:rsidR="009301CE" w:rsidRPr="00D96694">
        <w:rPr>
          <w:rPrChange w:id="1640" w:author="Aleksa Corovic" w:date="2018-08-21T12:50:00Z">
            <w:rPr>
              <w:noProof/>
            </w:rPr>
          </w:rPrChange>
        </w:rPr>
        <w:tab/>
      </w:r>
      <w:r w:rsidR="009301CE" w:rsidRPr="00D96694">
        <w:rPr>
          <w:rPrChange w:id="1641" w:author="Aleksa Corovic" w:date="2018-08-21T12:50:00Z">
            <w:rPr>
              <w:noProof/>
            </w:rPr>
          </w:rPrChange>
        </w:rPr>
        <w:fldChar w:fldCharType="begin"/>
      </w:r>
      <w:r w:rsidR="009301CE" w:rsidRPr="00D96694">
        <w:rPr>
          <w:rPrChange w:id="1642" w:author="Aleksa Corovic" w:date="2018-08-21T12:50:00Z">
            <w:rPr>
              <w:noProof/>
            </w:rPr>
          </w:rPrChange>
        </w:rPr>
        <w:instrText xml:space="preserve"> PAGEREF _Toc517776094 \h </w:instrText>
      </w:r>
      <w:r w:rsidR="009301CE" w:rsidRPr="00D96694">
        <w:rPr>
          <w:rPrChange w:id="1643" w:author="Aleksa Corovic" w:date="2018-08-21T12:50:00Z">
            <w:rPr/>
          </w:rPrChange>
        </w:rPr>
      </w:r>
      <w:r w:rsidR="009301CE" w:rsidRPr="00D96694">
        <w:rPr>
          <w:rPrChange w:id="1644" w:author="Aleksa Corovic" w:date="2018-08-21T12:50:00Z">
            <w:rPr>
              <w:noProof/>
            </w:rPr>
          </w:rPrChange>
        </w:rPr>
        <w:fldChar w:fldCharType="separate"/>
      </w:r>
      <w:r w:rsidR="009301CE" w:rsidRPr="00D96694">
        <w:rPr>
          <w:rPrChange w:id="1645" w:author="Aleksa Corovic" w:date="2018-08-21T12:50:00Z">
            <w:rPr>
              <w:noProof/>
            </w:rPr>
          </w:rPrChange>
        </w:rPr>
        <w:t>17</w:t>
      </w:r>
      <w:r w:rsidR="009301CE" w:rsidRPr="00D96694">
        <w:rPr>
          <w:rPrChange w:id="1646" w:author="Aleksa Corovic" w:date="2018-08-21T12:50:00Z">
            <w:rPr>
              <w:noProof/>
            </w:rPr>
          </w:rPrChange>
        </w:rPr>
        <w:fldChar w:fldCharType="end"/>
      </w:r>
    </w:p>
    <w:p w14:paraId="2EB73D28" w14:textId="77777777" w:rsidR="009301CE" w:rsidRPr="00D96694" w:rsidRDefault="009301CE">
      <w:pPr>
        <w:pStyle w:val="TableofFigures"/>
        <w:tabs>
          <w:tab w:val="right" w:leader="dot" w:pos="9345"/>
        </w:tabs>
        <w:rPr>
          <w:rFonts w:asciiTheme="minorHAnsi" w:eastAsiaTheme="minorEastAsia" w:hAnsiTheme="minorHAnsi" w:cstheme="minorBidi"/>
          <w:sz w:val="22"/>
          <w:szCs w:val="22"/>
          <w:rPrChange w:id="1647" w:author="Aleksa Corovic" w:date="2018-08-21T12:50:00Z">
            <w:rPr>
              <w:rFonts w:asciiTheme="minorHAnsi" w:eastAsiaTheme="minorEastAsia" w:hAnsiTheme="minorHAnsi" w:cstheme="minorBidi"/>
              <w:noProof/>
              <w:sz w:val="22"/>
              <w:szCs w:val="22"/>
            </w:rPr>
          </w:rPrChange>
        </w:rPr>
      </w:pPr>
      <w:r w:rsidRPr="00D96694">
        <w:rPr>
          <w:rPrChange w:id="1648" w:author="Aleksa Corovic" w:date="2018-08-21T12:50:00Z">
            <w:rPr>
              <w:noProof/>
            </w:rPr>
          </w:rPrChange>
        </w:rPr>
        <w:t>Tabela 4.2 Funkcije na serverskoj strani</w:t>
      </w:r>
      <w:r w:rsidRPr="00D96694">
        <w:rPr>
          <w:rPrChange w:id="1649" w:author="Aleksa Corovic" w:date="2018-08-21T12:50:00Z">
            <w:rPr>
              <w:noProof/>
            </w:rPr>
          </w:rPrChange>
        </w:rPr>
        <w:tab/>
      </w:r>
      <w:r w:rsidRPr="00D96694">
        <w:rPr>
          <w:rPrChange w:id="1650" w:author="Aleksa Corovic" w:date="2018-08-21T12:50:00Z">
            <w:rPr>
              <w:noProof/>
            </w:rPr>
          </w:rPrChange>
        </w:rPr>
        <w:fldChar w:fldCharType="begin"/>
      </w:r>
      <w:r w:rsidRPr="00D96694">
        <w:rPr>
          <w:rPrChange w:id="1651" w:author="Aleksa Corovic" w:date="2018-08-21T12:50:00Z">
            <w:rPr>
              <w:noProof/>
            </w:rPr>
          </w:rPrChange>
        </w:rPr>
        <w:instrText xml:space="preserve"> PAGEREF _Toc517776095 \h </w:instrText>
      </w:r>
      <w:r w:rsidRPr="00D96694">
        <w:rPr>
          <w:rPrChange w:id="1652" w:author="Aleksa Corovic" w:date="2018-08-21T12:50:00Z">
            <w:rPr/>
          </w:rPrChange>
        </w:rPr>
      </w:r>
      <w:r w:rsidRPr="00D96694">
        <w:rPr>
          <w:rPrChange w:id="1653" w:author="Aleksa Corovic" w:date="2018-08-21T12:50:00Z">
            <w:rPr>
              <w:noProof/>
            </w:rPr>
          </w:rPrChange>
        </w:rPr>
        <w:fldChar w:fldCharType="separate"/>
      </w:r>
      <w:r w:rsidRPr="00D96694">
        <w:rPr>
          <w:rPrChange w:id="1654" w:author="Aleksa Corovic" w:date="2018-08-21T12:50:00Z">
            <w:rPr>
              <w:noProof/>
            </w:rPr>
          </w:rPrChange>
        </w:rPr>
        <w:t>20</w:t>
      </w:r>
      <w:r w:rsidRPr="00D96694">
        <w:rPr>
          <w:rPrChange w:id="1655" w:author="Aleksa Corovic" w:date="2018-08-21T12:50:00Z">
            <w:rPr>
              <w:noProof/>
            </w:rPr>
          </w:rPrChange>
        </w:rPr>
        <w:fldChar w:fldCharType="end"/>
      </w:r>
    </w:p>
    <w:p w14:paraId="46B1F010" w14:textId="77777777" w:rsidR="00A73B40" w:rsidRPr="00D96694" w:rsidRDefault="00A73B40" w:rsidP="00A73B40">
      <w:pPr>
        <w:rPr>
          <w:rPrChange w:id="1656" w:author="Aleksa Corovic" w:date="2018-08-21T12:50:00Z">
            <w:rPr>
              <w:lang w:val="hr-HR"/>
            </w:rPr>
          </w:rPrChange>
        </w:rPr>
      </w:pPr>
      <w:r w:rsidRPr="00D96694">
        <w:rPr>
          <w:rPrChange w:id="1657" w:author="Aleksa Corovic" w:date="2018-08-21T12:50:00Z">
            <w:rPr>
              <w:lang w:val="hr-HR"/>
            </w:rPr>
          </w:rPrChange>
        </w:rPr>
        <w:fldChar w:fldCharType="end"/>
      </w:r>
    </w:p>
    <w:p w14:paraId="3353690F" w14:textId="77777777" w:rsidR="00A73B40" w:rsidRPr="00D96694" w:rsidRDefault="00A73B40" w:rsidP="00A73B40">
      <w:pPr>
        <w:rPr>
          <w:rPrChange w:id="1658" w:author="Aleksa Corovic" w:date="2018-08-21T12:50:00Z">
            <w:rPr>
              <w:lang w:val="hr-HR"/>
            </w:rPr>
          </w:rPrChange>
        </w:rPr>
      </w:pPr>
    </w:p>
    <w:p w14:paraId="21F236B9" w14:textId="77777777" w:rsidR="006A6C11" w:rsidRPr="00D96694" w:rsidRDefault="006A6C11" w:rsidP="006A6C11">
      <w:pPr>
        <w:rPr>
          <w:rPrChange w:id="1659" w:author="Aleksa Corovic" w:date="2018-08-21T12:50:00Z">
            <w:rPr>
              <w:lang w:val="hr-HR"/>
            </w:rPr>
          </w:rPrChange>
        </w:rPr>
      </w:pPr>
    </w:p>
    <w:p w14:paraId="642A1B9D" w14:textId="77777777" w:rsidR="00A73B40" w:rsidRPr="00D96694" w:rsidRDefault="00A73B40" w:rsidP="006A6C11">
      <w:pPr>
        <w:rPr>
          <w:rPrChange w:id="1660" w:author="Aleksa Corovic" w:date="2018-08-21T12:50:00Z">
            <w:rPr>
              <w:lang w:val="hr-HR"/>
            </w:rPr>
          </w:rPrChange>
        </w:rPr>
      </w:pPr>
    </w:p>
    <w:p w14:paraId="3E725005" w14:textId="77777777" w:rsidR="00A73B40" w:rsidRPr="00D96694" w:rsidRDefault="00A73B40" w:rsidP="006A6C11">
      <w:pPr>
        <w:rPr>
          <w:rPrChange w:id="1661" w:author="Aleksa Corovic" w:date="2018-08-21T12:50:00Z">
            <w:rPr>
              <w:lang w:val="hr-HR"/>
            </w:rPr>
          </w:rPrChange>
        </w:rPr>
        <w:sectPr w:rsidR="00A73B40" w:rsidRPr="00D96694" w:rsidSect="0037042F">
          <w:headerReference w:type="default" r:id="rId24"/>
          <w:pgSz w:w="11907" w:h="16840" w:code="9"/>
          <w:pgMar w:top="1134" w:right="851" w:bottom="1134" w:left="1701" w:header="567" w:footer="567" w:gutter="0"/>
          <w:pgNumType w:fmt="upperRoman"/>
          <w:cols w:space="720"/>
        </w:sectPr>
      </w:pPr>
    </w:p>
    <w:p w14:paraId="42749E91" w14:textId="77777777" w:rsidR="00094BF2" w:rsidRPr="00D96694" w:rsidRDefault="00094BF2" w:rsidP="00094BF2">
      <w:pPr>
        <w:spacing w:before="4000"/>
        <w:ind w:firstLine="0"/>
        <w:jc w:val="left"/>
        <w:rPr>
          <w:rFonts w:ascii="Tahoma" w:hAnsi="Tahoma" w:cs="Tahoma"/>
          <w:b/>
          <w:bCs/>
          <w:smallCaps/>
          <w:sz w:val="32"/>
          <w:rPrChange w:id="1662"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663" w:author="Aleksa Corovic" w:date="2018-08-21T12:50:00Z">
            <w:rPr>
              <w:rFonts w:ascii="Tahoma" w:hAnsi="Tahoma" w:cs="Tahoma"/>
              <w:b/>
              <w:bCs/>
              <w:smallCaps/>
              <w:sz w:val="32"/>
              <w:lang w:val="sr-Latn-CS"/>
            </w:rPr>
          </w:rPrChange>
        </w:rPr>
        <w:t>kraćenice</w:t>
      </w:r>
    </w:p>
    <w:p w14:paraId="0EF3F6D9" w14:textId="77777777" w:rsidR="00094BF2" w:rsidRPr="00D96694" w:rsidRDefault="00094BF2" w:rsidP="00E94837">
      <w:pPr>
        <w:ind w:firstLine="0"/>
        <w:rPr>
          <w:rPrChange w:id="1664" w:author="Aleksa Corovic" w:date="2018-08-21T12:50:00Z">
            <w:rPr>
              <w:lang w:val="sl-SI"/>
            </w:rPr>
          </w:rPrChange>
        </w:rPr>
      </w:pPr>
    </w:p>
    <w:p w14:paraId="405191F6" w14:textId="77777777" w:rsidR="003D77B6" w:rsidRPr="00D96694" w:rsidRDefault="003D77B6">
      <w:pPr>
        <w:rPr>
          <w:b/>
          <w:rPrChange w:id="1665" w:author="Aleksa Corovic" w:date="2018-08-21T12:50:00Z">
            <w:rPr>
              <w:b/>
              <w:lang w:val="hr-HR"/>
            </w:rPr>
          </w:rPrChange>
        </w:rPr>
      </w:pPr>
      <w:r w:rsidRPr="00D96694">
        <w:rPr>
          <w:b/>
        </w:rPr>
        <w:t>SoC</w:t>
      </w:r>
      <w:r w:rsidRPr="00D96694">
        <w:tab/>
      </w:r>
      <w:r w:rsidRPr="00D96694">
        <w:tab/>
        <w:t xml:space="preserve">- </w:t>
      </w:r>
      <w:r w:rsidRPr="00D96694">
        <w:rPr>
          <w:i/>
        </w:rPr>
        <w:t>System on a Chip</w:t>
      </w:r>
      <w:r w:rsidRPr="00D96694">
        <w:t>, integisano</w:t>
      </w:r>
      <w:r w:rsidRPr="00D96694">
        <w:rPr>
          <w:i/>
        </w:rPr>
        <w:t xml:space="preserve"> </w:t>
      </w:r>
      <w:r w:rsidRPr="00D96694">
        <w:t>kolo koje sadrži sve elektronske komponente nekog elektronskog sistema na jednom čipu</w:t>
      </w:r>
    </w:p>
    <w:p w14:paraId="14596DE0" w14:textId="77777777" w:rsidR="00094BF2" w:rsidRPr="00D96694" w:rsidRDefault="00E94837">
      <w:pPr>
        <w:rPr>
          <w:rPrChange w:id="1666" w:author="Aleksa Corovic" w:date="2018-08-21T12:50:00Z">
            <w:rPr>
              <w:lang w:val="hr-HR"/>
            </w:rPr>
          </w:rPrChange>
        </w:rPr>
      </w:pPr>
      <w:r w:rsidRPr="00D96694">
        <w:rPr>
          <w:b/>
          <w:rPrChange w:id="1667" w:author="Aleksa Corovic" w:date="2018-08-21T12:50:00Z">
            <w:rPr>
              <w:b/>
              <w:lang w:val="hr-HR"/>
            </w:rPr>
          </w:rPrChange>
        </w:rPr>
        <w:t>TCP</w:t>
      </w:r>
      <w:r w:rsidR="003D77B6" w:rsidRPr="00D96694">
        <w:rPr>
          <w:rPrChange w:id="1668" w:author="Aleksa Corovic" w:date="2018-08-21T12:50:00Z">
            <w:rPr>
              <w:lang w:val="hr-HR"/>
            </w:rPr>
          </w:rPrChange>
        </w:rPr>
        <w:tab/>
      </w:r>
      <w:r w:rsidR="003D77B6" w:rsidRPr="00D96694">
        <w:rPr>
          <w:rPrChange w:id="1669" w:author="Aleksa Corovic" w:date="2018-08-21T12:50:00Z">
            <w:rPr>
              <w:lang w:val="hr-HR"/>
            </w:rPr>
          </w:rPrChange>
        </w:rPr>
        <w:tab/>
      </w:r>
      <w:r w:rsidRPr="00D96694">
        <w:rPr>
          <w:rPrChange w:id="1670" w:author="Aleksa Corovic" w:date="2018-08-21T12:50:00Z">
            <w:rPr>
              <w:lang w:val="hr-HR"/>
            </w:rPr>
          </w:rPrChange>
        </w:rPr>
        <w:t xml:space="preserve">- </w:t>
      </w:r>
      <w:r w:rsidRPr="00D96694">
        <w:rPr>
          <w:i/>
          <w:rPrChange w:id="1671" w:author="Aleksa Corovic" w:date="2018-08-21T12:50:00Z">
            <w:rPr>
              <w:i/>
              <w:lang w:val="hr-HR"/>
            </w:rPr>
          </w:rPrChange>
        </w:rPr>
        <w:t>Transmission Control Protocol</w:t>
      </w:r>
      <w:r w:rsidRPr="00D96694">
        <w:rPr>
          <w:rPrChange w:id="1672" w:author="Aleksa Corovic" w:date="2018-08-21T12:50:00Z">
            <w:rPr>
              <w:lang w:val="hr-HR"/>
            </w:rPr>
          </w:rPrChange>
        </w:rPr>
        <w:t>, mrežni protokol</w:t>
      </w:r>
    </w:p>
    <w:p w14:paraId="45D8E63E" w14:textId="77777777" w:rsidR="00600197" w:rsidRPr="00D96694" w:rsidRDefault="00600197">
      <w:pPr>
        <w:rPr>
          <w:rPrChange w:id="1673" w:author="Aleksa Corovic" w:date="2018-08-21T12:50:00Z">
            <w:rPr>
              <w:lang w:val="hr-HR"/>
            </w:rPr>
          </w:rPrChange>
        </w:rPr>
      </w:pPr>
      <w:r w:rsidRPr="00D96694">
        <w:rPr>
          <w:b/>
          <w:rPrChange w:id="1674" w:author="Aleksa Corovic" w:date="2018-08-21T12:50:00Z">
            <w:rPr>
              <w:b/>
              <w:lang w:val="hr-HR"/>
            </w:rPr>
          </w:rPrChange>
        </w:rPr>
        <w:t>I</w:t>
      </w:r>
      <w:r w:rsidR="00DA7401" w:rsidRPr="00D96694">
        <w:rPr>
          <w:b/>
          <w:rPrChange w:id="1675" w:author="Aleksa Corovic" w:date="2018-08-21T12:50:00Z">
            <w:rPr>
              <w:b/>
              <w:lang w:val="hr-HR"/>
            </w:rPr>
          </w:rPrChange>
        </w:rPr>
        <w:t>P</w:t>
      </w:r>
      <w:r w:rsidRPr="00D96694">
        <w:rPr>
          <w:b/>
          <w:rPrChange w:id="1676" w:author="Aleksa Corovic" w:date="2018-08-21T12:50:00Z">
            <w:rPr>
              <w:b/>
              <w:lang w:val="hr-HR"/>
            </w:rPr>
          </w:rPrChange>
        </w:rPr>
        <w:t>v6</w:t>
      </w:r>
      <w:r w:rsidR="003D77B6" w:rsidRPr="00D96694">
        <w:rPr>
          <w:b/>
          <w:rPrChange w:id="1677" w:author="Aleksa Corovic" w:date="2018-08-21T12:50:00Z">
            <w:rPr>
              <w:b/>
              <w:lang w:val="hr-HR"/>
            </w:rPr>
          </w:rPrChange>
        </w:rPr>
        <w:tab/>
      </w:r>
      <w:r w:rsidR="003D77B6" w:rsidRPr="00D96694">
        <w:rPr>
          <w:b/>
          <w:rPrChange w:id="1678" w:author="Aleksa Corovic" w:date="2018-08-21T12:50:00Z">
            <w:rPr>
              <w:b/>
              <w:lang w:val="hr-HR"/>
            </w:rPr>
          </w:rPrChange>
        </w:rPr>
        <w:tab/>
      </w:r>
      <w:r w:rsidRPr="00D96694">
        <w:rPr>
          <w:b/>
          <w:rPrChange w:id="1679" w:author="Aleksa Corovic" w:date="2018-08-21T12:50:00Z">
            <w:rPr>
              <w:b/>
              <w:lang w:val="hr-HR"/>
            </w:rPr>
          </w:rPrChange>
        </w:rPr>
        <w:t xml:space="preserve">- </w:t>
      </w:r>
      <w:r w:rsidRPr="00D96694">
        <w:rPr>
          <w:i/>
          <w:rPrChange w:id="1680" w:author="Aleksa Corovic" w:date="2018-08-21T12:50:00Z">
            <w:rPr>
              <w:i/>
              <w:lang w:val="hr-HR"/>
            </w:rPr>
          </w:rPrChange>
        </w:rPr>
        <w:t>Internet Protocol Version 6,</w:t>
      </w:r>
      <w:r w:rsidR="00CB2DF5" w:rsidRPr="00D96694">
        <w:rPr>
          <w:i/>
          <w:rPrChange w:id="1681" w:author="Aleksa Corovic" w:date="2018-08-21T12:50:00Z">
            <w:rPr>
              <w:i/>
              <w:lang w:val="hr-HR"/>
            </w:rPr>
          </w:rPrChange>
        </w:rPr>
        <w:t xml:space="preserve"> </w:t>
      </w:r>
      <w:r w:rsidR="00CB2DF5" w:rsidRPr="00D96694">
        <w:rPr>
          <w:rPrChange w:id="1682" w:author="Aleksa Corovic" w:date="2018-08-21T12:50:00Z">
            <w:rPr>
              <w:lang w:val="hr-HR"/>
            </w:rPr>
          </w:rPrChange>
        </w:rPr>
        <w:t>šesta revizija Internet Protokola</w:t>
      </w:r>
    </w:p>
    <w:p w14:paraId="2D05B762" w14:textId="41CFAA62" w:rsidR="006F00DA" w:rsidRPr="00D96694" w:rsidRDefault="006F00DA">
      <w:pPr>
        <w:rPr>
          <w:rPrChange w:id="1683" w:author="Aleksa Corovic" w:date="2018-08-21T12:50:00Z">
            <w:rPr>
              <w:lang w:val="hr-HR"/>
            </w:rPr>
          </w:rPrChange>
        </w:rPr>
      </w:pPr>
      <w:r w:rsidRPr="00D96694">
        <w:rPr>
          <w:b/>
          <w:rPrChange w:id="1684" w:author="Aleksa Corovic" w:date="2018-08-21T12:50:00Z">
            <w:rPr>
              <w:b/>
              <w:lang w:val="hr-HR"/>
            </w:rPr>
          </w:rPrChange>
        </w:rPr>
        <w:t>RSA</w:t>
      </w:r>
      <w:r w:rsidR="003D77B6" w:rsidRPr="00D96694">
        <w:rPr>
          <w:b/>
          <w:rPrChange w:id="1685" w:author="Aleksa Corovic" w:date="2018-08-21T12:50:00Z">
            <w:rPr>
              <w:b/>
              <w:lang w:val="hr-HR"/>
            </w:rPr>
          </w:rPrChange>
        </w:rPr>
        <w:tab/>
      </w:r>
      <w:r w:rsidR="003D77B6" w:rsidRPr="00D96694">
        <w:rPr>
          <w:b/>
          <w:rPrChange w:id="1686" w:author="Aleksa Corovic" w:date="2018-08-21T12:50:00Z">
            <w:rPr>
              <w:b/>
              <w:lang w:val="hr-HR"/>
            </w:rPr>
          </w:rPrChange>
        </w:rPr>
        <w:tab/>
      </w:r>
      <w:r w:rsidRPr="00D96694">
        <w:rPr>
          <w:b/>
          <w:rPrChange w:id="1687" w:author="Aleksa Corovic" w:date="2018-08-21T12:50:00Z">
            <w:rPr>
              <w:b/>
              <w:lang w:val="hr-HR"/>
            </w:rPr>
          </w:rPrChange>
        </w:rPr>
        <w:t>-</w:t>
      </w:r>
      <w:r w:rsidR="000F4308" w:rsidRPr="00D96694">
        <w:rPr>
          <w:b/>
          <w:rPrChange w:id="1688" w:author="Aleksa Corovic" w:date="2018-08-21T12:50:00Z">
            <w:rPr>
              <w:b/>
              <w:lang w:val="hr-HR"/>
            </w:rPr>
          </w:rPrChange>
        </w:rPr>
        <w:t xml:space="preserve"> </w:t>
      </w:r>
      <w:r w:rsidRPr="00D96694">
        <w:rPr>
          <w:i/>
          <w:rPrChange w:id="1689" w:author="Aleksa Corovic" w:date="2018-08-21T12:50:00Z">
            <w:rPr>
              <w:i/>
              <w:lang w:val="hr-HR"/>
            </w:rPr>
          </w:rPrChange>
        </w:rPr>
        <w:t>Rivest</w:t>
      </w:r>
      <w:del w:id="1690" w:author="Filip Dutina" w:date="2018-08-15T11:21:00Z">
        <w:r w:rsidRPr="00D96694" w:rsidDel="004126FA">
          <w:rPr>
            <w:i/>
            <w:rPrChange w:id="1691" w:author="Aleksa Corovic" w:date="2018-08-21T12:50:00Z">
              <w:rPr>
                <w:i/>
                <w:lang w:val="hr-HR"/>
              </w:rPr>
            </w:rPrChange>
          </w:rPr>
          <w:delText xml:space="preserve"> </w:delText>
        </w:r>
      </w:del>
      <w:ins w:id="1692" w:author="Filip Dutina" w:date="2018-08-15T11:20:00Z">
        <w:r w:rsidR="00A97320" w:rsidRPr="00D96694">
          <w:rPr>
            <w:i/>
            <w:rPrChange w:id="1693" w:author="Aleksa Corovic" w:date="2018-08-21T12:50:00Z">
              <w:rPr>
                <w:i/>
                <w:lang w:val="hr-HR"/>
              </w:rPr>
            </w:rPrChange>
          </w:rPr>
          <w:t>-</w:t>
        </w:r>
      </w:ins>
      <w:del w:id="1694" w:author="Filip Dutina" w:date="2018-08-15T11:20:00Z">
        <w:r w:rsidRPr="00D96694" w:rsidDel="00A97320">
          <w:rPr>
            <w:i/>
            <w:rPrChange w:id="1695" w:author="Aleksa Corovic" w:date="2018-08-21T12:50:00Z">
              <w:rPr>
                <w:i/>
                <w:lang w:val="hr-HR"/>
              </w:rPr>
            </w:rPrChange>
          </w:rPr>
          <w:delText>–</w:delText>
        </w:r>
      </w:del>
      <w:del w:id="1696" w:author="Filip Dutina" w:date="2018-08-15T11:21:00Z">
        <w:r w:rsidRPr="00D96694" w:rsidDel="004126FA">
          <w:rPr>
            <w:i/>
            <w:rPrChange w:id="1697" w:author="Aleksa Corovic" w:date="2018-08-21T12:50:00Z">
              <w:rPr>
                <w:i/>
                <w:lang w:val="hr-HR"/>
              </w:rPr>
            </w:rPrChange>
          </w:rPr>
          <w:delText xml:space="preserve"> </w:delText>
        </w:r>
      </w:del>
      <w:r w:rsidRPr="00D96694">
        <w:rPr>
          <w:i/>
          <w:rPrChange w:id="1698" w:author="Aleksa Corovic" w:date="2018-08-21T12:50:00Z">
            <w:rPr>
              <w:i/>
              <w:lang w:val="hr-HR"/>
            </w:rPr>
          </w:rPrChange>
        </w:rPr>
        <w:t>Shamir</w:t>
      </w:r>
      <w:del w:id="1699" w:author="Filip Dutina" w:date="2018-08-15T11:21:00Z">
        <w:r w:rsidRPr="00D96694" w:rsidDel="004126FA">
          <w:rPr>
            <w:i/>
            <w:rPrChange w:id="1700" w:author="Aleksa Corovic" w:date="2018-08-21T12:50:00Z">
              <w:rPr>
                <w:i/>
                <w:lang w:val="hr-HR"/>
              </w:rPr>
            </w:rPrChange>
          </w:rPr>
          <w:delText xml:space="preserve"> </w:delText>
        </w:r>
      </w:del>
      <w:ins w:id="1701" w:author="Filip Dutina" w:date="2018-08-15T11:20:00Z">
        <w:r w:rsidR="00A97320" w:rsidRPr="00D96694">
          <w:rPr>
            <w:i/>
            <w:rPrChange w:id="1702" w:author="Aleksa Corovic" w:date="2018-08-21T12:50:00Z">
              <w:rPr>
                <w:i/>
                <w:lang w:val="hr-HR"/>
              </w:rPr>
            </w:rPrChange>
          </w:rPr>
          <w:t>-</w:t>
        </w:r>
      </w:ins>
      <w:del w:id="1703" w:author="Filip Dutina" w:date="2018-08-15T11:20:00Z">
        <w:r w:rsidRPr="00D96694" w:rsidDel="00A97320">
          <w:rPr>
            <w:i/>
            <w:rPrChange w:id="1704" w:author="Aleksa Corovic" w:date="2018-08-21T12:50:00Z">
              <w:rPr>
                <w:i/>
                <w:lang w:val="hr-HR"/>
              </w:rPr>
            </w:rPrChange>
          </w:rPr>
          <w:delText>–</w:delText>
        </w:r>
      </w:del>
      <w:del w:id="1705" w:author="Filip Dutina" w:date="2018-08-15T11:21:00Z">
        <w:r w:rsidRPr="00D96694" w:rsidDel="004126FA">
          <w:rPr>
            <w:i/>
            <w:rPrChange w:id="1706" w:author="Aleksa Corovic" w:date="2018-08-21T12:50:00Z">
              <w:rPr>
                <w:i/>
                <w:lang w:val="hr-HR"/>
              </w:rPr>
            </w:rPrChange>
          </w:rPr>
          <w:delText xml:space="preserve"> </w:delText>
        </w:r>
      </w:del>
      <w:r w:rsidRPr="00D96694">
        <w:rPr>
          <w:i/>
          <w:rPrChange w:id="1707" w:author="Aleksa Corovic" w:date="2018-08-21T12:50:00Z">
            <w:rPr>
              <w:i/>
              <w:lang w:val="hr-HR"/>
            </w:rPr>
          </w:rPrChange>
        </w:rPr>
        <w:t>Adleman algorithm</w:t>
      </w:r>
      <w:r w:rsidRPr="00D96694">
        <w:rPr>
          <w:rPrChange w:id="1708" w:author="Aleksa Corovic" w:date="2018-08-21T12:50:00Z">
            <w:rPr>
              <w:lang w:val="hr-HR"/>
            </w:rPr>
          </w:rPrChange>
        </w:rPr>
        <w:t>, algoritam asimetrične enkripcije</w:t>
      </w:r>
    </w:p>
    <w:p w14:paraId="4F5902CB" w14:textId="77777777" w:rsidR="00B42778" w:rsidRPr="00D96694" w:rsidRDefault="00B42778">
      <w:pPr>
        <w:rPr>
          <w:bCs/>
          <w:color w:val="222222"/>
          <w:szCs w:val="24"/>
          <w:shd w:val="clear" w:color="auto" w:fill="FFFFFF"/>
        </w:rPr>
      </w:pPr>
      <w:r w:rsidRPr="00D96694">
        <w:rPr>
          <w:b/>
          <w:rPrChange w:id="1709" w:author="Aleksa Corovic" w:date="2018-08-21T12:50:00Z">
            <w:rPr>
              <w:b/>
              <w:lang w:val="hr-HR"/>
            </w:rPr>
          </w:rPrChange>
        </w:rPr>
        <w:t>MIT</w:t>
      </w:r>
      <w:r w:rsidR="000F4308" w:rsidRPr="00D96694">
        <w:rPr>
          <w:b/>
          <w:rPrChange w:id="1710" w:author="Aleksa Corovic" w:date="2018-08-21T12:50:00Z">
            <w:rPr>
              <w:b/>
              <w:lang w:val="hr-HR"/>
            </w:rPr>
          </w:rPrChange>
        </w:rPr>
        <w:tab/>
      </w:r>
      <w:r w:rsidR="000F4308" w:rsidRPr="00D96694">
        <w:rPr>
          <w:b/>
          <w:rPrChange w:id="1711" w:author="Aleksa Corovic" w:date="2018-08-21T12:50:00Z">
            <w:rPr>
              <w:b/>
              <w:lang w:val="hr-HR"/>
            </w:rPr>
          </w:rPrChange>
        </w:rPr>
        <w:tab/>
        <w:t xml:space="preserve">- </w:t>
      </w:r>
      <w:r w:rsidRPr="00D96694">
        <w:rPr>
          <w:i/>
          <w:color w:val="222222"/>
          <w:szCs w:val="24"/>
          <w:shd w:val="clear" w:color="auto" w:fill="FFFFFF"/>
        </w:rPr>
        <w:t>The </w:t>
      </w:r>
      <w:r w:rsidRPr="00D96694">
        <w:rPr>
          <w:bCs/>
          <w:i/>
          <w:color w:val="222222"/>
          <w:szCs w:val="24"/>
          <w:shd w:val="clear" w:color="auto" w:fill="FFFFFF"/>
        </w:rPr>
        <w:t>Massachusetts Institute of Technology</w:t>
      </w:r>
      <w:r w:rsidRPr="00D96694">
        <w:rPr>
          <w:bCs/>
          <w:color w:val="222222"/>
          <w:szCs w:val="24"/>
          <w:shd w:val="clear" w:color="auto" w:fill="FFFFFF"/>
        </w:rPr>
        <w:t>, Tehnološki institut Masačusetsa</w:t>
      </w:r>
    </w:p>
    <w:p w14:paraId="24CCF792" w14:textId="77777777" w:rsidR="00D255CB" w:rsidRPr="00D96694" w:rsidRDefault="00D255CB">
      <w:pPr>
        <w:rPr>
          <w:bCs/>
          <w:color w:val="222222"/>
          <w:szCs w:val="24"/>
          <w:shd w:val="clear" w:color="auto" w:fill="FFFFFF"/>
        </w:rPr>
      </w:pPr>
      <w:r w:rsidRPr="00D96694">
        <w:rPr>
          <w:b/>
          <w:bCs/>
          <w:color w:val="222222"/>
          <w:szCs w:val="24"/>
          <w:shd w:val="clear" w:color="auto" w:fill="FFFFFF"/>
        </w:rPr>
        <w:t>RTOS</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12"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zCs w:val="24"/>
          <w:shd w:val="clear" w:color="auto" w:fill="FFFFFF"/>
        </w:rPr>
        <w:t>Real-time operating system</w:t>
      </w:r>
      <w:r w:rsidRPr="00D96694">
        <w:rPr>
          <w:bCs/>
          <w:color w:val="222222"/>
          <w:szCs w:val="24"/>
          <w:shd w:val="clear" w:color="auto" w:fill="FFFFFF"/>
        </w:rPr>
        <w:t>, operativni sistem koji radi u realnom vremenu</w:t>
      </w:r>
    </w:p>
    <w:p w14:paraId="66425D00" w14:textId="77777777" w:rsidR="002209E3" w:rsidRPr="00D96694" w:rsidRDefault="002209E3">
      <w:pPr>
        <w:rPr>
          <w:bCs/>
          <w:color w:val="222222"/>
          <w:szCs w:val="24"/>
          <w:shd w:val="clear" w:color="auto" w:fill="FFFFFF"/>
        </w:rPr>
      </w:pPr>
      <w:r w:rsidRPr="00D96694">
        <w:rPr>
          <w:b/>
          <w:bCs/>
          <w:color w:val="222222"/>
          <w:szCs w:val="24"/>
          <w:shd w:val="clear" w:color="auto" w:fill="FFFFFF"/>
        </w:rPr>
        <w:t>ARM</w:t>
      </w:r>
      <w:r w:rsidRPr="00D96694">
        <w:rPr>
          <w:b/>
          <w:bCs/>
          <w:color w:val="222222"/>
          <w:szCs w:val="24"/>
          <w:shd w:val="clear" w:color="auto" w:fill="FFFFFF"/>
        </w:rPr>
        <w:tab/>
      </w:r>
      <w:r w:rsidRPr="00D96694">
        <w:rPr>
          <w:b/>
          <w:bCs/>
          <w:color w:val="222222"/>
          <w:szCs w:val="24"/>
          <w:shd w:val="clear" w:color="auto" w:fill="FFFFFF"/>
        </w:rPr>
        <w:tab/>
        <w:t xml:space="preserve">- </w:t>
      </w:r>
      <w:r w:rsidRPr="00D96694">
        <w:rPr>
          <w:bCs/>
          <w:i/>
          <w:color w:val="222222"/>
          <w:szCs w:val="24"/>
          <w:shd w:val="clear" w:color="auto" w:fill="FFFFFF"/>
        </w:rPr>
        <w:t>Advanced RISC machine/Acorn RISC machine</w:t>
      </w:r>
      <w:r w:rsidRPr="00D96694">
        <w:rPr>
          <w:bCs/>
          <w:color w:val="222222"/>
          <w:szCs w:val="24"/>
          <w:shd w:val="clear" w:color="auto" w:fill="FFFFFF"/>
        </w:rPr>
        <w:t xml:space="preserve">, </w:t>
      </w:r>
      <w:r w:rsidR="001F47C8" w:rsidRPr="00D96694">
        <w:rPr>
          <w:bCs/>
          <w:color w:val="222222"/>
          <w:szCs w:val="24"/>
          <w:shd w:val="clear" w:color="auto" w:fill="FFFFFF"/>
        </w:rPr>
        <w:t xml:space="preserve">familija </w:t>
      </w:r>
      <w:r w:rsidR="001F47C8" w:rsidRPr="00D96694">
        <w:rPr>
          <w:bCs/>
          <w:i/>
          <w:color w:val="222222"/>
          <w:szCs w:val="24"/>
          <w:shd w:val="clear" w:color="auto" w:fill="FFFFFF"/>
        </w:rPr>
        <w:t>RISC</w:t>
      </w:r>
      <w:r w:rsidR="001F47C8" w:rsidRPr="00D96694">
        <w:rPr>
          <w:bCs/>
          <w:color w:val="222222"/>
          <w:szCs w:val="24"/>
          <w:shd w:val="clear" w:color="auto" w:fill="FFFFFF"/>
        </w:rPr>
        <w:t xml:space="preserve"> čipova</w:t>
      </w:r>
    </w:p>
    <w:p w14:paraId="1AF6B559" w14:textId="77777777" w:rsidR="002677AA" w:rsidRPr="00D96694" w:rsidRDefault="002677AA">
      <w:pPr>
        <w:rPr>
          <w:bCs/>
          <w:color w:val="222222"/>
          <w:shd w:val="clear" w:color="auto" w:fill="FFFFFF"/>
        </w:rPr>
      </w:pPr>
      <w:r w:rsidRPr="00D96694">
        <w:rPr>
          <w:b/>
          <w:bCs/>
          <w:color w:val="222222"/>
          <w:szCs w:val="24"/>
          <w:shd w:val="clear" w:color="auto" w:fill="FFFFFF"/>
        </w:rPr>
        <w:t>ACK</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713"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hd w:val="clear" w:color="auto" w:fill="FFFFFF"/>
        </w:rPr>
        <w:t>Acknowledgement</w:t>
      </w:r>
      <w:r w:rsidRPr="00D96694">
        <w:rPr>
          <w:bCs/>
          <w:color w:val="222222"/>
          <w:shd w:val="clear" w:color="auto" w:fill="FFFFFF"/>
        </w:rPr>
        <w:t>, paket koji potvrđuje neku tvrdnju</w:t>
      </w:r>
    </w:p>
    <w:p w14:paraId="0597E3D6" w14:textId="7760DE49" w:rsidR="00C67513" w:rsidRPr="00D96694" w:rsidRDefault="00C67513">
      <w:pPr>
        <w:rPr>
          <w:ins w:id="1714" w:author="Filip Dutina" w:date="2018-07-17T10:26:00Z"/>
          <w:bCs/>
          <w:color w:val="222222"/>
          <w:shd w:val="clear" w:color="auto" w:fill="FFFFFF"/>
        </w:rPr>
      </w:pPr>
      <w:r w:rsidRPr="00D96694">
        <w:rPr>
          <w:b/>
          <w:bCs/>
          <w:color w:val="222222"/>
          <w:shd w:val="clear" w:color="auto" w:fill="FFFFFF"/>
        </w:rPr>
        <w:t>GUI</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15" w:author="Aleksa Corovic" w:date="2018-08-21T12:50:00Z">
            <w:rPr>
              <w:bCs/>
              <w:color w:val="222222"/>
              <w:shd w:val="clear" w:color="auto" w:fill="FFFFFF"/>
            </w:rPr>
          </w:rPrChange>
        </w:rPr>
        <w:t>-</w:t>
      </w:r>
      <w:r w:rsidRPr="00D96694">
        <w:rPr>
          <w:bCs/>
          <w:color w:val="222222"/>
          <w:shd w:val="clear" w:color="auto" w:fill="FFFFFF"/>
        </w:rPr>
        <w:t xml:space="preserve"> </w:t>
      </w:r>
      <w:r w:rsidRPr="00D96694">
        <w:rPr>
          <w:bCs/>
          <w:i/>
          <w:color w:val="222222"/>
          <w:shd w:val="clear" w:color="auto" w:fill="FFFFFF"/>
        </w:rPr>
        <w:t>Graphical user interface</w:t>
      </w:r>
      <w:r w:rsidRPr="00D96694">
        <w:rPr>
          <w:bCs/>
          <w:color w:val="222222"/>
          <w:shd w:val="clear" w:color="auto" w:fill="FFFFFF"/>
        </w:rPr>
        <w:t>, grafičk</w:t>
      </w:r>
      <w:ins w:id="1716" w:author="Filip Dutina" w:date="2018-07-12T11:21:00Z">
        <w:r w:rsidR="00AD7512" w:rsidRPr="00D96694">
          <w:rPr>
            <w:bCs/>
            <w:color w:val="222222"/>
            <w:shd w:val="clear" w:color="auto" w:fill="FFFFFF"/>
          </w:rPr>
          <w:t>a</w:t>
        </w:r>
      </w:ins>
      <w:del w:id="1717"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korisničk</w:t>
      </w:r>
      <w:ins w:id="1718" w:author="Filip Dutina" w:date="2018-07-12T11:21:00Z">
        <w:r w:rsidR="00AD7512" w:rsidRPr="00D96694">
          <w:rPr>
            <w:bCs/>
            <w:color w:val="222222"/>
            <w:shd w:val="clear" w:color="auto" w:fill="FFFFFF"/>
          </w:rPr>
          <w:t>a</w:t>
        </w:r>
      </w:ins>
      <w:del w:id="1719"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w:t>
      </w:r>
      <w:ins w:id="1720" w:author="Filip Dutina" w:date="2018-07-12T11:21:00Z">
        <w:r w:rsidR="00AD7512" w:rsidRPr="00D96694">
          <w:rPr>
            <w:bCs/>
            <w:color w:val="222222"/>
            <w:shd w:val="clear" w:color="auto" w:fill="FFFFFF"/>
          </w:rPr>
          <w:t>sprega</w:t>
        </w:r>
      </w:ins>
      <w:del w:id="1721" w:author="Filip Dutina" w:date="2018-07-12T11:21:00Z">
        <w:r w:rsidRPr="00D96694" w:rsidDel="00AD7512">
          <w:rPr>
            <w:bCs/>
            <w:color w:val="222222"/>
            <w:shd w:val="clear" w:color="auto" w:fill="FFFFFF"/>
          </w:rPr>
          <w:delText>sučelje</w:delText>
        </w:r>
      </w:del>
    </w:p>
    <w:p w14:paraId="60E4ABEA" w14:textId="473FC869" w:rsidR="008C23CA" w:rsidRPr="00D96694" w:rsidRDefault="008C23CA">
      <w:pPr>
        <w:rPr>
          <w:ins w:id="1722" w:author="Filip Dutina" w:date="2018-07-17T12:44:00Z"/>
          <w:bCs/>
          <w:color w:val="222222"/>
          <w:shd w:val="clear" w:color="auto" w:fill="FFFFFF"/>
        </w:rPr>
      </w:pPr>
      <w:ins w:id="1723" w:author="Filip Dutina" w:date="2018-07-17T10:26:00Z">
        <w:r w:rsidRPr="00D96694">
          <w:rPr>
            <w:b/>
            <w:bCs/>
            <w:color w:val="222222"/>
            <w:shd w:val="clear" w:color="auto" w:fill="FFFFFF"/>
            <w:rPrChange w:id="1724" w:author="Aleksa Corovic" w:date="2018-08-21T12:50:00Z">
              <w:rPr>
                <w:bCs/>
                <w:color w:val="222222"/>
                <w:shd w:val="clear" w:color="auto" w:fill="FFFFFF"/>
              </w:rPr>
            </w:rPrChange>
          </w:rPr>
          <w:t>ADAS</w:t>
        </w:r>
        <w:r w:rsidRPr="00D96694">
          <w:rPr>
            <w:bCs/>
            <w:color w:val="222222"/>
            <w:shd w:val="clear" w:color="auto" w:fill="FFFFFF"/>
          </w:rPr>
          <w:t xml:space="preserve"> </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725" w:author="Aleksa Corovic" w:date="2018-08-21T12:50:00Z">
              <w:rPr>
                <w:bCs/>
                <w:color w:val="222222"/>
                <w:shd w:val="clear" w:color="auto" w:fill="FFFFFF"/>
              </w:rPr>
            </w:rPrChange>
          </w:rPr>
          <w:t xml:space="preserve">- </w:t>
        </w:r>
        <w:r w:rsidRPr="00D96694">
          <w:rPr>
            <w:bCs/>
            <w:i/>
            <w:color w:val="222222"/>
            <w:shd w:val="clear" w:color="auto" w:fill="FFFFFF"/>
            <w:rPrChange w:id="1726" w:author="Aleksa Corovic" w:date="2018-08-21T12:50:00Z">
              <w:rPr>
                <w:bCs/>
                <w:color w:val="222222"/>
                <w:shd w:val="clear" w:color="auto" w:fill="FFFFFF"/>
              </w:rPr>
            </w:rPrChange>
          </w:rPr>
          <w:t>Advanced driver-assistance systems</w:t>
        </w:r>
        <w:r w:rsidRPr="00D96694">
          <w:rPr>
            <w:bCs/>
            <w:color w:val="222222"/>
            <w:shd w:val="clear" w:color="auto" w:fill="FFFFFF"/>
          </w:rPr>
          <w:t xml:space="preserve">, </w:t>
        </w:r>
      </w:ins>
      <w:ins w:id="1727" w:author="Filip Dutina" w:date="2018-07-17T10:29:00Z">
        <w:r w:rsidRPr="00D96694">
          <w:rPr>
            <w:bCs/>
            <w:color w:val="222222"/>
            <w:shd w:val="clear" w:color="auto" w:fill="FFFFFF"/>
          </w:rPr>
          <w:t xml:space="preserve">sistem za </w:t>
        </w:r>
      </w:ins>
      <w:ins w:id="1728" w:author="Filip Dutina" w:date="2018-08-14T13:17:00Z">
        <w:r w:rsidR="00B941E8" w:rsidRPr="00D96694">
          <w:rPr>
            <w:bCs/>
            <w:color w:val="222222"/>
            <w:shd w:val="clear" w:color="auto" w:fill="FFFFFF"/>
          </w:rPr>
          <w:t>asistenciju</w:t>
        </w:r>
      </w:ins>
      <w:ins w:id="1729" w:author="Filip Dutina" w:date="2018-07-17T10:29:00Z">
        <w:r w:rsidRPr="00D96694">
          <w:rPr>
            <w:bCs/>
            <w:color w:val="222222"/>
            <w:shd w:val="clear" w:color="auto" w:fill="FFFFFF"/>
          </w:rPr>
          <w:t xml:space="preserve"> vozaču</w:t>
        </w:r>
      </w:ins>
    </w:p>
    <w:p w14:paraId="66F2C6BE" w14:textId="03AE1EF6" w:rsidR="0081048F" w:rsidRPr="00D96694" w:rsidDel="0081048F" w:rsidRDefault="000701D1">
      <w:pPr>
        <w:rPr>
          <w:del w:id="1730" w:author="Filip Dutina" w:date="2018-08-14T13:28:00Z"/>
          <w:bCs/>
          <w:color w:val="222222"/>
          <w:shd w:val="clear" w:color="auto" w:fill="FFFFFF"/>
          <w:rPrChange w:id="1731" w:author="Aleksa Corovic" w:date="2018-08-21T12:50:00Z">
            <w:rPr>
              <w:del w:id="1732" w:author="Filip Dutina" w:date="2018-08-14T13:28:00Z"/>
              <w:lang w:val="hr-HR"/>
            </w:rPr>
          </w:rPrChange>
        </w:rPr>
      </w:pPr>
      <w:ins w:id="1733" w:author="Filip Dutina" w:date="2018-07-17T12:44:00Z">
        <w:r w:rsidRPr="00D96694">
          <w:rPr>
            <w:b/>
            <w:bCs/>
            <w:color w:val="222222"/>
            <w:shd w:val="clear" w:color="auto" w:fill="FFFFFF"/>
            <w:rPrChange w:id="1734" w:author="Aleksa Corovic" w:date="2018-08-21T12:50:00Z">
              <w:rPr>
                <w:bCs/>
                <w:color w:val="222222"/>
                <w:shd w:val="clear" w:color="auto" w:fill="FFFFFF"/>
              </w:rPr>
            </w:rPrChange>
          </w:rPr>
          <w:t xml:space="preserve">MSC </w:t>
        </w:r>
        <w:r w:rsidRPr="00D96694">
          <w:rPr>
            <w:b/>
            <w:bCs/>
            <w:color w:val="222222"/>
            <w:shd w:val="clear" w:color="auto" w:fill="FFFFFF"/>
          </w:rPr>
          <w:tab/>
        </w:r>
        <w:r w:rsidRPr="00D96694">
          <w:rPr>
            <w:b/>
            <w:bCs/>
            <w:color w:val="222222"/>
            <w:shd w:val="clear" w:color="auto" w:fill="FFFFFF"/>
          </w:rPr>
          <w:tab/>
          <w:t xml:space="preserve">- </w:t>
        </w:r>
        <w:r w:rsidRPr="00D96694">
          <w:rPr>
            <w:bCs/>
            <w:i/>
            <w:color w:val="222222"/>
            <w:shd w:val="clear" w:color="auto" w:fill="FFFFFF"/>
          </w:rPr>
          <w:t>Message sequence chart</w:t>
        </w:r>
        <w:r w:rsidRPr="00D96694">
          <w:rPr>
            <w:bCs/>
            <w:color w:val="222222"/>
            <w:shd w:val="clear" w:color="auto" w:fill="FFFFFF"/>
          </w:rPr>
          <w:t>, dijagram interakcije</w:t>
        </w:r>
      </w:ins>
    </w:p>
    <w:p w14:paraId="2F0C4DAD" w14:textId="77777777" w:rsidR="00094BF2" w:rsidRPr="00D96694" w:rsidRDefault="00094BF2">
      <w:pPr>
        <w:rPr>
          <w:rPrChange w:id="1735" w:author="Aleksa Corovic" w:date="2018-08-21T12:50:00Z">
            <w:rPr>
              <w:lang w:val="hr-HR"/>
            </w:rPr>
          </w:rPrChange>
        </w:rPr>
      </w:pPr>
    </w:p>
    <w:p w14:paraId="060CC3E3" w14:textId="77777777" w:rsidR="00094BF2" w:rsidRPr="00D96694" w:rsidRDefault="00094BF2" w:rsidP="00094BF2">
      <w:pPr>
        <w:rPr>
          <w:rPrChange w:id="1736" w:author="Aleksa Corovic" w:date="2018-08-21T12:50:00Z">
            <w:rPr>
              <w:lang w:val="hr-HR"/>
            </w:rPr>
          </w:rPrChange>
        </w:rPr>
      </w:pPr>
    </w:p>
    <w:p w14:paraId="32C38D5E" w14:textId="77777777" w:rsidR="00517A6A" w:rsidRPr="00D96694" w:rsidRDefault="00517A6A">
      <w:pPr>
        <w:ind w:firstLine="0"/>
        <w:rPr>
          <w:rPrChange w:id="1737" w:author="Aleksa Corovic" w:date="2018-08-21T12:50:00Z">
            <w:rPr>
              <w:lang w:val="sl-SI"/>
            </w:rPr>
          </w:rPrChange>
        </w:rPr>
      </w:pPr>
    </w:p>
    <w:p w14:paraId="131327F1" w14:textId="77777777" w:rsidR="00517A6A" w:rsidRPr="00D96694" w:rsidRDefault="00517A6A">
      <w:pPr>
        <w:pStyle w:val="Header"/>
        <w:tabs>
          <w:tab w:val="clear" w:pos="4320"/>
          <w:tab w:val="clear" w:pos="8640"/>
        </w:tabs>
        <w:rPr>
          <w:rPrChange w:id="1738" w:author="Aleksa Corovic" w:date="2018-08-21T12:50:00Z">
            <w:rPr>
              <w:lang w:val="sl-SI"/>
            </w:rPr>
          </w:rPrChange>
        </w:rPr>
        <w:sectPr w:rsidR="00517A6A" w:rsidRPr="00D96694" w:rsidSect="0037042F">
          <w:headerReference w:type="default" r:id="rId25"/>
          <w:pgSz w:w="11907" w:h="16840" w:code="9"/>
          <w:pgMar w:top="1134" w:right="851" w:bottom="1134" w:left="1701" w:header="567" w:footer="567" w:gutter="0"/>
          <w:pgNumType w:fmt="upperRoman"/>
          <w:cols w:space="720"/>
        </w:sectPr>
      </w:pPr>
    </w:p>
    <w:p w14:paraId="60F00564" w14:textId="77777777" w:rsidR="00517A6A" w:rsidRPr="00D96694" w:rsidRDefault="00517A6A">
      <w:pPr>
        <w:pStyle w:val="Heading1"/>
      </w:pPr>
      <w:bookmarkStart w:id="1739" w:name="_Ref471876195"/>
      <w:bookmarkStart w:id="1740" w:name="_Toc522019388"/>
      <w:r w:rsidRPr="00D96694">
        <w:lastRenderedPageBreak/>
        <w:t>Uvod</w:t>
      </w:r>
      <w:bookmarkEnd w:id="1739"/>
      <w:bookmarkEnd w:id="1740"/>
    </w:p>
    <w:p w14:paraId="730BBA0C" w14:textId="77777777" w:rsidR="00517A6A" w:rsidRPr="00D96694" w:rsidRDefault="00517A6A"/>
    <w:p w14:paraId="23ED4DB4" w14:textId="77777777" w:rsidR="00517A6A" w:rsidRPr="00D96694" w:rsidRDefault="00517A6A"/>
    <w:p w14:paraId="61CAC93B" w14:textId="7853EA83" w:rsidR="007776AC" w:rsidRPr="00D96694" w:rsidRDefault="00702B4B" w:rsidP="00287E70">
      <w:r w:rsidRPr="00D96694">
        <w:t>Da bi autonomni automobili preuzeli primat na putevima i postali deo svakodnevice, jedan od najvećih izazova</w:t>
      </w:r>
      <w:r w:rsidR="00960FFD" w:rsidRPr="00D96694">
        <w:t xml:space="preserve"> sa inženjerske tačke gledišta</w:t>
      </w:r>
      <w:r w:rsidR="00DA7401" w:rsidRPr="00D96694">
        <w:t xml:space="preserve"> svakako</w:t>
      </w:r>
      <w:r w:rsidRPr="00D96694">
        <w:t xml:space="preserve"> je</w:t>
      </w:r>
      <w:r w:rsidR="00885666" w:rsidRPr="00D96694">
        <w:t>ste</w:t>
      </w:r>
      <w:r w:rsidR="00DA7401" w:rsidRPr="00D96694">
        <w:t xml:space="preserve"> </w:t>
      </w:r>
      <w:r w:rsidRPr="00D96694">
        <w:t>prenos, skladištenje i manipulacija podacima. Navodno, devedeset minuta vožnje jednog autonomnog automobila predstavlja ekvivale</w:t>
      </w:r>
      <w:ins w:id="1741" w:author="Aleksa Corovic" w:date="2018-08-21T12:51:00Z">
        <w:r w:rsidR="00D96694">
          <w:t>n</w:t>
        </w:r>
      </w:ins>
      <w:r w:rsidRPr="00D96694">
        <w:t>t korišćenju milion pametnih telefona u rasponu od dvadeset i četiri</w:t>
      </w:r>
      <w:r w:rsidR="00885666" w:rsidRPr="00D96694">
        <w:t xml:space="preserve"> časa po obimu </w:t>
      </w:r>
      <w:r w:rsidRPr="00D96694">
        <w:t xml:space="preserve">obrađenih podataka. U savremenim automobilima može se nalaziti više desetina, </w:t>
      </w:r>
      <w:r w:rsidR="00960FFD" w:rsidRPr="00D96694">
        <w:t>sve češće</w:t>
      </w:r>
      <w:r w:rsidRPr="00D96694">
        <w:t xml:space="preserve"> i više stotina elektronskih sistema, koji međusobno komuniciraju preko automobilskih mreža</w:t>
      </w:r>
      <w:r w:rsidR="00960FFD" w:rsidRPr="00D96694">
        <w:t xml:space="preserve"> (</w:t>
      </w:r>
      <w:r w:rsidR="00886314" w:rsidRPr="00D96694">
        <w:rPr>
          <w:i/>
        </w:rPr>
        <w:t>CAN</w:t>
      </w:r>
      <w:r w:rsidR="00886314" w:rsidRPr="00D96694">
        <w:t xml:space="preserve">, </w:t>
      </w:r>
      <w:r w:rsidR="00886314" w:rsidRPr="00D96694">
        <w:rPr>
          <w:i/>
        </w:rPr>
        <w:t>CAN HS</w:t>
      </w:r>
      <w:r w:rsidR="00886314" w:rsidRPr="00D96694">
        <w:t xml:space="preserve">, </w:t>
      </w:r>
      <w:r w:rsidR="00960FFD" w:rsidRPr="00D96694">
        <w:rPr>
          <w:i/>
        </w:rPr>
        <w:t>Ethernet</w:t>
      </w:r>
      <w:r w:rsidR="00960FFD" w:rsidRPr="00D96694">
        <w:t xml:space="preserve">, </w:t>
      </w:r>
      <w:r w:rsidR="00886314" w:rsidRPr="00D96694">
        <w:rPr>
          <w:i/>
        </w:rPr>
        <w:t>LIN</w:t>
      </w:r>
      <w:r w:rsidR="00960FFD" w:rsidRPr="00D96694">
        <w:t xml:space="preserve"> itd.)</w:t>
      </w:r>
      <w:r w:rsidRPr="00D96694">
        <w:t xml:space="preserve">. Sa </w:t>
      </w:r>
      <w:del w:id="1742" w:author="Aleksa Corovic" w:date="2018-08-21T12:51:00Z">
        <w:r w:rsidRPr="00D96694" w:rsidDel="00D96694">
          <w:delText>stanovništa</w:delText>
        </w:r>
      </w:del>
      <w:ins w:id="1743" w:author="Aleksa Corovic" w:date="2018-08-21T12:51:00Z">
        <w:r w:rsidR="00D96694" w:rsidRPr="00D96694">
          <w:t>stanovišta</w:t>
        </w:r>
      </w:ins>
      <w:r w:rsidRPr="00D96694">
        <w:t xml:space="preserve"> bezbednosti od neželjenog pristupa, sigurnost automobilskih mreža nije na nivou kao</w:t>
      </w:r>
      <w:ins w:id="1744" w:author="Filip Dutina" w:date="2018-08-15T11:29:00Z">
        <w:r w:rsidR="00913242" w:rsidRPr="00D96694">
          <w:t xml:space="preserve"> što je</w:t>
        </w:r>
      </w:ins>
      <w:r w:rsidRPr="00D96694">
        <w:t xml:space="preserve"> u potrošačkoj industriji</w:t>
      </w:r>
      <w:r w:rsidR="00EA5517" w:rsidRPr="00D96694">
        <w:t>,</w:t>
      </w:r>
      <w:r w:rsidRPr="00D96694">
        <w:t xml:space="preserve"> već mora biti na </w:t>
      </w:r>
      <w:del w:id="1745" w:author="Filip Dutina" w:date="2018-08-14T14:30:00Z">
        <w:r w:rsidRPr="00D96694" w:rsidDel="00FE4570">
          <w:delText xml:space="preserve">mnogo </w:delText>
        </w:r>
      </w:del>
      <w:ins w:id="1746" w:author="Filip Dutina" w:date="2018-08-14T14:30:00Z">
        <w:r w:rsidR="00FE4570" w:rsidRPr="00D96694">
          <w:t xml:space="preserve">daleko </w:t>
        </w:r>
      </w:ins>
      <w:r w:rsidRPr="00D96694">
        <w:t>višem nivou. Ovde je potrebno obezbediti dodatnu zaštitu, kao i šifrovanje podataka, kako bi se onemogućila, ili makar znatno otežala manipulacija podacima koji se čuvaju u automobilu, kao što su dijagnostički podaci, rezultati očitavanja senzora, podaci o izvršenim popravkama i servisima, ukupna pređena kilometraža vozila</w:t>
      </w:r>
      <w:del w:id="1747" w:author="Filip Dutina" w:date="2018-08-15T11:28:00Z">
        <w:r w:rsidRPr="00D96694" w:rsidDel="007B5820">
          <w:delText>,</w:delText>
        </w:r>
      </w:del>
      <w:r w:rsidRPr="00D96694">
        <w:t xml:space="preserve"> i slično.</w:t>
      </w:r>
      <w:r w:rsidR="007776AC" w:rsidRPr="00D96694">
        <w:tab/>
      </w:r>
    </w:p>
    <w:p w14:paraId="3B96CA47" w14:textId="3AC455BD" w:rsidR="00BA6054" w:rsidRPr="00D96694" w:rsidRDefault="00947AA0" w:rsidP="00BA6054">
      <w:r w:rsidRPr="00D96694">
        <w:t>U ovom radu biće opisano</w:t>
      </w:r>
      <w:r w:rsidR="007776AC" w:rsidRPr="00D96694">
        <w:t xml:space="preserve"> jedno rešenje programske podrške  za bezbedan prenos podataka </w:t>
      </w:r>
      <w:r w:rsidR="00702B4B" w:rsidRPr="00D96694">
        <w:t>sa namenske ploče na računar, njihova enkri</w:t>
      </w:r>
      <w:r w:rsidR="007B0442" w:rsidRPr="00D96694">
        <w:t>pcija pre slanja i dekripcija pri</w:t>
      </w:r>
      <w:r w:rsidR="00702B4B" w:rsidRPr="00D96694">
        <w:t xml:space="preserve"> primanju, </w:t>
      </w:r>
      <w:r w:rsidR="007776AC" w:rsidRPr="00D96694">
        <w:t xml:space="preserve">putem </w:t>
      </w:r>
      <w:r w:rsidR="007776AC" w:rsidRPr="00D96694">
        <w:rPr>
          <w:i/>
        </w:rPr>
        <w:t>BroadR-Reach</w:t>
      </w:r>
      <w:r w:rsidR="007776AC" w:rsidRPr="00D96694">
        <w:t xml:space="preserve"> </w:t>
      </w:r>
      <w:del w:id="1748" w:author="Filip Dutina" w:date="2018-07-12T11:24:00Z">
        <w:r w:rsidR="007776AC" w:rsidRPr="00D96694" w:rsidDel="0090337A">
          <w:delText xml:space="preserve">interfejsa </w:delText>
        </w:r>
      </w:del>
      <w:ins w:id="1749" w:author="Filip Dutina" w:date="2018-07-12T11:24:00Z">
        <w:r w:rsidR="0090337A" w:rsidRPr="00D96694">
          <w:t xml:space="preserve">sprege </w:t>
        </w:r>
      </w:ins>
      <w:r w:rsidR="007776AC" w:rsidRPr="00D96694">
        <w:t xml:space="preserve">i </w:t>
      </w:r>
      <w:r w:rsidR="007776AC" w:rsidRPr="00D96694">
        <w:rPr>
          <w:i/>
        </w:rPr>
        <w:t>IPv6</w:t>
      </w:r>
      <w:r w:rsidR="007776AC" w:rsidRPr="00D96694">
        <w:t xml:space="preserve"> protokola</w:t>
      </w:r>
      <w:r w:rsidR="00287E70" w:rsidRPr="00D96694">
        <w:t xml:space="preserve">. </w:t>
      </w:r>
    </w:p>
    <w:p w14:paraId="22DAEA93" w14:textId="77777777" w:rsidR="00BA6054" w:rsidRPr="00D96694" w:rsidRDefault="00BA6054" w:rsidP="00BA6054">
      <w:r w:rsidRPr="00D96694">
        <w:t xml:space="preserve">Rad je sačinjen od </w:t>
      </w:r>
      <w:r w:rsidR="00B94FE4" w:rsidRPr="00D96694">
        <w:t>7</w:t>
      </w:r>
      <w:r w:rsidRPr="00D96694">
        <w:t xml:space="preserve"> poglavlja. Prvo poglavlje sadr</w:t>
      </w:r>
      <w:r w:rsidR="003C2D73" w:rsidRPr="00D96694">
        <w:t xml:space="preserve">ži kraći uvod u rad, motivaciju  i opis samog </w:t>
      </w:r>
      <w:r w:rsidR="007D200A" w:rsidRPr="00D96694">
        <w:t>zadatka</w:t>
      </w:r>
      <w:r w:rsidR="003C2D73" w:rsidRPr="00D96694">
        <w:t>.</w:t>
      </w:r>
    </w:p>
    <w:p w14:paraId="4365C8A4" w14:textId="1406A0BC" w:rsidR="00960FFD" w:rsidRPr="00D96694" w:rsidRDefault="00960FFD" w:rsidP="00BA6054">
      <w:r w:rsidRPr="00D96694">
        <w:t xml:space="preserve">U drugom poglavlju </w:t>
      </w:r>
      <w:r w:rsidR="00E94837" w:rsidRPr="00D96694">
        <w:t>se nalaze teorijske osnove koje su neophodne za shvatanje</w:t>
      </w:r>
      <w:r w:rsidRPr="00D96694">
        <w:t xml:space="preserve"> </w:t>
      </w:r>
      <w:r w:rsidR="00DD0CD1" w:rsidRPr="00D96694">
        <w:t xml:space="preserve"> rada -</w:t>
      </w:r>
      <w:r w:rsidR="00F61217" w:rsidRPr="00D96694">
        <w:t xml:space="preserve"> opis </w:t>
      </w:r>
      <w:r w:rsidR="00AC0988" w:rsidRPr="00D96694">
        <w:rPr>
          <w:i/>
        </w:rPr>
        <w:t xml:space="preserve">BroadR-Reach </w:t>
      </w:r>
      <w:del w:id="1750" w:author="Filip Dutina" w:date="2018-07-12T11:24:00Z">
        <w:r w:rsidR="00AC0988" w:rsidRPr="00D96694" w:rsidDel="0090337A">
          <w:delText>interfejsa</w:delText>
        </w:r>
      </w:del>
      <w:ins w:id="1751" w:author="Filip Dutina" w:date="2018-07-12T11:24:00Z">
        <w:r w:rsidR="0090337A" w:rsidRPr="00D96694">
          <w:t>sprege</w:t>
        </w:r>
      </w:ins>
      <w:r w:rsidR="00F61217" w:rsidRPr="00D96694">
        <w:t xml:space="preserve">, pojašnjenje </w:t>
      </w:r>
      <w:r w:rsidR="00F61217" w:rsidRPr="00D96694">
        <w:rPr>
          <w:i/>
        </w:rPr>
        <w:t>TCP</w:t>
      </w:r>
      <w:r w:rsidR="00F61217" w:rsidRPr="00D96694">
        <w:t xml:space="preserve"> i </w:t>
      </w:r>
      <w:r w:rsidR="00F61217" w:rsidRPr="00D96694">
        <w:rPr>
          <w:i/>
        </w:rPr>
        <w:t>I</w:t>
      </w:r>
      <w:r w:rsidR="00600197" w:rsidRPr="00D96694">
        <w:rPr>
          <w:i/>
        </w:rPr>
        <w:t>P</w:t>
      </w:r>
      <w:r w:rsidR="00F61217" w:rsidRPr="00D96694">
        <w:rPr>
          <w:i/>
        </w:rPr>
        <w:t>v6</w:t>
      </w:r>
      <w:r w:rsidR="00F61217" w:rsidRPr="00D96694">
        <w:t xml:space="preserve"> protokola kao i nekoliko reči o asimetričnoj </w:t>
      </w:r>
      <w:r w:rsidR="00F61217" w:rsidRPr="00D96694">
        <w:rPr>
          <w:i/>
        </w:rPr>
        <w:t>RSA</w:t>
      </w:r>
      <w:r w:rsidR="00F61217" w:rsidRPr="00D96694">
        <w:t xml:space="preserve"> enkripciji.</w:t>
      </w:r>
    </w:p>
    <w:p w14:paraId="32CF211B" w14:textId="77777777" w:rsidR="00DA7401" w:rsidRPr="00D96694" w:rsidRDefault="00DA7401" w:rsidP="00BA6054">
      <w:r w:rsidRPr="00D96694">
        <w:t xml:space="preserve">Treće </w:t>
      </w:r>
      <w:r w:rsidR="00B530BA" w:rsidRPr="00D96694">
        <w:t>poglavlje sadrži koncept rešenja.</w:t>
      </w:r>
    </w:p>
    <w:p w14:paraId="4F35E75E" w14:textId="77777777" w:rsidR="00CB2DF5" w:rsidRPr="00D96694" w:rsidRDefault="00CB2DF5" w:rsidP="00BA6054">
      <w:r w:rsidRPr="00D96694">
        <w:lastRenderedPageBreak/>
        <w:t xml:space="preserve">Četvrto poglavlje daje detaljan opis programskog rešenja sa dubljim analizama </w:t>
      </w:r>
      <w:r w:rsidR="00DA7401" w:rsidRPr="00D96694">
        <w:t>napisanih funkcija i kritičnih</w:t>
      </w:r>
      <w:r w:rsidRPr="00D96694">
        <w:t xml:space="preserve"> sekcija</w:t>
      </w:r>
      <w:r w:rsidR="00DA7401" w:rsidRPr="00D96694">
        <w:t xml:space="preserve"> koda.</w:t>
      </w:r>
    </w:p>
    <w:p w14:paraId="61F9E3D4" w14:textId="77777777" w:rsidR="00B530BA" w:rsidRPr="00D96694" w:rsidRDefault="00B530BA" w:rsidP="00BA6054">
      <w:r w:rsidRPr="00D96694">
        <w:t>U petom poglavlju su predstavljeni rezultati testnih slučajeva i njihovo tumačenje.</w:t>
      </w:r>
    </w:p>
    <w:p w14:paraId="4AA61E52" w14:textId="77777777" w:rsidR="008B0B3C" w:rsidRPr="00D96694" w:rsidRDefault="00B530BA" w:rsidP="008B0B3C">
      <w:r w:rsidRPr="00D96694">
        <w:t xml:space="preserve">Šesto poglavlje sadrži kratak pregled onoga što je urađeno u </w:t>
      </w:r>
      <w:r w:rsidR="008B0B3C" w:rsidRPr="00D96694">
        <w:t xml:space="preserve">ovom </w:t>
      </w:r>
      <w:r w:rsidRPr="00D96694">
        <w:t>radu i</w:t>
      </w:r>
      <w:r w:rsidR="008B0B3C" w:rsidRPr="00D96694">
        <w:t xml:space="preserve"> ideje</w:t>
      </w:r>
      <w:r w:rsidRPr="00D96694">
        <w:t xml:space="preserve"> na koji način</w:t>
      </w:r>
      <w:r w:rsidR="008B0B3C" w:rsidRPr="00D96694">
        <w:t xml:space="preserve"> bi programska podrška mogla dalje da s</w:t>
      </w:r>
      <w:r w:rsidR="00287218" w:rsidRPr="00D96694">
        <w:t>e razvija.</w:t>
      </w:r>
      <w:r w:rsidR="008B0B3C" w:rsidRPr="00D96694">
        <w:t xml:space="preserve"> </w:t>
      </w:r>
    </w:p>
    <w:p w14:paraId="61E6159D" w14:textId="77777777" w:rsidR="008B0B3C" w:rsidRPr="00D96694" w:rsidRDefault="008B0B3C" w:rsidP="008B0B3C">
      <w:pPr>
        <w:sectPr w:rsidR="008B0B3C" w:rsidRPr="00D96694" w:rsidSect="00AD67BD">
          <w:headerReference w:type="default" r:id="rId26"/>
          <w:footerReference w:type="default" r:id="rId27"/>
          <w:pgSz w:w="11907" w:h="16840" w:code="9"/>
          <w:pgMar w:top="1134" w:right="851" w:bottom="1134" w:left="1701" w:header="567" w:footer="567" w:gutter="0"/>
          <w:pgNumType w:start="1"/>
          <w:cols w:space="720"/>
        </w:sectPr>
      </w:pPr>
      <w:r w:rsidRPr="00D96694">
        <w:t>U sedmom poglavlju  je dat spisak korišćene literature  tokom izrade ovog rada.</w:t>
      </w:r>
    </w:p>
    <w:p w14:paraId="52D82278" w14:textId="77777777" w:rsidR="00517A6A" w:rsidRPr="00D96694" w:rsidRDefault="00F61217">
      <w:pPr>
        <w:pStyle w:val="Heading1"/>
      </w:pPr>
      <w:bookmarkStart w:id="1752" w:name="_Ref518072622"/>
      <w:bookmarkStart w:id="1753" w:name="_Toc522019389"/>
      <w:r w:rsidRPr="00D96694">
        <w:lastRenderedPageBreak/>
        <w:t>Teorijske osnove</w:t>
      </w:r>
      <w:bookmarkEnd w:id="1752"/>
      <w:bookmarkEnd w:id="1753"/>
    </w:p>
    <w:p w14:paraId="48AF27CA" w14:textId="77777777" w:rsidR="00517A6A" w:rsidRPr="00D96694" w:rsidRDefault="00517A6A"/>
    <w:p w14:paraId="02965431" w14:textId="77777777" w:rsidR="00517A6A" w:rsidRPr="00D96694" w:rsidRDefault="00517A6A"/>
    <w:p w14:paraId="5C288D2D" w14:textId="4B387A22" w:rsidR="001E0FE1" w:rsidRPr="00D96694" w:rsidRDefault="001E0FE1" w:rsidP="001E0FE1">
      <w:pPr>
        <w:pStyle w:val="Heading2"/>
      </w:pPr>
      <w:bookmarkStart w:id="1754" w:name="_Toc522019390"/>
      <w:r w:rsidRPr="00D96694">
        <w:rPr>
          <w:i/>
          <w:rPrChange w:id="1755" w:author="Aleksa Corovic" w:date="2018-08-21T12:50:00Z">
            <w:rPr/>
          </w:rPrChange>
        </w:rPr>
        <w:t>BroadR-Reach</w:t>
      </w:r>
      <w:r w:rsidRPr="00D96694">
        <w:t xml:space="preserve"> </w:t>
      </w:r>
      <w:commentRangeStart w:id="1756"/>
      <w:del w:id="1757" w:author="Filip Dutina" w:date="2018-07-12T11:24:00Z">
        <w:r w:rsidRPr="00D96694" w:rsidDel="0090337A">
          <w:delText>interfejs</w:delText>
        </w:r>
        <w:commentRangeEnd w:id="1756"/>
        <w:r w:rsidR="00F453E6" w:rsidRPr="00D96694" w:rsidDel="0090337A">
          <w:rPr>
            <w:rStyle w:val="CommentReference"/>
            <w:rFonts w:ascii="Times New Roman" w:hAnsi="Times New Roman"/>
            <w:b w:val="0"/>
          </w:rPr>
          <w:commentReference w:id="1756"/>
        </w:r>
      </w:del>
      <w:ins w:id="1758" w:author="Filip Dutina" w:date="2018-07-12T11:24:00Z">
        <w:r w:rsidR="0090337A" w:rsidRPr="00D96694">
          <w:t>sprega</w:t>
        </w:r>
      </w:ins>
      <w:bookmarkEnd w:id="1754"/>
    </w:p>
    <w:p w14:paraId="1ABCEC17" w14:textId="77777777" w:rsidR="00501EAD" w:rsidRPr="00D96694" w:rsidRDefault="00501EAD" w:rsidP="00501EAD"/>
    <w:p w14:paraId="5CB9F8AF" w14:textId="77777777" w:rsidR="00501EAD" w:rsidRPr="00D96694" w:rsidRDefault="00501EAD" w:rsidP="00501EAD">
      <w:pPr>
        <w:keepNext/>
        <w:jc w:val="center"/>
      </w:pPr>
      <w:r w:rsidRPr="00DF0BBD">
        <w:rPr>
          <w:noProof/>
          <w:lang w:val="en-GB" w:eastAsia="en-GB"/>
        </w:rPr>
        <w:drawing>
          <wp:inline distT="0" distB="0" distL="0" distR="0" wp14:anchorId="79674CF1" wp14:editId="0AFFB7A9">
            <wp:extent cx="382905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ad.png"/>
                    <pic:cNvPicPr/>
                  </pic:nvPicPr>
                  <pic:blipFill>
                    <a:blip r:embed="rId30">
                      <a:extLst>
                        <a:ext uri="{28A0092B-C50C-407E-A947-70E740481C1C}">
                          <a14:useLocalDpi xmlns:a14="http://schemas.microsoft.com/office/drawing/2010/main" val="0"/>
                        </a:ext>
                      </a:extLst>
                    </a:blip>
                    <a:stretch>
                      <a:fillRect/>
                    </a:stretch>
                  </pic:blipFill>
                  <pic:spPr>
                    <a:xfrm>
                      <a:off x="0" y="0"/>
                      <a:ext cx="3848806" cy="2610550"/>
                    </a:xfrm>
                    <a:prstGeom prst="rect">
                      <a:avLst/>
                    </a:prstGeom>
                  </pic:spPr>
                </pic:pic>
              </a:graphicData>
            </a:graphic>
          </wp:inline>
        </w:drawing>
      </w:r>
    </w:p>
    <w:p w14:paraId="6586329B" w14:textId="112F3FA8" w:rsidR="00501EAD" w:rsidRPr="00D96694" w:rsidRDefault="00501EAD" w:rsidP="00501EAD">
      <w:pPr>
        <w:pStyle w:val="Caption"/>
        <w:ind w:firstLine="567"/>
      </w:pPr>
      <w:bookmarkStart w:id="1759" w:name="_Toc522019422"/>
      <w:r w:rsidRPr="00D96694">
        <w:t xml:space="preserve">Slika </w:t>
      </w:r>
      <w:ins w:id="1760"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61" w:author="Aleksa Corovic" w:date="2018-08-21T12:50:00Z">
            <w:rPr>
              <w:noProof/>
            </w:rPr>
          </w:rPrChange>
        </w:rPr>
        <w:t>2</w:t>
      </w:r>
      <w:ins w:id="1762"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63" w:author="Filip Dutina" w:date="2018-08-14T14:04:00Z">
        <w:r w:rsidR="0063232B" w:rsidRPr="00D96694">
          <w:rPr>
            <w:rPrChange w:id="1764" w:author="Aleksa Corovic" w:date="2018-08-21T12:50:00Z">
              <w:rPr>
                <w:noProof/>
              </w:rPr>
            </w:rPrChange>
          </w:rPr>
          <w:t>1</w:t>
        </w:r>
        <w:r w:rsidR="0063232B" w:rsidRPr="00DF0BBD">
          <w:fldChar w:fldCharType="end"/>
        </w:r>
      </w:ins>
      <w:del w:id="1765"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66"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67" w:author="Aleksa Corovic" w:date="2018-08-21T12:50:00Z">
              <w:rPr>
                <w:noProof/>
              </w:rPr>
            </w:rPrChange>
          </w:rPr>
          <w:delText>1</w:delText>
        </w:r>
        <w:r w:rsidR="0067303B" w:rsidRPr="00DF0BBD" w:rsidDel="00D03B92">
          <w:fldChar w:fldCharType="end"/>
        </w:r>
      </w:del>
      <w:r w:rsidRPr="00D96694">
        <w:t xml:space="preserve"> </w:t>
      </w:r>
      <w:r w:rsidRPr="00D96694">
        <w:rPr>
          <w:i/>
          <w:rPrChange w:id="1768" w:author="Aleksa Corovic" w:date="2018-08-21T12:50:00Z">
            <w:rPr>
              <w:i/>
              <w:noProof/>
            </w:rPr>
          </w:rPrChange>
        </w:rPr>
        <w:t>BroadR-Reach</w:t>
      </w:r>
      <w:r w:rsidRPr="00D96694">
        <w:rPr>
          <w:rPrChange w:id="1769" w:author="Aleksa Corovic" w:date="2018-08-21T12:50:00Z">
            <w:rPr>
              <w:noProof/>
            </w:rPr>
          </w:rPrChange>
        </w:rPr>
        <w:t xml:space="preserve"> </w:t>
      </w:r>
      <w:del w:id="1770" w:author="Filip Dutina" w:date="2018-07-12T11:24:00Z">
        <w:r w:rsidRPr="00D96694" w:rsidDel="0090337A">
          <w:rPr>
            <w:rPrChange w:id="1771" w:author="Aleksa Corovic" w:date="2018-08-21T12:50:00Z">
              <w:rPr>
                <w:noProof/>
              </w:rPr>
            </w:rPrChange>
          </w:rPr>
          <w:delText>interfejs</w:delText>
        </w:r>
        <w:r w:rsidR="00027991" w:rsidRPr="00D96694" w:rsidDel="0090337A">
          <w:rPr>
            <w:rPrChange w:id="1772" w:author="Aleksa Corovic" w:date="2018-08-21T12:50:00Z">
              <w:rPr>
                <w:noProof/>
              </w:rPr>
            </w:rPrChange>
          </w:rPr>
          <w:delText xml:space="preserve"> </w:delText>
        </w:r>
      </w:del>
      <w:ins w:id="1773" w:author="Filip Dutina" w:date="2018-07-12T11:24:00Z">
        <w:r w:rsidR="0090337A" w:rsidRPr="00D96694">
          <w:rPr>
            <w:rPrChange w:id="1774" w:author="Aleksa Corovic" w:date="2018-08-21T12:50:00Z">
              <w:rPr>
                <w:noProof/>
              </w:rPr>
            </w:rPrChange>
          </w:rPr>
          <w:t xml:space="preserve">sprega </w:t>
        </w:r>
      </w:ins>
      <w:r w:rsidR="00027991" w:rsidRPr="00D96694">
        <w:rPr>
          <w:rPrChange w:id="1775" w:author="Aleksa Corovic" w:date="2018-08-21T12:50:00Z">
            <w:rPr>
              <w:noProof/>
            </w:rPr>
          </w:rPrChange>
        </w:rPr>
        <w:t>[1]</w:t>
      </w:r>
      <w:bookmarkEnd w:id="1759"/>
    </w:p>
    <w:p w14:paraId="685046C3" w14:textId="77777777" w:rsidR="009E1A0C" w:rsidRPr="00D96694" w:rsidRDefault="009E1A0C" w:rsidP="009E1A0C"/>
    <w:p w14:paraId="6AB79A9A" w14:textId="1AF106FB" w:rsidR="009E1A0C" w:rsidRPr="00D96694" w:rsidRDefault="009E1A0C" w:rsidP="009E1A0C">
      <w:pPr>
        <w:rPr>
          <w:rPrChange w:id="1776" w:author="Aleksa Corovic" w:date="2018-08-21T12:50:00Z">
            <w:rPr>
              <w:lang w:val="en-GB"/>
            </w:rPr>
          </w:rPrChange>
        </w:rPr>
      </w:pPr>
      <w:r w:rsidRPr="00D96694">
        <w:rPr>
          <w:i/>
        </w:rPr>
        <w:t xml:space="preserve">BroadR-Reach </w:t>
      </w:r>
      <w:r w:rsidRPr="00D96694">
        <w:t>tehnologija predstavlja standard fizičkog sloja koji je osmišljen za umrežavanje komponenti u automobilskoj industriji.</w:t>
      </w:r>
      <w:r w:rsidRPr="00D96694">
        <w:rPr>
          <w:rPrChange w:id="1777" w:author="Aleksa Corovic" w:date="2018-08-21T12:50:00Z">
            <w:rPr>
              <w:lang w:val="en-GB"/>
            </w:rPr>
          </w:rPrChange>
        </w:rPr>
        <w:t xml:space="preserve"> </w:t>
      </w:r>
      <w:r w:rsidRPr="00D96694">
        <w:rPr>
          <w:i/>
          <w:rPrChange w:id="1778" w:author="Aleksa Corovic" w:date="2018-08-21T12:50:00Z">
            <w:rPr>
              <w:i/>
              <w:lang w:val="en-GB"/>
            </w:rPr>
          </w:rPrChange>
        </w:rPr>
        <w:t>BroadR-Reach</w:t>
      </w:r>
      <w:r w:rsidRPr="00D96694">
        <w:rPr>
          <w:rPrChange w:id="1779" w:author="Aleksa Corovic" w:date="2018-08-21T12:50:00Z">
            <w:rPr>
              <w:lang w:val="en-GB"/>
            </w:rPr>
          </w:rPrChange>
        </w:rPr>
        <w:t xml:space="preserve"> </w:t>
      </w:r>
      <w:r w:rsidR="00501EAD" w:rsidRPr="00D96694">
        <w:rPr>
          <w:rPrChange w:id="1780" w:author="Aleksa Corovic" w:date="2018-08-21T12:50:00Z">
            <w:rPr>
              <w:lang w:val="en-GB"/>
            </w:rPr>
          </w:rPrChange>
        </w:rPr>
        <w:t>pruža mogućnost istovremenog pristupa informacijama preko neo</w:t>
      </w:r>
      <w:ins w:id="1781" w:author="Filip Dutina" w:date="2018-07-12T11:34:00Z">
        <w:r w:rsidR="000B10B1" w:rsidRPr="00D96694">
          <w:rPr>
            <w:rPrChange w:id="1782" w:author="Aleksa Corovic" w:date="2018-08-21T12:50:00Z">
              <w:rPr>
                <w:lang w:val="en-GB"/>
              </w:rPr>
            </w:rPrChange>
          </w:rPr>
          <w:t>klopljenih</w:t>
        </w:r>
      </w:ins>
      <w:del w:id="1783" w:author="Filip Dutina" w:date="2018-07-12T11:34:00Z">
        <w:r w:rsidR="00501EAD" w:rsidRPr="00D96694" w:rsidDel="000B10B1">
          <w:rPr>
            <w:rPrChange w:id="1784" w:author="Aleksa Corovic" w:date="2018-08-21T12:50:00Z">
              <w:rPr>
                <w:lang w:val="en-GB"/>
              </w:rPr>
            </w:rPrChange>
          </w:rPr>
          <w:delText>bloženih</w:delText>
        </w:r>
      </w:del>
      <w:r w:rsidR="00501EAD" w:rsidRPr="00D96694">
        <w:rPr>
          <w:rPrChange w:id="1785" w:author="Aleksa Corovic" w:date="2018-08-21T12:50:00Z">
            <w:rPr>
              <w:lang w:val="en-GB"/>
            </w:rPr>
          </w:rPrChange>
        </w:rPr>
        <w:t xml:space="preserve"> upredenih parica.</w:t>
      </w:r>
    </w:p>
    <w:p w14:paraId="20B2F823" w14:textId="77777777" w:rsidR="00501EAD" w:rsidRPr="00D96694" w:rsidRDefault="00501EAD" w:rsidP="009E1A0C">
      <w:pPr>
        <w:rPr>
          <w:rPrChange w:id="1786" w:author="Aleksa Corovic" w:date="2018-08-21T12:50:00Z">
            <w:rPr>
              <w:lang w:val="en-GB"/>
            </w:rPr>
          </w:rPrChange>
        </w:rPr>
      </w:pPr>
    </w:p>
    <w:p w14:paraId="0CE629AA" w14:textId="77777777" w:rsidR="00501EAD" w:rsidRPr="00D96694" w:rsidRDefault="00501EAD" w:rsidP="00501EAD">
      <w:pPr>
        <w:keepNext/>
        <w:jc w:val="center"/>
      </w:pPr>
      <w:r w:rsidRPr="00DF0BBD">
        <w:rPr>
          <w:noProof/>
          <w:lang w:val="en-GB" w:eastAsia="en-GB"/>
        </w:rPr>
        <w:lastRenderedPageBreak/>
        <w:drawing>
          <wp:inline distT="0" distB="0" distL="0" distR="0" wp14:anchorId="0F35767C" wp14:editId="110F2D58">
            <wp:extent cx="38100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TP_cable-300x245.jpg"/>
                    <pic:cNvPicPr/>
                  </pic:nvPicPr>
                  <pic:blipFill>
                    <a:blip r:embed="rId31">
                      <a:extLst>
                        <a:ext uri="{28A0092B-C50C-407E-A947-70E740481C1C}">
                          <a14:useLocalDpi xmlns:a14="http://schemas.microsoft.com/office/drawing/2010/main" val="0"/>
                        </a:ext>
                      </a:extLst>
                    </a:blip>
                    <a:stretch>
                      <a:fillRect/>
                    </a:stretch>
                  </pic:blipFill>
                  <pic:spPr>
                    <a:xfrm>
                      <a:off x="0" y="0"/>
                      <a:ext cx="3810000" cy="3111500"/>
                    </a:xfrm>
                    <a:prstGeom prst="rect">
                      <a:avLst/>
                    </a:prstGeom>
                  </pic:spPr>
                </pic:pic>
              </a:graphicData>
            </a:graphic>
          </wp:inline>
        </w:drawing>
      </w:r>
    </w:p>
    <w:p w14:paraId="74D91527" w14:textId="1091E155" w:rsidR="00501EAD" w:rsidRPr="00D96694" w:rsidRDefault="00501EAD" w:rsidP="00501EAD">
      <w:pPr>
        <w:pStyle w:val="Caption"/>
        <w:rPr>
          <w:rPrChange w:id="1787" w:author="Aleksa Corovic" w:date="2018-08-21T12:50:00Z">
            <w:rPr>
              <w:noProof/>
            </w:rPr>
          </w:rPrChange>
        </w:rPr>
      </w:pPr>
      <w:bookmarkStart w:id="1788" w:name="_Toc522019423"/>
      <w:r w:rsidRPr="00D96694">
        <w:t xml:space="preserve">Slika </w:t>
      </w:r>
      <w:ins w:id="178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1790" w:author="Aleksa Corovic" w:date="2018-08-21T12:50:00Z">
            <w:rPr>
              <w:noProof/>
            </w:rPr>
          </w:rPrChange>
        </w:rPr>
        <w:t>2</w:t>
      </w:r>
      <w:ins w:id="179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92" w:author="Filip Dutina" w:date="2018-08-14T14:04:00Z">
        <w:r w:rsidR="0063232B" w:rsidRPr="00D96694">
          <w:rPr>
            <w:rPrChange w:id="1793" w:author="Aleksa Corovic" w:date="2018-08-21T12:50:00Z">
              <w:rPr>
                <w:noProof/>
              </w:rPr>
            </w:rPrChange>
          </w:rPr>
          <w:t>2</w:t>
        </w:r>
        <w:r w:rsidR="0063232B" w:rsidRPr="00DF0BBD">
          <w:fldChar w:fldCharType="end"/>
        </w:r>
      </w:ins>
      <w:del w:id="179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95"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96" w:author="Aleksa Corovic" w:date="2018-08-21T12:50:00Z">
              <w:rPr>
                <w:noProof/>
              </w:rPr>
            </w:rPrChange>
          </w:rPr>
          <w:delText>2</w:delText>
        </w:r>
        <w:r w:rsidR="0067303B" w:rsidRPr="00DF0BBD" w:rsidDel="00D03B92">
          <w:fldChar w:fldCharType="end"/>
        </w:r>
      </w:del>
      <w:r w:rsidRPr="00D96694">
        <w:t xml:space="preserve"> </w:t>
      </w:r>
      <w:r w:rsidRPr="00D96694">
        <w:rPr>
          <w:rPrChange w:id="1797" w:author="Aleksa Corovic" w:date="2018-08-21T12:50:00Z">
            <w:rPr>
              <w:noProof/>
            </w:rPr>
          </w:rPrChange>
        </w:rPr>
        <w:t>Neo</w:t>
      </w:r>
      <w:ins w:id="1798" w:author="Filip Dutina" w:date="2018-07-12T11:35:00Z">
        <w:r w:rsidR="000B10B1" w:rsidRPr="00D96694">
          <w:rPr>
            <w:rPrChange w:id="1799" w:author="Aleksa Corovic" w:date="2018-08-21T12:50:00Z">
              <w:rPr>
                <w:noProof/>
              </w:rPr>
            </w:rPrChange>
          </w:rPr>
          <w:t>klopljene</w:t>
        </w:r>
      </w:ins>
      <w:del w:id="1800" w:author="Filip Dutina" w:date="2018-07-12T11:35:00Z">
        <w:r w:rsidRPr="00D96694" w:rsidDel="000B10B1">
          <w:rPr>
            <w:rPrChange w:id="1801" w:author="Aleksa Corovic" w:date="2018-08-21T12:50:00Z">
              <w:rPr>
                <w:noProof/>
              </w:rPr>
            </w:rPrChange>
          </w:rPr>
          <w:delText>bložene</w:delText>
        </w:r>
      </w:del>
      <w:r w:rsidRPr="00D96694">
        <w:rPr>
          <w:rPrChange w:id="1802" w:author="Aleksa Corovic" w:date="2018-08-21T12:50:00Z">
            <w:rPr>
              <w:noProof/>
            </w:rPr>
          </w:rPrChange>
        </w:rPr>
        <w:t xml:space="preserve"> uprede parice</w:t>
      </w:r>
      <w:r w:rsidR="00027991" w:rsidRPr="00D96694">
        <w:rPr>
          <w:rPrChange w:id="1803" w:author="Aleksa Corovic" w:date="2018-08-21T12:50:00Z">
            <w:rPr>
              <w:noProof/>
            </w:rPr>
          </w:rPrChange>
        </w:rPr>
        <w:t xml:space="preserve"> [2]</w:t>
      </w:r>
      <w:bookmarkEnd w:id="1788"/>
    </w:p>
    <w:p w14:paraId="470D746D" w14:textId="77777777" w:rsidR="00EE6F6B" w:rsidRPr="00D96694" w:rsidRDefault="00EE6F6B" w:rsidP="00EE6F6B"/>
    <w:p w14:paraId="6A384BCB" w14:textId="41D6160C" w:rsidR="00501EAD" w:rsidRPr="00D96694" w:rsidRDefault="002E1FEB" w:rsidP="00501EAD">
      <w:r w:rsidRPr="00D96694">
        <w:t>Jedna od najvećih prednosti</w:t>
      </w:r>
      <w:r w:rsidR="00501EAD" w:rsidRPr="00D96694">
        <w:t xml:space="preserve"> koje</w:t>
      </w:r>
      <w:r w:rsidRPr="00D96694">
        <w:t xml:space="preserve"> proizvođačima</w:t>
      </w:r>
      <w:r w:rsidR="00501EAD" w:rsidRPr="00D96694">
        <w:t xml:space="preserve"> pruža ova tehnologija</w:t>
      </w:r>
      <w:r w:rsidRPr="00D96694">
        <w:t xml:space="preserve"> je </w:t>
      </w:r>
      <w:del w:id="1804" w:author="Filip Dutina" w:date="2018-07-12T11:57:00Z">
        <w:r w:rsidRPr="00D96694" w:rsidDel="00156AA9">
          <w:delText xml:space="preserve">umnogome </w:delText>
        </w:r>
      </w:del>
      <w:ins w:id="1805" w:author="Filip Dutina" w:date="2018-07-12T11:57:00Z">
        <w:r w:rsidR="00156AA9" w:rsidRPr="00D96694">
          <w:t xml:space="preserve">mnogostruko </w:t>
        </w:r>
      </w:ins>
      <w:r w:rsidRPr="00D96694">
        <w:t>smanjena cena i težina kablova u vozilu.</w:t>
      </w:r>
    </w:p>
    <w:p w14:paraId="0CC08E8E" w14:textId="18849965" w:rsidR="002E1FEB" w:rsidRPr="00D96694" w:rsidRDefault="002E1FEB" w:rsidP="00E317AB">
      <w:pPr>
        <w:rPr>
          <w:ins w:id="1806" w:author="Filip Dutina" w:date="2018-07-17T10:19:00Z"/>
        </w:rPr>
      </w:pPr>
      <w:r w:rsidRPr="00D96694">
        <w:t xml:space="preserve">Korišćenje </w:t>
      </w:r>
      <w:r w:rsidRPr="00D96694">
        <w:rPr>
          <w:i/>
        </w:rPr>
        <w:t>BroadR-Reach</w:t>
      </w:r>
      <w:r w:rsidRPr="00D96694">
        <w:t xml:space="preserve"> tehnologije omogućava prelazak sa više zatvorenih mreža u automobilu na jednu otvorenu</w:t>
      </w:r>
      <w:del w:id="1807" w:author="Filip Dutina" w:date="2018-08-14T10:58:00Z">
        <w:r w:rsidRPr="00D96694" w:rsidDel="00F86AB4">
          <w:delText xml:space="preserve"> mrežu</w:delText>
        </w:r>
      </w:del>
      <w:r w:rsidRPr="00D96694">
        <w:t xml:space="preserve"> koja je bazirana na </w:t>
      </w:r>
      <w:r w:rsidRPr="00D96694">
        <w:rPr>
          <w:i/>
          <w:rPrChange w:id="1808" w:author="Aleksa Corovic" w:date="2018-08-21T12:50:00Z">
            <w:rPr/>
          </w:rPrChange>
        </w:rPr>
        <w:t>Eternet</w:t>
      </w:r>
      <w:r w:rsidRPr="00D96694">
        <w:t xml:space="preserve"> (eng</w:t>
      </w:r>
      <w:r w:rsidR="007D200A" w:rsidRPr="00D96694">
        <w:t>l</w:t>
      </w:r>
      <w:r w:rsidRPr="00D96694">
        <w:t xml:space="preserve">. </w:t>
      </w:r>
      <w:r w:rsidRPr="00D96694">
        <w:rPr>
          <w:i/>
        </w:rPr>
        <w:t>Ethernet</w:t>
      </w:r>
      <w:r w:rsidRPr="00D96694">
        <w:t xml:space="preserve">) protokolu. Ovo dozvoljava proizvođačima da </w:t>
      </w:r>
      <w:del w:id="1809" w:author="Filip Dutina" w:date="2018-07-12T11:37:00Z">
        <w:r w:rsidRPr="00D96694" w:rsidDel="000B10B1">
          <w:delText xml:space="preserve">inkorporiraju </w:delText>
        </w:r>
      </w:del>
      <w:ins w:id="1810" w:author="Filip Dutina" w:date="2018-07-12T11:37:00Z">
        <w:r w:rsidR="000B10B1" w:rsidRPr="00D96694">
          <w:t xml:space="preserve">ugrade </w:t>
        </w:r>
      </w:ins>
      <w:r w:rsidRPr="00D96694">
        <w:t xml:space="preserve">veliki broj elektronskih sistema i uređaja u vozilo koji se tiču bezbednosti, udobnosti i razonode. Brzina prenosa podataka može da dostigne i 100Mbit/s, što prevazilazi standardnu </w:t>
      </w:r>
      <w:r w:rsidRPr="00D96694">
        <w:rPr>
          <w:i/>
          <w:rPrChange w:id="1811" w:author="Aleksa Corovic" w:date="2018-08-21T12:50:00Z">
            <w:rPr/>
          </w:rPrChange>
        </w:rPr>
        <w:t>Eternet</w:t>
      </w:r>
      <w:r w:rsidRPr="00D96694">
        <w:t xml:space="preserve"> </w:t>
      </w:r>
      <w:commentRangeStart w:id="1812"/>
      <w:del w:id="1813" w:author="Filip Dutina" w:date="2018-07-12T11:17:00Z">
        <w:r w:rsidRPr="00D96694" w:rsidDel="00EF2F13">
          <w:delText>konekciju</w:delText>
        </w:r>
      </w:del>
      <w:ins w:id="1814" w:author="Filip Dutina" w:date="2018-07-12T11:17:00Z">
        <w:r w:rsidR="00EF2F13" w:rsidRPr="00D96694">
          <w:t>vezu</w:t>
        </w:r>
      </w:ins>
      <w:commentRangeEnd w:id="1812"/>
      <w:ins w:id="1815" w:author="Filip Dutina" w:date="2018-07-12T11:20:00Z">
        <w:r w:rsidR="00425260" w:rsidRPr="00D96694">
          <w:rPr>
            <w:rStyle w:val="CommentReference"/>
          </w:rPr>
          <w:commentReference w:id="1812"/>
        </w:r>
      </w:ins>
      <w:r w:rsidRPr="00D96694">
        <w:t>.</w:t>
      </w:r>
      <w:ins w:id="1816" w:author="Filip Dutina" w:date="2018-07-12T13:56:00Z">
        <w:r w:rsidR="00E317AB" w:rsidRPr="00D96694">
          <w:t xml:space="preserve"> Takođe, </w:t>
        </w:r>
      </w:ins>
      <w:ins w:id="1817" w:author="Filip Dutina" w:date="2018-07-12T13:42:00Z">
        <w:r w:rsidR="00E317AB" w:rsidRPr="00D96694">
          <w:rPr>
            <w:i/>
            <w:rPrChange w:id="1818" w:author="Aleksa Corovic" w:date="2018-08-21T12:50:00Z">
              <w:rPr/>
            </w:rPrChange>
          </w:rPr>
          <w:t>BroadR-Reach</w:t>
        </w:r>
        <w:r w:rsidR="00E317AB" w:rsidRPr="00D96694">
          <w:t xml:space="preserve"> standard</w:t>
        </w:r>
        <w:r w:rsidR="00F63DF4" w:rsidRPr="00D96694">
          <w:t xml:space="preserve"> omogućava</w:t>
        </w:r>
        <w:r w:rsidR="00E317AB" w:rsidRPr="00D96694">
          <w:t xml:space="preserve"> istovremeno slanje i primanje podataka </w:t>
        </w:r>
      </w:ins>
      <w:ins w:id="1819" w:author="Filip Dutina" w:date="2018-07-12T14:00:00Z">
        <w:r w:rsidR="00E11318" w:rsidRPr="00D96694">
          <w:t>preko iste</w:t>
        </w:r>
        <w:r w:rsidR="00C175BA" w:rsidRPr="00D96694">
          <w:t xml:space="preserve"> neoblož</w:t>
        </w:r>
        <w:r w:rsidR="00112893" w:rsidRPr="00D96694">
          <w:t>ene upredene parice</w:t>
        </w:r>
        <w:r w:rsidR="00C175BA" w:rsidRPr="00D96694">
          <w:t xml:space="preserve"> </w:t>
        </w:r>
      </w:ins>
      <w:ins w:id="1820" w:author="Filip Dutina" w:date="2018-07-12T13:42:00Z">
        <w:r w:rsidR="00E317AB" w:rsidRPr="00D96694">
          <w:t>(</w:t>
        </w:r>
      </w:ins>
      <w:ins w:id="1821" w:author="Filip Dutina" w:date="2018-07-12T13:43:00Z">
        <w:r w:rsidR="00E317AB" w:rsidRPr="00D96694">
          <w:t xml:space="preserve">engl. </w:t>
        </w:r>
        <w:r w:rsidR="00E317AB" w:rsidRPr="00D96694">
          <w:rPr>
            <w:i/>
            <w:rPrChange w:id="1822" w:author="Aleksa Corovic" w:date="2018-08-21T12:50:00Z">
              <w:rPr/>
            </w:rPrChange>
          </w:rPr>
          <w:t>full-duplex</w:t>
        </w:r>
      </w:ins>
      <w:ins w:id="1823" w:author="Filip Dutina" w:date="2018-07-12T13:42:00Z">
        <w:r w:rsidR="00E317AB" w:rsidRPr="00D96694">
          <w:t>)</w:t>
        </w:r>
      </w:ins>
      <w:del w:id="1824" w:author="Filip Dutina" w:date="2018-07-12T13:42:00Z">
        <w:r w:rsidR="007C4303" w:rsidRPr="00D96694" w:rsidDel="00E317AB">
          <w:delText xml:space="preserve"> </w:delText>
        </w:r>
      </w:del>
      <w:ins w:id="1825" w:author="Filip Dutina" w:date="2018-07-12T13:56:00Z">
        <w:r w:rsidR="00E317AB" w:rsidRPr="00D96694">
          <w:t>.</w:t>
        </w:r>
      </w:ins>
      <w:ins w:id="1826" w:author="Filip Dutina" w:date="2018-07-12T14:37:00Z">
        <w:r w:rsidR="004C1FBD" w:rsidRPr="00D96694">
          <w:t xml:space="preserve"> Propusni opseg </w:t>
        </w:r>
        <w:r w:rsidR="004C1FBD" w:rsidRPr="00D96694">
          <w:rPr>
            <w:i/>
            <w:rPrChange w:id="1827" w:author="Aleksa Corovic" w:date="2018-08-21T12:50:00Z">
              <w:rPr/>
            </w:rPrChange>
          </w:rPr>
          <w:t>BroadR-Reach</w:t>
        </w:r>
        <w:r w:rsidR="004C1FBD" w:rsidRPr="00D96694">
          <w:t xml:space="preserve"> tehnologije</w:t>
        </w:r>
        <w:r w:rsidR="00F1451B" w:rsidRPr="00D96694">
          <w:t xml:space="preserve"> iznosi 33.3 </w:t>
        </w:r>
        <w:r w:rsidR="00F1451B" w:rsidRPr="00D96694">
          <w:rPr>
            <w:i/>
            <w:rPrChange w:id="1828" w:author="Aleksa Corovic" w:date="2018-08-21T12:50:00Z">
              <w:rPr/>
            </w:rPrChange>
          </w:rPr>
          <w:t>MHz</w:t>
        </w:r>
      </w:ins>
      <w:ins w:id="1829" w:author="Filip Dutina" w:date="2018-07-17T10:40:00Z">
        <w:r w:rsidR="00E11318" w:rsidRPr="00D96694">
          <w:t>, što je veliki napredak</w:t>
        </w:r>
        <w:r w:rsidR="00CF3776" w:rsidRPr="00D96694">
          <w:t xml:space="preserve"> u odnosu na prethodno korišć</w:t>
        </w:r>
        <w:r w:rsidR="00E11318" w:rsidRPr="00D96694">
          <w:t>ene tehnologije</w:t>
        </w:r>
      </w:ins>
      <w:ins w:id="1830" w:author="Filip Dutina" w:date="2018-07-12T14:37:00Z">
        <w:r w:rsidR="00F1451B" w:rsidRPr="00D96694">
          <w:t>.</w:t>
        </w:r>
      </w:ins>
      <w:ins w:id="1831" w:author="Filip Dutina" w:date="2018-08-14T14:06:00Z">
        <w:r w:rsidR="0063232B" w:rsidRPr="00D96694">
          <w:t xml:space="preserve"> </w:t>
        </w:r>
      </w:ins>
      <w:ins w:id="1832" w:author="Filip Dutina" w:date="2018-07-17T11:40:00Z">
        <w:r w:rsidR="00B64714" w:rsidRPr="00D96694">
          <w:t>[3]</w:t>
        </w:r>
      </w:ins>
      <w:del w:id="1833" w:author="Filip Dutina" w:date="2018-07-12T13:42:00Z">
        <w:r w:rsidR="007C4303" w:rsidRPr="00D96694" w:rsidDel="00E317AB">
          <w:delText>[3</w:delText>
        </w:r>
        <w:r w:rsidR="00331B79" w:rsidRPr="00D96694" w:rsidDel="00E317AB">
          <w:delText>]</w:delText>
        </w:r>
      </w:del>
    </w:p>
    <w:p w14:paraId="0ABB86E6" w14:textId="25365167" w:rsidR="005E071B" w:rsidRPr="00D96694" w:rsidRDefault="005E071B" w:rsidP="00E317AB">
      <w:pPr>
        <w:rPr>
          <w:ins w:id="1834" w:author="Filip Dutina" w:date="2018-07-17T10:34:00Z"/>
        </w:rPr>
      </w:pPr>
      <w:ins w:id="1835" w:author="Filip Dutina" w:date="2018-07-17T10:19:00Z">
        <w:r w:rsidRPr="00D96694">
          <w:t xml:space="preserve">Jedan on </w:t>
        </w:r>
      </w:ins>
      <w:ins w:id="1836" w:author="Filip Dutina" w:date="2018-07-17T10:21:00Z">
        <w:r w:rsidRPr="00D96694">
          <w:t>najvažnijih alata koji se</w:t>
        </w:r>
      </w:ins>
      <w:ins w:id="1837" w:author="Filip Dutina" w:date="2018-07-17T10:24:00Z">
        <w:r w:rsidR="008C23CA" w:rsidRPr="00D96694">
          <w:t xml:space="preserve"> ovde korist</w:t>
        </w:r>
      </w:ins>
      <w:ins w:id="1838" w:author="Filip Dutina" w:date="2018-08-14T14:32:00Z">
        <w:r w:rsidR="00FB17CB" w:rsidRPr="00D96694">
          <w:t>i</w:t>
        </w:r>
      </w:ins>
      <w:ins w:id="1839" w:author="Filip Dutina" w:date="2018-07-17T10:24:00Z">
        <w:r w:rsidR="008C23CA" w:rsidRPr="00D96694">
          <w:t xml:space="preserve"> je </w:t>
        </w:r>
        <w:r w:rsidR="008C23CA" w:rsidRPr="00D96694">
          <w:rPr>
            <w:i/>
            <w:rPrChange w:id="1840" w:author="Aleksa Corovic" w:date="2018-08-21T12:50:00Z">
              <w:rPr/>
            </w:rPrChange>
          </w:rPr>
          <w:t>ADAS</w:t>
        </w:r>
        <w:r w:rsidR="008C23CA" w:rsidRPr="00D96694">
          <w:t xml:space="preserve">, </w:t>
        </w:r>
      </w:ins>
      <w:ins w:id="1841" w:author="Filip Dutina" w:date="2018-08-15T11:34:00Z">
        <w:r w:rsidR="00AA5E57" w:rsidRPr="00D96694">
          <w:t>i on</w:t>
        </w:r>
      </w:ins>
      <w:ins w:id="1842" w:author="Filip Dutina" w:date="2018-07-17T10:24:00Z">
        <w:r w:rsidR="008C23CA" w:rsidRPr="00D96694">
          <w:t xml:space="preserve"> može biti pasivan i aktivan.</w:t>
        </w:r>
      </w:ins>
      <w:ins w:id="1843" w:author="Filip Dutina" w:date="2018-07-17T10:30:00Z">
        <w:r w:rsidR="008C23CA" w:rsidRPr="00D96694">
          <w:t xml:space="preserve"> Pasivan </w:t>
        </w:r>
        <w:r w:rsidR="008C23CA" w:rsidRPr="00D96694">
          <w:rPr>
            <w:i/>
            <w:rPrChange w:id="1844" w:author="Aleksa Corovic" w:date="2018-08-21T12:50:00Z">
              <w:rPr/>
            </w:rPrChange>
          </w:rPr>
          <w:t>ADAS</w:t>
        </w:r>
        <w:r w:rsidR="008C23CA" w:rsidRPr="00D96694">
          <w:t xml:space="preserve"> pruža vozačima samo upozorenja ukoliko, na primer, izađu van svoje trake.</w:t>
        </w:r>
      </w:ins>
      <w:ins w:id="1845" w:author="Filip Dutina" w:date="2018-07-17T10:31:00Z">
        <w:r w:rsidR="008C23CA" w:rsidRPr="00D96694">
          <w:t xml:space="preserve"> Sa druge strane, aktivan </w:t>
        </w:r>
        <w:r w:rsidR="008C23CA" w:rsidRPr="00D96694">
          <w:rPr>
            <w:i/>
            <w:rPrChange w:id="1846" w:author="Aleksa Corovic" w:date="2018-08-21T12:50:00Z">
              <w:rPr/>
            </w:rPrChange>
          </w:rPr>
          <w:t>ADAS</w:t>
        </w:r>
        <w:r w:rsidR="008C23CA" w:rsidRPr="00D96694">
          <w:t xml:space="preserve"> ne samo da upozorava vozača, već i preuzima kontrolu nad vozilom</w:t>
        </w:r>
      </w:ins>
      <w:ins w:id="1847" w:author="Filip Dutina" w:date="2018-07-17T10:32:00Z">
        <w:r w:rsidR="007E1446" w:rsidRPr="00D96694">
          <w:t xml:space="preserve"> u slučaju potencijalne nezgode (vraćanje vozila u svoju traku, automatsko kočenje itd.)</w:t>
        </w:r>
      </w:ins>
      <w:ins w:id="1848" w:author="Filip Dutina" w:date="2018-07-17T10:33:00Z">
        <w:r w:rsidR="007E1446" w:rsidRPr="00D96694">
          <w:t>.</w:t>
        </w:r>
        <w:r w:rsidR="00D20DA8" w:rsidRPr="00D96694">
          <w:t xml:space="preserve"> Aktivni </w:t>
        </w:r>
        <w:r w:rsidR="00D20DA8" w:rsidRPr="00D96694">
          <w:rPr>
            <w:i/>
            <w:rPrChange w:id="1849" w:author="Aleksa Corovic" w:date="2018-08-21T12:50:00Z">
              <w:rPr/>
            </w:rPrChange>
          </w:rPr>
          <w:t>ADAS</w:t>
        </w:r>
        <w:r w:rsidR="00417586" w:rsidRPr="00D96694">
          <w:t xml:space="preserve"> takođe</w:t>
        </w:r>
      </w:ins>
      <w:ins w:id="1850" w:author="Filip Dutina" w:date="2018-08-15T11:35:00Z">
        <w:r w:rsidR="00417586" w:rsidRPr="00D96694">
          <w:t xml:space="preserve"> može</w:t>
        </w:r>
      </w:ins>
      <w:ins w:id="1851" w:author="Filip Dutina" w:date="2018-07-17T10:33:00Z">
        <w:r w:rsidR="00417586" w:rsidRPr="00D96694">
          <w:t xml:space="preserve"> </w:t>
        </w:r>
        <w:r w:rsidR="00D20DA8" w:rsidRPr="00D96694">
          <w:t xml:space="preserve">samostalno da </w:t>
        </w:r>
        <w:del w:id="1852" w:author="Aleksa Corovic" w:date="2018-08-21T12:52:00Z">
          <w:r w:rsidR="00D20DA8" w:rsidRPr="00D96694" w:rsidDel="00D96694">
            <w:delText>uparkira</w:delText>
          </w:r>
        </w:del>
      </w:ins>
      <w:ins w:id="1853" w:author="Aleksa Corovic" w:date="2018-08-21T12:52:00Z">
        <w:r w:rsidR="00D96694" w:rsidRPr="00D96694">
          <w:t>parkira</w:t>
        </w:r>
      </w:ins>
      <w:ins w:id="1854" w:author="Filip Dutina" w:date="2018-07-17T10:33:00Z">
        <w:r w:rsidR="00D20DA8" w:rsidRPr="00D96694">
          <w:t xml:space="preserve"> vozilo.</w:t>
        </w:r>
      </w:ins>
    </w:p>
    <w:p w14:paraId="3D2F540B" w14:textId="002D668D" w:rsidR="00E11318" w:rsidRPr="00D96694" w:rsidRDefault="00E11318" w:rsidP="00E317AB">
      <w:pPr>
        <w:rPr>
          <w:ins w:id="1855" w:author="Filip Dutina" w:date="2018-08-14T13:06:00Z"/>
        </w:rPr>
      </w:pPr>
      <w:ins w:id="1856" w:author="Filip Dutina" w:date="2018-07-17T10:34:00Z">
        <w:r w:rsidRPr="00D96694">
          <w:t xml:space="preserve">Sa brzinom od 100Mbit/s, </w:t>
        </w:r>
        <w:r w:rsidRPr="00D96694">
          <w:rPr>
            <w:i/>
            <w:rPrChange w:id="1857" w:author="Aleksa Corovic" w:date="2018-08-21T12:50:00Z">
              <w:rPr/>
            </w:rPrChange>
          </w:rPr>
          <w:t>BroadR-Reach</w:t>
        </w:r>
        <w:r w:rsidRPr="00D96694">
          <w:t xml:space="preserve"> tehnologija </w:t>
        </w:r>
      </w:ins>
      <w:ins w:id="1858" w:author="Filip Dutina" w:date="2018-07-17T10:35:00Z">
        <w:r w:rsidRPr="00D96694">
          <w:t xml:space="preserve">je najpogodnija za pasivne </w:t>
        </w:r>
        <w:r w:rsidRPr="00D96694">
          <w:rPr>
            <w:i/>
            <w:rPrChange w:id="1859" w:author="Aleksa Corovic" w:date="2018-08-21T12:50:00Z">
              <w:rPr/>
            </w:rPrChange>
          </w:rPr>
          <w:t>ADAS</w:t>
        </w:r>
        <w:r w:rsidRPr="00D96694">
          <w:t xml:space="preserve"> primene, jer aktivni </w:t>
        </w:r>
        <w:r w:rsidRPr="00D96694">
          <w:rPr>
            <w:i/>
            <w:rPrChange w:id="1860" w:author="Aleksa Corovic" w:date="2018-08-21T12:50:00Z">
              <w:rPr/>
            </w:rPrChange>
          </w:rPr>
          <w:t>ADAS</w:t>
        </w:r>
        <w:r w:rsidRPr="00D96694">
          <w:t xml:space="preserve"> zahteva video bez gubitaka kako bi algoritmi za prepoznavanje oblika m</w:t>
        </w:r>
        <w:r w:rsidR="00B64714" w:rsidRPr="00D96694">
          <w:t>ogli neometano funkcionisati. [</w:t>
        </w:r>
      </w:ins>
      <w:ins w:id="1861" w:author="Filip Dutina" w:date="2018-07-17T11:40:00Z">
        <w:r w:rsidR="00B64714" w:rsidRPr="00D96694">
          <w:t>4</w:t>
        </w:r>
      </w:ins>
      <w:ins w:id="1862" w:author="Filip Dutina" w:date="2018-07-17T10:35:00Z">
        <w:r w:rsidR="00B64714" w:rsidRPr="00D96694">
          <w:t>]</w:t>
        </w:r>
      </w:ins>
    </w:p>
    <w:p w14:paraId="5FDA4466" w14:textId="77777777" w:rsidR="00A8736F" w:rsidRPr="00D96694" w:rsidRDefault="00A8736F" w:rsidP="00E317AB">
      <w:pPr>
        <w:rPr>
          <w:ins w:id="1863" w:author="Filip Dutina" w:date="2018-08-14T13:06:00Z"/>
        </w:rPr>
      </w:pPr>
    </w:p>
    <w:p w14:paraId="537EF1A4" w14:textId="054D3400" w:rsidR="00A8736F" w:rsidRPr="00DF0BBD" w:rsidRDefault="00A8736F">
      <w:pPr>
        <w:pStyle w:val="Heading3"/>
        <w:rPr>
          <w:ins w:id="1864" w:author="Filip Dutina" w:date="2018-08-14T13:08:00Z"/>
        </w:rPr>
        <w:pPrChange w:id="1865" w:author="Filip Dutina" w:date="2018-08-14T13:06:00Z">
          <w:pPr/>
        </w:pPrChange>
      </w:pPr>
      <w:bookmarkStart w:id="1866" w:name="_Toc522019391"/>
      <w:ins w:id="1867" w:author="Filip Dutina" w:date="2018-08-14T13:06:00Z">
        <w:r w:rsidRPr="00DF0BBD">
          <w:lastRenderedPageBreak/>
          <w:t xml:space="preserve">Arhitektura fizičkog sloja </w:t>
        </w:r>
        <w:r w:rsidRPr="00D96694">
          <w:rPr>
            <w:i/>
            <w:rPrChange w:id="1868" w:author="Aleksa Corovic" w:date="2018-08-21T12:50:00Z">
              <w:rPr>
                <w:b/>
                <w:bCs/>
              </w:rPr>
            </w:rPrChange>
          </w:rPr>
          <w:t>BroadR-Reach</w:t>
        </w:r>
        <w:r w:rsidRPr="00DF0BBD">
          <w:t>-</w:t>
        </w:r>
        <w:commentRangeStart w:id="1869"/>
        <w:r w:rsidRPr="00DF0BBD">
          <w:t>a</w:t>
        </w:r>
      </w:ins>
      <w:commentRangeEnd w:id="1869"/>
      <w:ins w:id="1870" w:author="Filip Dutina" w:date="2018-08-14T13:09:00Z">
        <w:r w:rsidRPr="00D96694">
          <w:rPr>
            <w:rStyle w:val="CommentReference"/>
            <w:rFonts w:ascii="Times New Roman" w:hAnsi="Times New Roman" w:cs="Times New Roman"/>
            <w:b w:val="0"/>
            <w:bCs w:val="0"/>
          </w:rPr>
          <w:commentReference w:id="1869"/>
        </w:r>
      </w:ins>
      <w:bookmarkEnd w:id="1866"/>
      <w:ins w:id="1871" w:author="Filip Dutina" w:date="2018-08-14T13:08:00Z">
        <w:r w:rsidRPr="00DF0BBD">
          <w:t xml:space="preserve"> </w:t>
        </w:r>
      </w:ins>
    </w:p>
    <w:p w14:paraId="60505802" w14:textId="77777777" w:rsidR="00A8736F" w:rsidRPr="00D96694" w:rsidRDefault="00A8736F">
      <w:pPr>
        <w:rPr>
          <w:ins w:id="1872" w:author="Filip Dutina" w:date="2018-08-14T13:08:00Z"/>
        </w:rPr>
      </w:pPr>
    </w:p>
    <w:p w14:paraId="7DD08D5B" w14:textId="74FB84BE" w:rsidR="00A8736F" w:rsidRPr="00D96694" w:rsidRDefault="00A8736F">
      <w:pPr>
        <w:rPr>
          <w:ins w:id="1873" w:author="Filip Dutina" w:date="2018-08-14T13:26:00Z"/>
          <w:rPrChange w:id="1874" w:author="Aleksa Corovic" w:date="2018-08-21T12:50:00Z">
            <w:rPr>
              <w:ins w:id="1875" w:author="Filip Dutina" w:date="2018-08-14T13:26:00Z"/>
              <w:lang w:val="en-GB"/>
            </w:rPr>
          </w:rPrChange>
        </w:rPr>
      </w:pPr>
      <w:ins w:id="1876" w:author="Filip Dutina" w:date="2018-08-14T13:08:00Z">
        <w:r w:rsidRPr="00D96694">
          <w:t>Novije</w:t>
        </w:r>
      </w:ins>
      <w:ins w:id="1877" w:author="Filip Dutina" w:date="2018-08-14T13:10:00Z">
        <w:r w:rsidRPr="00D96694">
          <w:t xml:space="preserve"> tehnologije </w:t>
        </w:r>
        <w:r w:rsidRPr="00D96694">
          <w:rPr>
            <w:i/>
            <w:rPrChange w:id="1878" w:author="Aleksa Corovic" w:date="2018-08-21T12:50:00Z">
              <w:rPr/>
            </w:rPrChange>
          </w:rPr>
          <w:t>Eternet</w:t>
        </w:r>
      </w:ins>
      <w:ins w:id="1879" w:author="Filip Dutina" w:date="2018-08-14T13:11:00Z">
        <w:r w:rsidRPr="00D96694">
          <w:t xml:space="preserve"> fizičkog sloja delom</w:t>
        </w:r>
      </w:ins>
      <w:ins w:id="1880" w:author="Filip Dutina" w:date="2018-08-14T13:15:00Z">
        <w:r w:rsidR="00B941E8" w:rsidRPr="00D96694">
          <w:t xml:space="preserve"> su</w:t>
        </w:r>
      </w:ins>
      <w:ins w:id="1881" w:author="Filip Dutina" w:date="2018-08-14T13:11:00Z">
        <w:r w:rsidRPr="00D96694">
          <w:t xml:space="preserve"> dizajnirane</w:t>
        </w:r>
      </w:ins>
      <w:ins w:id="1882" w:author="Filip Dutina" w:date="2018-08-14T13:16:00Z">
        <w:r w:rsidRPr="00D96694">
          <w:t xml:space="preserve"> </w:t>
        </w:r>
        <w:r w:rsidR="00B941E8" w:rsidRPr="00D96694">
          <w:rPr>
            <w:rPrChange w:id="1883" w:author="Aleksa Corovic" w:date="2018-08-21T12:50:00Z">
              <w:rPr>
                <w:lang w:val="en-GB"/>
              </w:rPr>
            </w:rPrChange>
          </w:rPr>
          <w:t>pozajmljivanjem koncepata iz</w:t>
        </w:r>
      </w:ins>
      <w:ins w:id="1884" w:author="Filip Dutina" w:date="2018-08-14T13:17:00Z">
        <w:r w:rsidR="00B941E8" w:rsidRPr="00D96694">
          <w:rPr>
            <w:rPrChange w:id="1885" w:author="Aleksa Corovic" w:date="2018-08-21T12:50:00Z">
              <w:rPr>
                <w:lang w:val="en-GB"/>
              </w:rPr>
            </w:rPrChange>
          </w:rPr>
          <w:t xml:space="preserve"> </w:t>
        </w:r>
      </w:ins>
      <w:ins w:id="1886" w:author="Filip Dutina" w:date="2018-08-14T13:19:00Z">
        <w:r w:rsidR="00B941E8" w:rsidRPr="00D96694">
          <w:rPr>
            <w:rPrChange w:id="1887" w:author="Aleksa Corovic" w:date="2018-08-21T12:50:00Z">
              <w:rPr>
                <w:lang w:val="en-GB"/>
              </w:rPr>
            </w:rPrChange>
          </w:rPr>
          <w:t>prethodnih</w:t>
        </w:r>
      </w:ins>
      <w:ins w:id="1888" w:author="Filip Dutina" w:date="2018-08-14T13:17:00Z">
        <w:r w:rsidR="003D43C7" w:rsidRPr="00D96694">
          <w:rPr>
            <w:rPrChange w:id="1889" w:author="Aleksa Corovic" w:date="2018-08-21T12:50:00Z">
              <w:rPr>
                <w:lang w:val="en-GB"/>
              </w:rPr>
            </w:rPrChange>
          </w:rPr>
          <w:t xml:space="preserve"> verzija, dok</w:t>
        </w:r>
        <w:r w:rsidR="00B941E8" w:rsidRPr="00D96694">
          <w:rPr>
            <w:rPrChange w:id="1890" w:author="Aleksa Corovic" w:date="2018-08-21T12:50:00Z">
              <w:rPr>
                <w:lang w:val="en-GB"/>
              </w:rPr>
            </w:rPrChange>
          </w:rPr>
          <w:t xml:space="preserve"> u nekim slučajevima</w:t>
        </w:r>
      </w:ins>
      <w:ins w:id="1891" w:author="Filip Dutina" w:date="2018-08-14T13:16:00Z">
        <w:r w:rsidRPr="00D96694">
          <w:rPr>
            <w:rPrChange w:id="1892" w:author="Aleksa Corovic" w:date="2018-08-21T12:50:00Z">
              <w:rPr>
                <w:lang w:val="en-GB"/>
              </w:rPr>
            </w:rPrChange>
          </w:rPr>
          <w:t xml:space="preserve"> </w:t>
        </w:r>
      </w:ins>
      <w:ins w:id="1893" w:author="Filip Dutina" w:date="2018-08-14T13:19:00Z">
        <w:r w:rsidR="00B941E8" w:rsidRPr="00D96694">
          <w:rPr>
            <w:rPrChange w:id="1894" w:author="Aleksa Corovic" w:date="2018-08-21T12:50:00Z">
              <w:rPr>
                <w:lang w:val="en-GB"/>
              </w:rPr>
            </w:rPrChange>
          </w:rPr>
          <w:t>to pozajmljivanje uključuje</w:t>
        </w:r>
      </w:ins>
      <w:ins w:id="1895" w:author="Filip Dutina" w:date="2018-08-14T13:20:00Z">
        <w:r w:rsidR="00B941E8" w:rsidRPr="00D96694">
          <w:rPr>
            <w:rPrChange w:id="1896" w:author="Aleksa Corovic" w:date="2018-08-21T12:50:00Z">
              <w:rPr>
                <w:lang w:val="en-GB"/>
              </w:rPr>
            </w:rPrChange>
          </w:rPr>
          <w:t xml:space="preserve"> mrežne</w:t>
        </w:r>
      </w:ins>
      <w:ins w:id="1897" w:author="Filip Dutina" w:date="2018-08-14T13:19:00Z">
        <w:r w:rsidR="00B941E8" w:rsidRPr="00D96694">
          <w:rPr>
            <w:rPrChange w:id="1898" w:author="Aleksa Corovic" w:date="2018-08-21T12:50:00Z">
              <w:rPr>
                <w:lang w:val="en-GB"/>
              </w:rPr>
            </w:rPrChange>
          </w:rPr>
          <w:t xml:space="preserve"> elemente</w:t>
        </w:r>
      </w:ins>
      <w:ins w:id="1899" w:author="Filip Dutina" w:date="2018-08-14T13:20:00Z">
        <w:r w:rsidR="00B941E8" w:rsidRPr="00D96694">
          <w:rPr>
            <w:rPrChange w:id="1900" w:author="Aleksa Corovic" w:date="2018-08-21T12:50:00Z">
              <w:rPr>
                <w:lang w:val="en-GB"/>
              </w:rPr>
            </w:rPrChange>
          </w:rPr>
          <w:t xml:space="preserve"> koji čak ni ne pripadaju </w:t>
        </w:r>
        <w:r w:rsidR="00B941E8" w:rsidRPr="00D96694">
          <w:rPr>
            <w:i/>
            <w:rPrChange w:id="1901" w:author="Aleksa Corovic" w:date="2018-08-21T12:50:00Z">
              <w:rPr>
                <w:lang w:val="en-GB"/>
              </w:rPr>
            </w:rPrChange>
          </w:rPr>
          <w:t>Eternet</w:t>
        </w:r>
        <w:r w:rsidR="00B941E8" w:rsidRPr="00D96694">
          <w:rPr>
            <w:rPrChange w:id="1902" w:author="Aleksa Corovic" w:date="2018-08-21T12:50:00Z">
              <w:rPr>
                <w:lang w:val="en-GB"/>
              </w:rPr>
            </w:rPrChange>
          </w:rPr>
          <w:t xml:space="preserve"> tehnologiji.</w:t>
        </w:r>
        <w:r w:rsidR="003D43C7" w:rsidRPr="00D96694">
          <w:rPr>
            <w:rPrChange w:id="1903" w:author="Aleksa Corovic" w:date="2018-08-21T12:50:00Z">
              <w:rPr>
                <w:lang w:val="en-GB"/>
              </w:rPr>
            </w:rPrChange>
          </w:rPr>
          <w:t xml:space="preserve"> Korišćenjem rešenja koja već postoje i za koja se zna da pravilno funkcionišu, inženjeri mogu da se fokusiraju na</w:t>
        </w:r>
      </w:ins>
      <w:ins w:id="1904" w:author="Filip Dutina" w:date="2018-08-14T13:23:00Z">
        <w:r w:rsidR="003D43C7" w:rsidRPr="00D96694">
          <w:rPr>
            <w:rPrChange w:id="1905" w:author="Aleksa Corovic" w:date="2018-08-21T12:50:00Z">
              <w:rPr>
                <w:lang w:val="en-GB"/>
              </w:rPr>
            </w:rPrChange>
          </w:rPr>
          <w:t xml:space="preserve"> </w:t>
        </w:r>
      </w:ins>
      <w:ins w:id="1906" w:author="Filip Dutina" w:date="2018-08-14T13:24:00Z">
        <w:r w:rsidR="003D43C7" w:rsidRPr="00D96694">
          <w:rPr>
            <w:rPrChange w:id="1907" w:author="Aleksa Corovic" w:date="2018-08-21T12:50:00Z">
              <w:rPr>
                <w:lang w:val="en-GB"/>
              </w:rPr>
            </w:rPrChange>
          </w:rPr>
          <w:t>oblasti</w:t>
        </w:r>
      </w:ins>
      <w:ins w:id="1908" w:author="Filip Dutina" w:date="2018-08-14T13:23:00Z">
        <w:r w:rsidR="003D43C7" w:rsidRPr="00D96694">
          <w:rPr>
            <w:rPrChange w:id="1909" w:author="Aleksa Corovic" w:date="2018-08-21T12:50:00Z">
              <w:rPr>
                <w:lang w:val="en-GB"/>
              </w:rPr>
            </w:rPrChange>
          </w:rPr>
          <w:t xml:space="preserve"> koje su nove, </w:t>
        </w:r>
      </w:ins>
      <w:ins w:id="1910" w:author="Filip Dutina" w:date="2018-08-14T13:24:00Z">
        <w:r w:rsidR="003D43C7" w:rsidRPr="00D96694">
          <w:rPr>
            <w:rPrChange w:id="1911" w:author="Aleksa Corovic" w:date="2018-08-21T12:50:00Z">
              <w:rPr>
                <w:lang w:val="en-GB"/>
              </w:rPr>
            </w:rPrChange>
          </w:rPr>
          <w:t>ili na one koje zahtevaju promene ili poboljšanja.</w:t>
        </w:r>
        <w:r w:rsidR="00CD3759" w:rsidRPr="00D96694">
          <w:rPr>
            <w:rPrChange w:id="1912" w:author="Aleksa Corovic" w:date="2018-08-21T12:50:00Z">
              <w:rPr>
                <w:lang w:val="en-GB"/>
              </w:rPr>
            </w:rPrChange>
          </w:rPr>
          <w:t xml:space="preserve"> Ovo znači da se do novih rešenja može doći br</w:t>
        </w:r>
      </w:ins>
      <w:ins w:id="1913" w:author="Filip Dutina" w:date="2018-08-14T13:25:00Z">
        <w:r w:rsidR="00CD3759" w:rsidRPr="00D96694">
          <w:rPr>
            <w:rPrChange w:id="1914" w:author="Aleksa Corovic" w:date="2018-08-21T12:50:00Z">
              <w:rPr>
                <w:lang w:val="en-GB"/>
              </w:rPr>
            </w:rPrChange>
          </w:rPr>
          <w:t xml:space="preserve">že, efikasnije i </w:t>
        </w:r>
      </w:ins>
      <w:ins w:id="1915" w:author="Filip Dutina" w:date="2018-08-14T13:26:00Z">
        <w:r w:rsidR="00CD3759" w:rsidRPr="00D96694">
          <w:rPr>
            <w:rPrChange w:id="1916" w:author="Aleksa Corovic" w:date="2018-08-21T12:50:00Z">
              <w:rPr>
                <w:lang w:val="en-GB"/>
              </w:rPr>
            </w:rPrChange>
          </w:rPr>
          <w:t>po nižoj ceni.</w:t>
        </w:r>
      </w:ins>
    </w:p>
    <w:p w14:paraId="528F4D94" w14:textId="7CC180E1" w:rsidR="004D06BB" w:rsidRPr="00D96694" w:rsidRDefault="004D06BB">
      <w:pPr>
        <w:rPr>
          <w:ins w:id="1917" w:author="Filip Dutina" w:date="2018-08-14T13:49:00Z"/>
          <w:rPrChange w:id="1918" w:author="Aleksa Corovic" w:date="2018-08-21T12:50:00Z">
            <w:rPr>
              <w:ins w:id="1919" w:author="Filip Dutina" w:date="2018-08-14T13:49:00Z"/>
              <w:lang w:val="en-GB"/>
            </w:rPr>
          </w:rPrChange>
        </w:rPr>
      </w:pPr>
      <w:ins w:id="1920" w:author="Filip Dutina" w:date="2018-08-14T13:26:00Z">
        <w:r w:rsidRPr="00D96694">
          <w:rPr>
            <w:rPrChange w:id="1921" w:author="Aleksa Corovic" w:date="2018-08-21T12:50:00Z">
              <w:rPr>
                <w:lang w:val="en-GB"/>
              </w:rPr>
            </w:rPrChange>
          </w:rPr>
          <w:t>Ovaj pristup je</w:t>
        </w:r>
        <w:r w:rsidR="00223E7D" w:rsidRPr="00D96694">
          <w:rPr>
            <w:rPrChange w:id="1922" w:author="Aleksa Corovic" w:date="2018-08-21T12:50:00Z">
              <w:rPr>
                <w:lang w:val="en-GB"/>
              </w:rPr>
            </w:rPrChange>
          </w:rPr>
          <w:t xml:space="preserve"> korišć</w:t>
        </w:r>
        <w:r w:rsidR="0081048F" w:rsidRPr="00D96694">
          <w:rPr>
            <w:rPrChange w:id="1923" w:author="Aleksa Corovic" w:date="2018-08-21T12:50:00Z">
              <w:rPr>
                <w:lang w:val="en-GB"/>
              </w:rPr>
            </w:rPrChange>
          </w:rPr>
          <w:t xml:space="preserve">en pri razvijanju </w:t>
        </w:r>
        <w:r w:rsidR="0081048F" w:rsidRPr="00D96694">
          <w:rPr>
            <w:i/>
            <w:rPrChange w:id="1924" w:author="Aleksa Corovic" w:date="2018-08-21T12:50:00Z">
              <w:rPr>
                <w:lang w:val="en-GB"/>
              </w:rPr>
            </w:rPrChange>
          </w:rPr>
          <w:t>BroadR-Reach</w:t>
        </w:r>
        <w:r w:rsidR="0081048F" w:rsidRPr="00D96694">
          <w:rPr>
            <w:rPrChange w:id="1925" w:author="Aleksa Corovic" w:date="2018-08-21T12:50:00Z">
              <w:rPr>
                <w:lang w:val="en-GB"/>
              </w:rPr>
            </w:rPrChange>
          </w:rPr>
          <w:t xml:space="preserve">-a, </w:t>
        </w:r>
      </w:ins>
      <w:ins w:id="1926" w:author="Filip Dutina" w:date="2018-08-14T13:30:00Z">
        <w:r w:rsidR="0029227E" w:rsidRPr="00D96694">
          <w:rPr>
            <w:rPrChange w:id="1927" w:author="Aleksa Corovic" w:date="2018-08-21T12:50:00Z">
              <w:rPr>
                <w:lang w:val="en-GB"/>
              </w:rPr>
            </w:rPrChange>
          </w:rPr>
          <w:t>koji je u velikoj meri</w:t>
        </w:r>
      </w:ins>
      <w:ins w:id="1928" w:author="Filip Dutina" w:date="2018-08-14T13:31:00Z">
        <w:r w:rsidR="0029227E" w:rsidRPr="00D96694">
          <w:rPr>
            <w:rPrChange w:id="1929" w:author="Aleksa Corovic" w:date="2018-08-21T12:50:00Z">
              <w:rPr>
                <w:lang w:val="en-GB"/>
              </w:rPr>
            </w:rPrChange>
          </w:rPr>
          <w:t xml:space="preserve"> baziran na upredenim paricama gigabit </w:t>
        </w:r>
        <w:r w:rsidR="0029227E" w:rsidRPr="00D96694">
          <w:rPr>
            <w:i/>
            <w:rPrChange w:id="1930" w:author="Aleksa Corovic" w:date="2018-08-21T12:50:00Z">
              <w:rPr>
                <w:lang w:val="en-GB"/>
              </w:rPr>
            </w:rPrChange>
          </w:rPr>
          <w:t>Eternet</w:t>
        </w:r>
      </w:ins>
      <w:ins w:id="1931" w:author="Filip Dutina" w:date="2018-08-14T13:34:00Z">
        <w:r w:rsidR="0029227E" w:rsidRPr="00D96694">
          <w:rPr>
            <w:rPrChange w:id="1932" w:author="Aleksa Corovic" w:date="2018-08-21T12:50:00Z">
              <w:rPr>
                <w:lang w:val="en-GB"/>
              </w:rPr>
            </w:rPrChange>
          </w:rPr>
          <w:t xml:space="preserve"> (prenos od 1 Gbit/s)</w:t>
        </w:r>
      </w:ins>
      <w:ins w:id="1933" w:author="Filip Dutina" w:date="2018-08-14T13:31:00Z">
        <w:r w:rsidR="0029227E" w:rsidRPr="00D96694">
          <w:rPr>
            <w:rPrChange w:id="1934" w:author="Aleksa Corovic" w:date="2018-08-21T12:50:00Z">
              <w:rPr>
                <w:lang w:val="en-GB"/>
              </w:rPr>
            </w:rPrChange>
          </w:rPr>
          <w:t xml:space="preserve"> fizičkog sloja.</w:t>
        </w:r>
      </w:ins>
      <w:ins w:id="1935" w:author="Filip Dutina" w:date="2018-08-14T13:32:00Z">
        <w:r w:rsidR="0029227E" w:rsidRPr="00D96694">
          <w:rPr>
            <w:rPrChange w:id="1936" w:author="Aleksa Corovic" w:date="2018-08-21T12:50:00Z">
              <w:rPr>
                <w:lang w:val="en-GB"/>
              </w:rPr>
            </w:rPrChange>
          </w:rPr>
          <w:t xml:space="preserve"> Ne samo da su mnoge tehničke karakteristike u </w:t>
        </w:r>
        <w:r w:rsidR="0029227E" w:rsidRPr="00D96694">
          <w:rPr>
            <w:i/>
            <w:rPrChange w:id="1937" w:author="Aleksa Corovic" w:date="2018-08-21T12:50:00Z">
              <w:rPr>
                <w:lang w:val="en-GB"/>
              </w:rPr>
            </w:rPrChange>
          </w:rPr>
          <w:t>BroadR-Reach</w:t>
        </w:r>
        <w:r w:rsidR="0029227E" w:rsidRPr="00D96694">
          <w:rPr>
            <w:rPrChange w:id="1938" w:author="Aleksa Corovic" w:date="2018-08-21T12:50:00Z">
              <w:rPr>
                <w:lang w:val="en-GB"/>
              </w:rPr>
            </w:rPrChange>
          </w:rPr>
          <w:t>-u pozajmljene</w:t>
        </w:r>
      </w:ins>
      <w:ins w:id="1939" w:author="Filip Dutina" w:date="2018-08-14T13:35:00Z">
        <w:r w:rsidR="0029227E" w:rsidRPr="00D96694">
          <w:rPr>
            <w:rPrChange w:id="1940" w:author="Aleksa Corovic" w:date="2018-08-21T12:50:00Z">
              <w:rPr>
                <w:lang w:val="en-GB"/>
              </w:rPr>
            </w:rPrChange>
          </w:rPr>
          <w:t xml:space="preserve"> od gigabit </w:t>
        </w:r>
        <w:r w:rsidR="0029227E" w:rsidRPr="00D96694">
          <w:rPr>
            <w:i/>
            <w:rPrChange w:id="1941" w:author="Aleksa Corovic" w:date="2018-08-21T12:50:00Z">
              <w:rPr>
                <w:lang w:val="en-GB"/>
              </w:rPr>
            </w:rPrChange>
          </w:rPr>
          <w:t>Eterneta</w:t>
        </w:r>
        <w:r w:rsidR="0029227E" w:rsidRPr="00D96694">
          <w:rPr>
            <w:rPrChange w:id="1942" w:author="Aleksa Corovic" w:date="2018-08-21T12:50:00Z">
              <w:rPr>
                <w:lang w:val="en-GB"/>
              </w:rPr>
            </w:rPrChange>
          </w:rPr>
          <w:t xml:space="preserve">, već se u dokumentaciji </w:t>
        </w:r>
        <w:del w:id="1943" w:author="Aleksa Corovic" w:date="2018-08-21T12:52:00Z">
          <w:r w:rsidR="0029227E" w:rsidRPr="00D96694" w:rsidDel="00D96694">
            <w:rPr>
              <w:rPrChange w:id="1944" w:author="Aleksa Corovic" w:date="2018-08-21T12:50:00Z">
                <w:rPr>
                  <w:lang w:val="en-GB"/>
                </w:rPr>
              </w:rPrChange>
            </w:rPr>
            <w:delText>standarta</w:delText>
          </w:r>
        </w:del>
      </w:ins>
      <w:ins w:id="1945" w:author="Aleksa Corovic" w:date="2018-08-21T12:52:00Z">
        <w:r w:rsidR="00D96694" w:rsidRPr="00D96694">
          <w:t>standarda</w:t>
        </w:r>
      </w:ins>
      <w:ins w:id="1946" w:author="Filip Dutina" w:date="2018-08-14T13:35:00Z">
        <w:r w:rsidR="0029227E" w:rsidRPr="00D96694">
          <w:rPr>
            <w:rPrChange w:id="1947" w:author="Aleksa Corovic" w:date="2018-08-21T12:50:00Z">
              <w:rPr>
                <w:lang w:val="en-GB"/>
              </w:rPr>
            </w:rPrChange>
          </w:rPr>
          <w:t xml:space="preserve"> </w:t>
        </w:r>
        <w:r w:rsidR="0029227E" w:rsidRPr="00D96694">
          <w:rPr>
            <w:i/>
            <w:rPrChange w:id="1948" w:author="Aleksa Corovic" w:date="2018-08-21T12:50:00Z">
              <w:rPr>
                <w:lang w:val="en-GB"/>
              </w:rPr>
            </w:rPrChange>
          </w:rPr>
          <w:t>BroadR-Reach</w:t>
        </w:r>
        <w:r w:rsidR="0029227E" w:rsidRPr="00D96694">
          <w:rPr>
            <w:rPrChange w:id="1949" w:author="Aleksa Corovic" w:date="2018-08-21T12:50:00Z">
              <w:rPr>
                <w:lang w:val="en-GB"/>
              </w:rPr>
            </w:rPrChange>
          </w:rPr>
          <w:t xml:space="preserve"> ne navodi kao</w:t>
        </w:r>
      </w:ins>
      <w:ins w:id="1950" w:author="Filip Dutina" w:date="2018-08-14T13:36:00Z">
        <w:r w:rsidR="0029227E" w:rsidRPr="00D96694">
          <w:rPr>
            <w:rPrChange w:id="1951" w:author="Aleksa Corovic" w:date="2018-08-21T12:50:00Z">
              <w:rPr>
                <w:lang w:val="en-GB"/>
              </w:rPr>
            </w:rPrChange>
          </w:rPr>
          <w:t xml:space="preserve"> nova tehnologija, </w:t>
        </w:r>
      </w:ins>
      <w:ins w:id="1952" w:author="Filip Dutina" w:date="2018-08-14T13:42:00Z">
        <w:r w:rsidR="00FB17CB" w:rsidRPr="00D96694">
          <w:rPr>
            <w:rPrChange w:id="1953" w:author="Aleksa Corovic" w:date="2018-08-21T12:50:00Z">
              <w:rPr>
                <w:lang w:val="en-GB"/>
              </w:rPr>
            </w:rPrChange>
          </w:rPr>
          <w:t>već gde se i na koji način</w:t>
        </w:r>
        <w:r w:rsidR="00BF56FE" w:rsidRPr="00D96694">
          <w:rPr>
            <w:rPrChange w:id="1954" w:author="Aleksa Corovic" w:date="2018-08-21T12:50:00Z">
              <w:rPr>
                <w:lang w:val="en-GB"/>
              </w:rPr>
            </w:rPrChange>
          </w:rPr>
          <w:t xml:space="preserve"> razlikuje od gigabit </w:t>
        </w:r>
        <w:r w:rsidR="00BF56FE" w:rsidRPr="00D96694">
          <w:rPr>
            <w:i/>
            <w:rPrChange w:id="1955" w:author="Aleksa Corovic" w:date="2018-08-21T12:50:00Z">
              <w:rPr>
                <w:lang w:val="en-GB"/>
              </w:rPr>
            </w:rPrChange>
          </w:rPr>
          <w:t>Eterneta</w:t>
        </w:r>
        <w:r w:rsidR="00BF56FE" w:rsidRPr="00D96694">
          <w:rPr>
            <w:rPrChange w:id="1956" w:author="Aleksa Corovic" w:date="2018-08-21T12:50:00Z">
              <w:rPr>
                <w:lang w:val="en-GB"/>
              </w:rPr>
            </w:rPrChange>
          </w:rPr>
          <w:t>.</w:t>
        </w:r>
      </w:ins>
      <w:ins w:id="1957" w:author="Filip Dutina" w:date="2018-08-14T13:44:00Z">
        <w:r w:rsidR="00B82F25" w:rsidRPr="00D96694">
          <w:rPr>
            <w:rPrChange w:id="1958" w:author="Aleksa Corovic" w:date="2018-08-21T12:50:00Z">
              <w:rPr>
                <w:lang w:val="en-GB"/>
              </w:rPr>
            </w:rPrChange>
          </w:rPr>
          <w:t xml:space="preserve"> Ovo samo pokazuje koliko su </w:t>
        </w:r>
        <w:r w:rsidR="00B82F25" w:rsidRPr="00D96694">
          <w:rPr>
            <w:i/>
            <w:rPrChange w:id="1959" w:author="Aleksa Corovic" w:date="2018-08-21T12:50:00Z">
              <w:rPr>
                <w:lang w:val="en-GB"/>
              </w:rPr>
            </w:rPrChange>
          </w:rPr>
          <w:t>BroadR-Reach</w:t>
        </w:r>
        <w:r w:rsidR="00B82F25" w:rsidRPr="00D96694">
          <w:rPr>
            <w:rPrChange w:id="1960" w:author="Aleksa Corovic" w:date="2018-08-21T12:50:00Z">
              <w:rPr>
                <w:lang w:val="en-GB"/>
              </w:rPr>
            </w:rPrChange>
          </w:rPr>
          <w:t xml:space="preserve"> i gigabit </w:t>
        </w:r>
        <w:r w:rsidR="00B82F25" w:rsidRPr="00D96694">
          <w:rPr>
            <w:i/>
            <w:rPrChange w:id="1961" w:author="Aleksa Corovic" w:date="2018-08-21T12:50:00Z">
              <w:rPr>
                <w:lang w:val="en-GB"/>
              </w:rPr>
            </w:rPrChange>
          </w:rPr>
          <w:t>Eternet</w:t>
        </w:r>
        <w:r w:rsidR="00B82F25" w:rsidRPr="00D96694">
          <w:rPr>
            <w:rPrChange w:id="1962" w:author="Aleksa Corovic" w:date="2018-08-21T12:50:00Z">
              <w:rPr>
                <w:lang w:val="en-GB"/>
              </w:rPr>
            </w:rPrChange>
          </w:rPr>
          <w:t xml:space="preserve"> slični.</w:t>
        </w:r>
      </w:ins>
    </w:p>
    <w:p w14:paraId="26833027" w14:textId="27354B64" w:rsidR="00223E7D" w:rsidRPr="00D96694" w:rsidRDefault="00223E7D">
      <w:pPr>
        <w:rPr>
          <w:ins w:id="1963" w:author="Filip Dutina" w:date="2018-08-14T14:03:00Z"/>
        </w:rPr>
      </w:pPr>
      <w:ins w:id="1964" w:author="Filip Dutina" w:date="2018-08-14T13:49:00Z">
        <w:r w:rsidRPr="00D96694">
          <w:rPr>
            <w:rPrChange w:id="1965" w:author="Aleksa Corovic" w:date="2018-08-21T12:50:00Z">
              <w:rPr>
                <w:lang w:val="en-GB"/>
              </w:rPr>
            </w:rPrChange>
          </w:rPr>
          <w:t xml:space="preserve">Kao što je već ranije navedeno, </w:t>
        </w:r>
        <w:r w:rsidRPr="00D96694">
          <w:rPr>
            <w:i/>
            <w:rPrChange w:id="1966" w:author="Aleksa Corovic" w:date="2018-08-21T12:50:00Z">
              <w:rPr>
                <w:lang w:val="en-GB"/>
              </w:rPr>
            </w:rPrChange>
          </w:rPr>
          <w:t>BroadR-Reach</w:t>
        </w:r>
        <w:r w:rsidRPr="00D96694">
          <w:rPr>
            <w:rPrChange w:id="1967" w:author="Aleksa Corovic" w:date="2018-08-21T12:50:00Z">
              <w:rPr>
                <w:lang w:val="en-GB"/>
              </w:rPr>
            </w:rPrChange>
          </w:rPr>
          <w:t xml:space="preserve"> i gigabit </w:t>
        </w:r>
        <w:r w:rsidRPr="00D96694">
          <w:rPr>
            <w:i/>
            <w:rPrChange w:id="1968" w:author="Aleksa Corovic" w:date="2018-08-21T12:50:00Z">
              <w:rPr>
                <w:lang w:val="en-GB"/>
              </w:rPr>
            </w:rPrChange>
          </w:rPr>
          <w:t>Eternet</w:t>
        </w:r>
        <w:r w:rsidRPr="00D96694">
          <w:rPr>
            <w:rPrChange w:id="1969" w:author="Aleksa Corovic" w:date="2018-08-21T12:50:00Z">
              <w:rPr>
                <w:lang w:val="en-GB"/>
              </w:rPr>
            </w:rPrChange>
          </w:rPr>
          <w:t xml:space="preserve"> praktično koriste isti fizički sloj</w:t>
        </w:r>
      </w:ins>
      <w:ins w:id="1970" w:author="Filip Dutina" w:date="2018-08-14T13:51:00Z">
        <w:r w:rsidRPr="00D96694">
          <w:rPr>
            <w:rPrChange w:id="1971" w:author="Aleksa Corovic" w:date="2018-08-21T12:50:00Z">
              <w:rPr>
                <w:lang w:val="en-GB"/>
              </w:rPr>
            </w:rPrChange>
          </w:rPr>
          <w:t>, međutim sa jednom bitnom razlikom</w:t>
        </w:r>
      </w:ins>
      <w:ins w:id="1972" w:author="Filip Dutina" w:date="2018-08-14T13:53:00Z">
        <w:r w:rsidRPr="00D96694">
          <w:rPr>
            <w:rPrChange w:id="1973" w:author="Aleksa Corovic" w:date="2018-08-21T12:50:00Z">
              <w:rPr>
                <w:lang w:val="en-GB"/>
              </w:rPr>
            </w:rPrChange>
          </w:rPr>
          <w:t>, a to je da sa</w:t>
        </w:r>
      </w:ins>
      <w:ins w:id="1974" w:author="Filip Dutina" w:date="2018-08-14T13:54:00Z">
        <w:r w:rsidRPr="00D96694">
          <w:rPr>
            <w:rPrChange w:id="1975" w:author="Aleksa Corovic" w:date="2018-08-21T12:50:00Z">
              <w:rPr>
                <w:lang w:val="en-GB"/>
              </w:rPr>
            </w:rPrChange>
          </w:rPr>
          <w:t xml:space="preserve"> nivo</w:t>
        </w:r>
      </w:ins>
      <w:ins w:id="1976" w:author="Filip Dutina" w:date="2018-08-14T13:59:00Z">
        <w:r w:rsidRPr="00D96694">
          <w:rPr>
            <w:rPrChange w:id="1977" w:author="Aleksa Corovic" w:date="2018-08-21T12:50:00Z">
              <w:rPr>
                <w:lang w:val="en-GB"/>
              </w:rPr>
            </w:rPrChange>
          </w:rPr>
          <w:t>o</w:t>
        </w:r>
      </w:ins>
      <w:ins w:id="1978" w:author="Filip Dutina" w:date="2018-08-14T13:54:00Z">
        <w:r w:rsidRPr="00D96694">
          <w:rPr>
            <w:rPrChange w:id="1979" w:author="Aleksa Corovic" w:date="2018-08-21T12:50:00Z">
              <w:rPr>
                <w:lang w:val="en-GB"/>
              </w:rPr>
            </w:rPrChange>
          </w:rPr>
          <w:t>m</w:t>
        </w:r>
      </w:ins>
      <w:ins w:id="1980" w:author="Filip Dutina" w:date="2018-08-14T13:59:00Z">
        <w:r w:rsidRPr="00D96694">
          <w:rPr>
            <w:rPrChange w:id="1981" w:author="Aleksa Corovic" w:date="2018-08-21T12:50:00Z">
              <w:rPr>
                <w:lang w:val="en-GB"/>
              </w:rPr>
            </w:rPrChange>
          </w:rPr>
          <w:t xml:space="preserve"> veze</w:t>
        </w:r>
        <w:r w:rsidR="006B0B8E" w:rsidRPr="00D96694">
          <w:rPr>
            <w:rPrChange w:id="1982" w:author="Aleksa Corovic" w:date="2018-08-21T12:50:00Z">
              <w:rPr>
                <w:lang w:val="en-GB"/>
              </w:rPr>
            </w:rPrChange>
          </w:rPr>
          <w:t xml:space="preserve"> komuniciraju preko druga</w:t>
        </w:r>
        <w:r w:rsidR="006B0B8E" w:rsidRPr="00D96694">
          <w:t>čije sprege, a to je zbog razlike u brzinama (</w:t>
        </w:r>
      </w:ins>
      <w:ins w:id="1983" w:author="Filip Dutina" w:date="2018-08-14T14:00:00Z">
        <w:r w:rsidR="006B0B8E" w:rsidRPr="00D96694">
          <w:t xml:space="preserve">gigabit </w:t>
        </w:r>
        <w:r w:rsidR="006B0B8E" w:rsidRPr="00D96694">
          <w:rPr>
            <w:i/>
            <w:rPrChange w:id="1984" w:author="Aleksa Corovic" w:date="2018-08-21T12:50:00Z">
              <w:rPr/>
            </w:rPrChange>
          </w:rPr>
          <w:t>Eternet</w:t>
        </w:r>
        <w:r w:rsidR="006B0B8E" w:rsidRPr="00D96694">
          <w:t xml:space="preserve"> radi na 1000 Mbit/s, a </w:t>
        </w:r>
        <w:r w:rsidR="006B0B8E" w:rsidRPr="00D96694">
          <w:rPr>
            <w:i/>
            <w:rPrChange w:id="1985" w:author="Aleksa Corovic" w:date="2018-08-21T12:50:00Z">
              <w:rPr/>
            </w:rPrChange>
          </w:rPr>
          <w:t>BroadR-Reach</w:t>
        </w:r>
        <w:r w:rsidR="006B0B8E" w:rsidRPr="00D96694">
          <w:t xml:space="preserve"> radi na 100 Mbit/s</w:t>
        </w:r>
      </w:ins>
      <w:ins w:id="1986" w:author="Filip Dutina" w:date="2018-08-14T13:59:00Z">
        <w:r w:rsidR="006B0B8E" w:rsidRPr="00D96694">
          <w:t>)</w:t>
        </w:r>
      </w:ins>
      <w:ins w:id="1987" w:author="Filip Dutina" w:date="2018-08-14T14:01:00Z">
        <w:r w:rsidR="006B0B8E" w:rsidRPr="00D96694">
          <w:t>.</w:t>
        </w:r>
      </w:ins>
      <w:ins w:id="1988" w:author="Filip Dutina" w:date="2018-08-14T14:06:00Z">
        <w:r w:rsidR="0063232B" w:rsidRPr="00D96694">
          <w:t xml:space="preserve"> </w:t>
        </w:r>
        <w:r w:rsidR="0063232B" w:rsidRPr="00D96694">
          <w:rPr>
            <w:rPrChange w:id="1989" w:author="Aleksa Corovic" w:date="2018-08-21T12:50:00Z">
              <w:rPr>
                <w:lang w:val="en-GB"/>
              </w:rPr>
            </w:rPrChange>
          </w:rPr>
          <w:t>[5]</w:t>
        </w:r>
      </w:ins>
    </w:p>
    <w:p w14:paraId="61CB22B9" w14:textId="77777777" w:rsidR="0063232B" w:rsidRPr="00D96694" w:rsidRDefault="0063232B">
      <w:pPr>
        <w:rPr>
          <w:ins w:id="1990" w:author="Filip Dutina" w:date="2018-08-14T14:03:00Z"/>
        </w:rPr>
      </w:pPr>
    </w:p>
    <w:p w14:paraId="181CF4F5" w14:textId="77777777" w:rsidR="0063232B" w:rsidRPr="00D96694" w:rsidRDefault="0063232B">
      <w:pPr>
        <w:keepNext/>
        <w:jc w:val="center"/>
        <w:rPr>
          <w:ins w:id="1991" w:author="Filip Dutina" w:date="2018-08-14T14:04:00Z"/>
        </w:rPr>
        <w:pPrChange w:id="1992" w:author="Filip Dutina" w:date="2018-08-14T14:04:00Z">
          <w:pPr>
            <w:jc w:val="center"/>
          </w:pPr>
        </w:pPrChange>
      </w:pPr>
      <w:ins w:id="1993" w:author="Filip Dutina" w:date="2018-08-14T14:03:00Z">
        <w:r w:rsidRPr="00DF0BBD">
          <w:rPr>
            <w:noProof/>
            <w:lang w:val="en-GB" w:eastAsia="en-GB"/>
          </w:rPr>
          <w:drawing>
            <wp:inline distT="0" distB="0" distL="0" distR="0" wp14:anchorId="7A36F188" wp14:editId="6C397D29">
              <wp:extent cx="490591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phz.png"/>
                      <pic:cNvPicPr/>
                    </pic:nvPicPr>
                    <pic:blipFill>
                      <a:blip r:embed="rId32">
                        <a:extLst>
                          <a:ext uri="{28A0092B-C50C-407E-A947-70E740481C1C}">
                            <a14:useLocalDpi xmlns:a14="http://schemas.microsoft.com/office/drawing/2010/main" val="0"/>
                          </a:ext>
                        </a:extLst>
                      </a:blip>
                      <a:stretch>
                        <a:fillRect/>
                      </a:stretch>
                    </pic:blipFill>
                    <pic:spPr>
                      <a:xfrm>
                        <a:off x="0" y="0"/>
                        <a:ext cx="4942475" cy="3934353"/>
                      </a:xfrm>
                      <a:prstGeom prst="rect">
                        <a:avLst/>
                      </a:prstGeom>
                    </pic:spPr>
                  </pic:pic>
                </a:graphicData>
              </a:graphic>
            </wp:inline>
          </w:drawing>
        </w:r>
      </w:ins>
    </w:p>
    <w:p w14:paraId="48FFFA9C" w14:textId="275F7B84" w:rsidR="0063232B" w:rsidRPr="00D96694" w:rsidRDefault="0063232B">
      <w:pPr>
        <w:pStyle w:val="Caption"/>
        <w:rPr>
          <w:rPrChange w:id="1994" w:author="Aleksa Corovic" w:date="2018-08-21T12:50:00Z">
            <w:rPr>
              <w:lang w:val="en-GB"/>
            </w:rPr>
          </w:rPrChange>
        </w:rPr>
        <w:pPrChange w:id="1995" w:author="Filip Dutina" w:date="2018-08-14T14:04:00Z">
          <w:pPr/>
        </w:pPrChange>
      </w:pPr>
      <w:bookmarkStart w:id="1996" w:name="_Toc522019424"/>
      <w:ins w:id="1997" w:author="Filip Dutina" w:date="2018-08-14T14:04:00Z">
        <w:r w:rsidRPr="00DF0BBD">
          <w:t xml:space="preserve">Slika </w:t>
        </w:r>
        <w:r w:rsidRPr="00DF0BBD">
          <w:fldChar w:fldCharType="begin"/>
        </w:r>
        <w:r w:rsidRPr="00DF0BBD">
          <w:instrText xml:space="preserve"> STYLEREF 1 \s </w:instrText>
        </w:r>
      </w:ins>
      <w:r w:rsidRPr="00DF0BBD">
        <w:fldChar w:fldCharType="separate"/>
      </w:r>
      <w:r w:rsidRPr="00D96694">
        <w:rPr>
          <w:rPrChange w:id="1998" w:author="Aleksa Corovic" w:date="2018-08-21T12:50:00Z">
            <w:rPr>
              <w:noProof/>
            </w:rPr>
          </w:rPrChange>
        </w:rPr>
        <w:t>2</w:t>
      </w:r>
      <w:ins w:id="1999" w:author="Filip Dutina" w:date="2018-08-14T14:04:00Z">
        <w:r w:rsidRPr="00DF0BBD">
          <w:fldChar w:fldCharType="end"/>
        </w:r>
        <w:r w:rsidRPr="00DF0BBD">
          <w:t>.</w:t>
        </w:r>
        <w:r w:rsidRPr="00DF0BBD">
          <w:fldChar w:fldCharType="begin"/>
        </w:r>
        <w:r w:rsidRPr="00DF0BBD">
          <w:instrText xml:space="preserve"> SEQ Slika \* ARABIC \s 1 </w:instrText>
        </w:r>
      </w:ins>
      <w:r w:rsidRPr="00DF0BBD">
        <w:fldChar w:fldCharType="separate"/>
      </w:r>
      <w:ins w:id="2000" w:author="Filip Dutina" w:date="2018-08-14T14:04:00Z">
        <w:r w:rsidRPr="00D96694">
          <w:rPr>
            <w:rPrChange w:id="2001" w:author="Aleksa Corovic" w:date="2018-08-21T12:50:00Z">
              <w:rPr>
                <w:noProof/>
              </w:rPr>
            </w:rPrChange>
          </w:rPr>
          <w:t>3</w:t>
        </w:r>
        <w:r w:rsidRPr="00DF0BBD">
          <w:fldChar w:fldCharType="end"/>
        </w:r>
        <w:r w:rsidRPr="00D96694">
          <w:rPr>
            <w:rPrChange w:id="2002" w:author="Aleksa Corovic" w:date="2018-08-21T12:50:00Z">
              <w:rPr>
                <w:noProof/>
              </w:rPr>
            </w:rPrChange>
          </w:rPr>
          <w:t xml:space="preserve"> Arhitektura fizičkog sloja </w:t>
        </w:r>
        <w:r w:rsidRPr="00D96694">
          <w:rPr>
            <w:i/>
            <w:rPrChange w:id="2003" w:author="Aleksa Corovic" w:date="2018-08-21T12:50:00Z">
              <w:rPr>
                <w:bCs/>
                <w:noProof/>
              </w:rPr>
            </w:rPrChange>
          </w:rPr>
          <w:t>BroadR-Reach</w:t>
        </w:r>
        <w:r w:rsidRPr="00D96694">
          <w:rPr>
            <w:rPrChange w:id="2004" w:author="Aleksa Corovic" w:date="2018-08-21T12:50:00Z">
              <w:rPr>
                <w:noProof/>
              </w:rPr>
            </w:rPrChange>
          </w:rPr>
          <w:t>-a</w:t>
        </w:r>
      </w:ins>
      <w:ins w:id="2005" w:author="Filip Dutina" w:date="2018-08-14T14:06:00Z">
        <w:r w:rsidRPr="00D96694">
          <w:rPr>
            <w:rPrChange w:id="2006" w:author="Aleksa Corovic" w:date="2018-08-21T12:50:00Z">
              <w:rPr>
                <w:noProof/>
              </w:rPr>
            </w:rPrChange>
          </w:rPr>
          <w:t xml:space="preserve"> [6]</w:t>
        </w:r>
      </w:ins>
      <w:bookmarkEnd w:id="1996"/>
    </w:p>
    <w:p w14:paraId="52298EF7" w14:textId="77777777" w:rsidR="006A4CEE" w:rsidRPr="00D96694" w:rsidRDefault="006A4CEE" w:rsidP="0001478E"/>
    <w:p w14:paraId="1F5E681C" w14:textId="77777777" w:rsidR="006422C9" w:rsidRPr="00D96694" w:rsidRDefault="006422C9" w:rsidP="006422C9">
      <w:pPr>
        <w:pStyle w:val="Heading2"/>
      </w:pPr>
      <w:bookmarkStart w:id="2007" w:name="_Toc522019392"/>
      <w:r w:rsidRPr="00C21D6B">
        <w:rPr>
          <w:i/>
          <w:rPrChange w:id="2008" w:author="Filip Dutina" w:date="2018-09-04T12:46:00Z">
            <w:rPr/>
          </w:rPrChange>
        </w:rPr>
        <w:t>TCP</w:t>
      </w:r>
      <w:r w:rsidRPr="00D96694">
        <w:t xml:space="preserve"> protokol</w:t>
      </w:r>
      <w:bookmarkEnd w:id="2007"/>
    </w:p>
    <w:p w14:paraId="03CCAD80" w14:textId="77777777" w:rsidR="00690A6A" w:rsidRPr="00D96694" w:rsidRDefault="00690A6A" w:rsidP="00690A6A"/>
    <w:p w14:paraId="5E28CB3C" w14:textId="08EE47FA" w:rsidR="00B6216A" w:rsidRPr="00D96694" w:rsidRDefault="00B6216A" w:rsidP="006628D5">
      <w:r w:rsidRPr="00D96694">
        <w:rPr>
          <w:i/>
        </w:rPr>
        <w:t>TCP</w:t>
      </w:r>
      <w:r w:rsidRPr="00D96694">
        <w:t xml:space="preserve"> predstavlja protokol transportnog nivoa. Ovaj protokol omogućava istovremeno dvosmernu pouzdanu komunikaciju između klijenta i servera. Komunikacija je realizovana u vidu </w:t>
      </w:r>
      <w:del w:id="2009" w:author="Filip Dutina" w:date="2018-07-12T11:18:00Z">
        <w:r w:rsidRPr="00D96694" w:rsidDel="00EF2F13">
          <w:delText xml:space="preserve">konekcije </w:delText>
        </w:r>
      </w:del>
      <w:ins w:id="2010" w:author="Filip Dutina" w:date="2018-07-12T11:18:00Z">
        <w:r w:rsidR="00EF2F13" w:rsidRPr="00D96694">
          <w:t xml:space="preserve">veze </w:t>
        </w:r>
      </w:ins>
      <w:r w:rsidRPr="00D96694">
        <w:t>koja se uspostavlja pomoću metode rukovanja (eng</w:t>
      </w:r>
      <w:r w:rsidR="007D200A" w:rsidRPr="00D96694">
        <w:t>l</w:t>
      </w:r>
      <w:r w:rsidRPr="00D96694">
        <w:t xml:space="preserve">. </w:t>
      </w:r>
      <w:ins w:id="2011" w:author="Filip Dutina" w:date="2018-08-14T14:34:00Z">
        <w:r w:rsidR="00943108" w:rsidRPr="00D96694">
          <w:rPr>
            <w:i/>
          </w:rPr>
          <w:t>h</w:t>
        </w:r>
      </w:ins>
      <w:del w:id="2012" w:author="Filip Dutina" w:date="2018-08-14T14:34:00Z">
        <w:r w:rsidRPr="00D96694" w:rsidDel="00943108">
          <w:rPr>
            <w:i/>
          </w:rPr>
          <w:delText>H</w:delText>
        </w:r>
      </w:del>
      <w:r w:rsidRPr="00D96694">
        <w:rPr>
          <w:i/>
        </w:rPr>
        <w:t>andshaking</w:t>
      </w:r>
      <w:r w:rsidRPr="00D96694">
        <w:t>).</w:t>
      </w:r>
      <w:del w:id="2013" w:author="Filip Dutina" w:date="2018-08-14T14:35:00Z">
        <w:r w:rsidRPr="00D96694" w:rsidDel="00943108">
          <w:delText xml:space="preserve"> Iz tog razloga ne podržava </w:delText>
        </w:r>
        <w:r w:rsidRPr="00D96694" w:rsidDel="00943108">
          <w:rPr>
            <w:i/>
          </w:rPr>
          <w:delText>multicast</w:delText>
        </w:r>
        <w:r w:rsidRPr="00D96694" w:rsidDel="00943108">
          <w:delText>.</w:delText>
        </w:r>
      </w:del>
    </w:p>
    <w:p w14:paraId="5E099E6D" w14:textId="77777777" w:rsidR="007B1116" w:rsidRPr="00D96694" w:rsidRDefault="007B1116" w:rsidP="006628D5"/>
    <w:p w14:paraId="320FAF70" w14:textId="77777777" w:rsidR="006628D5" w:rsidRPr="00D96694" w:rsidRDefault="006628D5" w:rsidP="006628D5">
      <w:pPr>
        <w:keepNext/>
      </w:pPr>
      <w:r w:rsidRPr="00DF0BBD">
        <w:rPr>
          <w:noProof/>
          <w:lang w:val="en-GB" w:eastAsia="en-GB"/>
        </w:rPr>
        <w:drawing>
          <wp:inline distT="0" distB="0" distL="0" distR="0" wp14:anchorId="0E4B4896" wp14:editId="7CBE46A0">
            <wp:extent cx="5580283" cy="225817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mentacija.png"/>
                    <pic:cNvPicPr/>
                  </pic:nvPicPr>
                  <pic:blipFill>
                    <a:blip r:embed="rId33">
                      <a:extLst>
                        <a:ext uri="{28A0092B-C50C-407E-A947-70E740481C1C}">
                          <a14:useLocalDpi xmlns:a14="http://schemas.microsoft.com/office/drawing/2010/main" val="0"/>
                        </a:ext>
                      </a:extLst>
                    </a:blip>
                    <a:stretch>
                      <a:fillRect/>
                    </a:stretch>
                  </pic:blipFill>
                  <pic:spPr>
                    <a:xfrm>
                      <a:off x="0" y="0"/>
                      <a:ext cx="5607129" cy="2269034"/>
                    </a:xfrm>
                    <a:prstGeom prst="rect">
                      <a:avLst/>
                    </a:prstGeom>
                  </pic:spPr>
                </pic:pic>
              </a:graphicData>
            </a:graphic>
          </wp:inline>
        </w:drawing>
      </w:r>
    </w:p>
    <w:p w14:paraId="1ECA2E7C" w14:textId="5BD054D9" w:rsidR="00EE6F6B" w:rsidRPr="00D96694" w:rsidRDefault="006628D5" w:rsidP="00EE6F6B">
      <w:pPr>
        <w:pStyle w:val="Caption"/>
        <w:rPr>
          <w:rPrChange w:id="2014" w:author="Aleksa Corovic" w:date="2018-08-21T12:50:00Z">
            <w:rPr>
              <w:noProof/>
            </w:rPr>
          </w:rPrChange>
        </w:rPr>
      </w:pPr>
      <w:bookmarkStart w:id="2015" w:name="_Toc522019425"/>
      <w:r w:rsidRPr="00D96694">
        <w:t xml:space="preserve">Slika </w:t>
      </w:r>
      <w:ins w:id="2016"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17" w:author="Aleksa Corovic" w:date="2018-08-21T12:50:00Z">
            <w:rPr>
              <w:noProof/>
            </w:rPr>
          </w:rPrChange>
        </w:rPr>
        <w:t>2</w:t>
      </w:r>
      <w:ins w:id="2018"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19" w:author="Filip Dutina" w:date="2018-08-14T14:04:00Z">
        <w:r w:rsidR="0063232B" w:rsidRPr="00D96694">
          <w:rPr>
            <w:rPrChange w:id="2020" w:author="Aleksa Corovic" w:date="2018-08-21T12:50:00Z">
              <w:rPr>
                <w:noProof/>
              </w:rPr>
            </w:rPrChange>
          </w:rPr>
          <w:t>4</w:t>
        </w:r>
        <w:r w:rsidR="0063232B" w:rsidRPr="00DF0BBD">
          <w:fldChar w:fldCharType="end"/>
        </w:r>
      </w:ins>
      <w:del w:id="2021"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22"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23" w:author="Aleksa Corovic" w:date="2018-08-21T12:50:00Z">
              <w:rPr>
                <w:noProof/>
              </w:rPr>
            </w:rPrChange>
          </w:rPr>
          <w:delText>3</w:delText>
        </w:r>
        <w:r w:rsidR="0067303B" w:rsidRPr="00DF0BBD" w:rsidDel="00D03B92">
          <w:fldChar w:fldCharType="end"/>
        </w:r>
      </w:del>
      <w:r w:rsidRPr="00D96694">
        <w:t xml:space="preserve"> </w:t>
      </w:r>
      <w:r w:rsidRPr="00D96694">
        <w:rPr>
          <w:rPrChange w:id="2024" w:author="Aleksa Corovic" w:date="2018-08-21T12:50:00Z">
            <w:rPr>
              <w:noProof/>
            </w:rPr>
          </w:rPrChange>
        </w:rPr>
        <w:t>Segmentacija</w:t>
      </w:r>
      <w:r w:rsidR="000075BE" w:rsidRPr="00D96694">
        <w:rPr>
          <w:rPrChange w:id="2025" w:author="Aleksa Corovic" w:date="2018-08-21T12:50:00Z">
            <w:rPr>
              <w:noProof/>
            </w:rPr>
          </w:rPrChange>
        </w:rPr>
        <w:t xml:space="preserve"> [</w:t>
      </w:r>
      <w:del w:id="2026" w:author="Filip Dutina" w:date="2018-08-14T14:06:00Z">
        <w:r w:rsidR="000075BE" w:rsidRPr="00D96694" w:rsidDel="0063232B">
          <w:rPr>
            <w:rPrChange w:id="2027" w:author="Aleksa Corovic" w:date="2018-08-21T12:50:00Z">
              <w:rPr>
                <w:noProof/>
              </w:rPr>
            </w:rPrChange>
          </w:rPr>
          <w:delText>4</w:delText>
        </w:r>
      </w:del>
      <w:ins w:id="2028" w:author="Filip Dutina" w:date="2018-08-14T14:06:00Z">
        <w:r w:rsidR="0063232B" w:rsidRPr="00D96694">
          <w:rPr>
            <w:rPrChange w:id="2029" w:author="Aleksa Corovic" w:date="2018-08-21T12:50:00Z">
              <w:rPr>
                <w:noProof/>
              </w:rPr>
            </w:rPrChange>
          </w:rPr>
          <w:t>7</w:t>
        </w:r>
      </w:ins>
      <w:r w:rsidR="00F6358E" w:rsidRPr="00D96694">
        <w:rPr>
          <w:rPrChange w:id="2030" w:author="Aleksa Corovic" w:date="2018-08-21T12:50:00Z">
            <w:rPr>
              <w:noProof/>
            </w:rPr>
          </w:rPrChange>
        </w:rPr>
        <w:t>]</w:t>
      </w:r>
      <w:bookmarkEnd w:id="2015"/>
    </w:p>
    <w:p w14:paraId="4D6619DF" w14:textId="77777777" w:rsidR="00EE6F6B" w:rsidRPr="00D96694" w:rsidRDefault="00EE6F6B" w:rsidP="00EE6F6B"/>
    <w:p w14:paraId="60FB5D25" w14:textId="77777777" w:rsidR="00124CA6" w:rsidRPr="00D96694" w:rsidRDefault="00124CA6" w:rsidP="00124CA6">
      <w:r w:rsidRPr="00D96694">
        <w:rPr>
          <w:i/>
        </w:rPr>
        <w:t>TCP</w:t>
      </w:r>
      <w:r w:rsidRPr="00D96694">
        <w:t xml:space="preserve"> koristi </w:t>
      </w:r>
      <w:r w:rsidRPr="00D96694">
        <w:rPr>
          <w:rPrChange w:id="2031" w:author="Aleksa Corovic" w:date="2018-08-21T12:50:00Z">
            <w:rPr>
              <w:b/>
            </w:rPr>
          </w:rPrChange>
        </w:rPr>
        <w:t>segment</w:t>
      </w:r>
      <w:r w:rsidRPr="00D96694">
        <w:t xml:space="preserve"> za jedinicu prenosa (jedinice podataka transportnog sloja). Proces podele originalne poruke aplikativnog nivoa na segmente naziva se </w:t>
      </w:r>
      <w:r w:rsidRPr="00D96694">
        <w:rPr>
          <w:rPrChange w:id="2032" w:author="Aleksa Corovic" w:date="2018-08-21T12:50:00Z">
            <w:rPr>
              <w:b/>
            </w:rPr>
          </w:rPrChange>
        </w:rPr>
        <w:t>segmentacija</w:t>
      </w:r>
      <w:r w:rsidRPr="00D96694">
        <w:t xml:space="preserve">. </w:t>
      </w:r>
      <w:r w:rsidRPr="00D96694">
        <w:rPr>
          <w:i/>
        </w:rPr>
        <w:t>TCP</w:t>
      </w:r>
      <w:r w:rsidRPr="00D96694">
        <w:t xml:space="preserve"> omogućava praćenje poslatih paketa, kontrolu toka komunikacije, kao i redosleda pristiglih segmenata.</w:t>
      </w:r>
    </w:p>
    <w:p w14:paraId="26314C2E" w14:textId="77777777" w:rsidR="00124CA6" w:rsidRPr="00D96694" w:rsidRDefault="00124CA6" w:rsidP="00124CA6">
      <w:r w:rsidRPr="00D96694">
        <w:rPr>
          <w:i/>
        </w:rPr>
        <w:t>TCP</w:t>
      </w:r>
      <w:r w:rsidRPr="00D96694">
        <w:t xml:space="preserve"> definiše uslugu pouzdane isporuke toka (engl. </w:t>
      </w:r>
      <w:r w:rsidRPr="00D96694">
        <w:rPr>
          <w:i/>
        </w:rPr>
        <w:t>stream</w:t>
      </w:r>
      <w:r w:rsidRPr="00D96694">
        <w:t xml:space="preserve">) korisničkih podataka. Osobine </w:t>
      </w:r>
      <w:r w:rsidRPr="00D96694">
        <w:rPr>
          <w:i/>
        </w:rPr>
        <w:t>TCP</w:t>
      </w:r>
      <w:r w:rsidRPr="00D96694">
        <w:t xml:space="preserve">-a su: </w:t>
      </w:r>
    </w:p>
    <w:p w14:paraId="4C443E3A" w14:textId="77777777" w:rsidR="00124CA6" w:rsidRPr="00D96694" w:rsidRDefault="00124CA6" w:rsidP="00124CA6">
      <w:r w:rsidRPr="00D96694">
        <w:t xml:space="preserve">• Obavlja kontrolu toka podataka, </w:t>
      </w:r>
      <w:r w:rsidRPr="00D96694">
        <w:rPr>
          <w:i/>
        </w:rPr>
        <w:t>TCP</w:t>
      </w:r>
      <w:r w:rsidRPr="00D96694">
        <w:t xml:space="preserve"> obezbeđuje komunikaciju sistema različitih brzina. </w:t>
      </w:r>
    </w:p>
    <w:p w14:paraId="711415C7" w14:textId="151890BA" w:rsidR="00124CA6" w:rsidRPr="00D96694" w:rsidRDefault="00124CA6" w:rsidP="00F52E89">
      <w:pPr>
        <w:ind w:left="567" w:firstLine="0"/>
      </w:pPr>
      <w:r w:rsidRPr="00D96694">
        <w:t xml:space="preserve">• Osnovna jedinica prenosa </w:t>
      </w:r>
      <w:r w:rsidRPr="00D96694">
        <w:rPr>
          <w:i/>
        </w:rPr>
        <w:t>TCP</w:t>
      </w:r>
      <w:r w:rsidRPr="00D96694">
        <w:t>-a je segment podataka. Segmenti se koriste za prenos upravljačke informacije (npr</w:t>
      </w:r>
      <w:ins w:id="2033" w:author="Filip Dutina" w:date="2018-07-16T11:56:00Z">
        <w:r w:rsidR="006E6688" w:rsidRPr="00D96694">
          <w:t>.</w:t>
        </w:r>
      </w:ins>
      <w:r w:rsidRPr="00D96694">
        <w:t xml:space="preserve"> poruke za uspostavu i raskid v</w:t>
      </w:r>
      <w:r w:rsidR="001A566B" w:rsidRPr="00D96694">
        <w:t xml:space="preserve">eze), ili za prenos podataka. </w:t>
      </w:r>
    </w:p>
    <w:p w14:paraId="2A9463E9" w14:textId="77777777" w:rsidR="00124CA6" w:rsidRPr="00D96694" w:rsidRDefault="00124CA6" w:rsidP="00F52E89">
      <w:pPr>
        <w:ind w:left="567" w:firstLine="0"/>
      </w:pPr>
      <w:r w:rsidRPr="00D96694">
        <w:t xml:space="preserve">• Format segmenta je izabran tako da je moguće potvrđivanje podataka iz jednog smera, njihovim uključivanjem u zaglavlje segmenata koji se šalju u drugom smeru. </w:t>
      </w:r>
    </w:p>
    <w:p w14:paraId="19C9BBC9" w14:textId="77777777" w:rsidR="00124CA6" w:rsidRPr="00D96694" w:rsidRDefault="00124CA6" w:rsidP="00F52E89">
      <w:pPr>
        <w:ind w:left="567" w:firstLine="0"/>
      </w:pPr>
      <w:r w:rsidRPr="00D96694">
        <w:t xml:space="preserve">• Kontrola toka je realizovana tako što prijemnik oglašava količinu podataka koju je spreman da primi. </w:t>
      </w:r>
    </w:p>
    <w:p w14:paraId="6B35D533" w14:textId="1F55EE4E" w:rsidR="00124CA6" w:rsidRPr="00D96694" w:rsidRDefault="00124CA6" w:rsidP="00F52E89">
      <w:pPr>
        <w:ind w:left="567" w:firstLine="0"/>
      </w:pPr>
      <w:r w:rsidRPr="00D96694">
        <w:t xml:space="preserve">• </w:t>
      </w:r>
      <w:r w:rsidRPr="00D96694">
        <w:rPr>
          <w:i/>
        </w:rPr>
        <w:t>TCP</w:t>
      </w:r>
      <w:r w:rsidRPr="00D96694">
        <w:t xml:space="preserve"> takođe podržava poruke van opsega (engl. </w:t>
      </w:r>
      <w:del w:id="2034" w:author="Filip Dutina" w:date="2018-07-12T13:43:00Z">
        <w:r w:rsidRPr="00D96694" w:rsidDel="00E317AB">
          <w:delText>“</w:delText>
        </w:r>
      </w:del>
      <w:r w:rsidRPr="00D96694">
        <w:rPr>
          <w:i/>
        </w:rPr>
        <w:t>out of band</w:t>
      </w:r>
      <w:del w:id="2035" w:author="Filip Dutina" w:date="2018-07-12T13:43:00Z">
        <w:r w:rsidRPr="00D96694" w:rsidDel="00E317AB">
          <w:delText>”</w:delText>
        </w:r>
      </w:del>
      <w:r w:rsidRPr="00D96694">
        <w:t>), koje služe za slanje urgentnih podataka i za forsiranje isporuke korišćenjem</w:t>
      </w:r>
      <w:ins w:id="2036" w:author="Filip Dutina" w:date="2018-07-17T11:00:00Z">
        <w:r w:rsidR="00CF3776" w:rsidRPr="00D96694">
          <w:t xml:space="preserve"> gurajućih</w:t>
        </w:r>
      </w:ins>
      <w:r w:rsidRPr="00D96694">
        <w:t xml:space="preserve"> (engl. </w:t>
      </w:r>
      <w:del w:id="2037" w:author="Filip Dutina" w:date="2018-07-12T13:43:00Z">
        <w:r w:rsidRPr="00D96694" w:rsidDel="00E317AB">
          <w:delText>“</w:delText>
        </w:r>
      </w:del>
      <w:r w:rsidRPr="00D96694">
        <w:rPr>
          <w:i/>
        </w:rPr>
        <w:t>push</w:t>
      </w:r>
      <w:del w:id="2038" w:author="Filip Dutina" w:date="2018-07-12T13:43:00Z">
        <w:r w:rsidRPr="00D96694" w:rsidDel="00E317AB">
          <w:delText>”</w:delText>
        </w:r>
      </w:del>
      <w:r w:rsidRPr="00D96694">
        <w:t>) podataka.</w:t>
      </w:r>
    </w:p>
    <w:p w14:paraId="0B40F4CD" w14:textId="77777777" w:rsidR="007B1116" w:rsidRPr="00D96694" w:rsidRDefault="007B1116" w:rsidP="00124CA6"/>
    <w:p w14:paraId="55FC05E8" w14:textId="77777777" w:rsidR="001A566B" w:rsidRPr="00D96694" w:rsidRDefault="001A566B" w:rsidP="001A566B">
      <w:pPr>
        <w:keepNext/>
        <w:jc w:val="center"/>
      </w:pPr>
      <w:r w:rsidRPr="00DF0BBD">
        <w:rPr>
          <w:noProof/>
          <w:lang w:val="en-GB" w:eastAsia="en-GB"/>
        </w:rPr>
        <w:lastRenderedPageBreak/>
        <w:drawing>
          <wp:inline distT="0" distB="0" distL="0" distR="0" wp14:anchorId="36242EAC" wp14:editId="251F3AC0">
            <wp:extent cx="4553585" cy="35152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ket.png"/>
                    <pic:cNvPicPr/>
                  </pic:nvPicPr>
                  <pic:blipFill>
                    <a:blip r:embed="rId34">
                      <a:extLst>
                        <a:ext uri="{28A0092B-C50C-407E-A947-70E740481C1C}">
                          <a14:useLocalDpi xmlns:a14="http://schemas.microsoft.com/office/drawing/2010/main" val="0"/>
                        </a:ext>
                      </a:extLst>
                    </a:blip>
                    <a:stretch>
                      <a:fillRect/>
                    </a:stretch>
                  </pic:blipFill>
                  <pic:spPr>
                    <a:xfrm>
                      <a:off x="0" y="0"/>
                      <a:ext cx="4553585" cy="3515216"/>
                    </a:xfrm>
                    <a:prstGeom prst="rect">
                      <a:avLst/>
                    </a:prstGeom>
                  </pic:spPr>
                </pic:pic>
              </a:graphicData>
            </a:graphic>
          </wp:inline>
        </w:drawing>
      </w:r>
    </w:p>
    <w:p w14:paraId="407B8047" w14:textId="512DE4AA" w:rsidR="001A566B" w:rsidRPr="00D96694" w:rsidRDefault="001A566B" w:rsidP="001A566B">
      <w:pPr>
        <w:pStyle w:val="Caption"/>
        <w:rPr>
          <w:rPrChange w:id="2039" w:author="Aleksa Corovic" w:date="2018-08-21T12:50:00Z">
            <w:rPr>
              <w:noProof/>
            </w:rPr>
          </w:rPrChange>
        </w:rPr>
      </w:pPr>
      <w:bookmarkStart w:id="2040" w:name="_Toc522019426"/>
      <w:r w:rsidRPr="00D96694">
        <w:t xml:space="preserve">Slika </w:t>
      </w:r>
      <w:ins w:id="204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42" w:author="Aleksa Corovic" w:date="2018-08-21T12:50:00Z">
            <w:rPr>
              <w:noProof/>
            </w:rPr>
          </w:rPrChange>
        </w:rPr>
        <w:t>2</w:t>
      </w:r>
      <w:ins w:id="204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44" w:author="Filip Dutina" w:date="2018-08-14T14:04:00Z">
        <w:r w:rsidR="0063232B" w:rsidRPr="00D96694">
          <w:rPr>
            <w:rPrChange w:id="2045" w:author="Aleksa Corovic" w:date="2018-08-21T12:50:00Z">
              <w:rPr>
                <w:noProof/>
              </w:rPr>
            </w:rPrChange>
          </w:rPr>
          <w:t>5</w:t>
        </w:r>
        <w:r w:rsidR="0063232B" w:rsidRPr="00DF0BBD">
          <w:fldChar w:fldCharType="end"/>
        </w:r>
      </w:ins>
      <w:del w:id="204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47"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48" w:author="Aleksa Corovic" w:date="2018-08-21T12:50:00Z">
              <w:rPr>
                <w:noProof/>
              </w:rPr>
            </w:rPrChange>
          </w:rPr>
          <w:delText>4</w:delText>
        </w:r>
        <w:r w:rsidR="0067303B" w:rsidRPr="00DF0BBD" w:rsidDel="00D03B92">
          <w:fldChar w:fldCharType="end"/>
        </w:r>
      </w:del>
      <w:r w:rsidRPr="00D96694">
        <w:t xml:space="preserve"> </w:t>
      </w:r>
      <w:r w:rsidRPr="00D96694">
        <w:rPr>
          <w:rPrChange w:id="2049" w:author="Aleksa Corovic" w:date="2018-08-21T12:50:00Z">
            <w:rPr>
              <w:noProof/>
            </w:rPr>
          </w:rPrChange>
        </w:rPr>
        <w:t xml:space="preserve">Izgled </w:t>
      </w:r>
      <w:r w:rsidRPr="00D96694">
        <w:rPr>
          <w:i/>
          <w:rPrChange w:id="2050" w:author="Aleksa Corovic" w:date="2018-08-21T12:50:00Z">
            <w:rPr>
              <w:i/>
              <w:noProof/>
            </w:rPr>
          </w:rPrChange>
        </w:rPr>
        <w:t>TCP</w:t>
      </w:r>
      <w:r w:rsidRPr="00D96694">
        <w:rPr>
          <w:rPrChange w:id="2051" w:author="Aleksa Corovic" w:date="2018-08-21T12:50:00Z">
            <w:rPr>
              <w:noProof/>
            </w:rPr>
          </w:rPrChange>
        </w:rPr>
        <w:t xml:space="preserve"> segmenta</w:t>
      </w:r>
      <w:r w:rsidR="000075BE" w:rsidRPr="00D96694">
        <w:rPr>
          <w:rPrChange w:id="2052" w:author="Aleksa Corovic" w:date="2018-08-21T12:50:00Z">
            <w:rPr>
              <w:noProof/>
            </w:rPr>
          </w:rPrChange>
        </w:rPr>
        <w:t xml:space="preserve"> [</w:t>
      </w:r>
      <w:del w:id="2053" w:author="Filip Dutina" w:date="2018-08-14T14:07:00Z">
        <w:r w:rsidR="000075BE" w:rsidRPr="00D96694" w:rsidDel="0063232B">
          <w:rPr>
            <w:rPrChange w:id="2054" w:author="Aleksa Corovic" w:date="2018-08-21T12:50:00Z">
              <w:rPr>
                <w:noProof/>
              </w:rPr>
            </w:rPrChange>
          </w:rPr>
          <w:delText>5</w:delText>
        </w:r>
      </w:del>
      <w:ins w:id="2055" w:author="Filip Dutina" w:date="2018-08-14T14:07:00Z">
        <w:r w:rsidR="0063232B" w:rsidRPr="00D96694">
          <w:rPr>
            <w:rPrChange w:id="2056" w:author="Aleksa Corovic" w:date="2018-08-21T12:50:00Z">
              <w:rPr>
                <w:noProof/>
              </w:rPr>
            </w:rPrChange>
          </w:rPr>
          <w:t>8</w:t>
        </w:r>
      </w:ins>
      <w:r w:rsidR="00F6358E" w:rsidRPr="00D96694">
        <w:rPr>
          <w:rPrChange w:id="2057" w:author="Aleksa Corovic" w:date="2018-08-21T12:50:00Z">
            <w:rPr>
              <w:noProof/>
            </w:rPr>
          </w:rPrChange>
        </w:rPr>
        <w:t>]</w:t>
      </w:r>
      <w:bookmarkEnd w:id="2040"/>
    </w:p>
    <w:p w14:paraId="5CF50C51" w14:textId="77777777" w:rsidR="00EE6F6B" w:rsidRPr="00D96694" w:rsidRDefault="00EE6F6B" w:rsidP="00EE6F6B"/>
    <w:p w14:paraId="3FE6682D" w14:textId="563E3912" w:rsidR="001A566B" w:rsidRPr="00D96694" w:rsidRDefault="00DD0CD1" w:rsidP="00F52E89">
      <w:r w:rsidRPr="00D96694">
        <w:t>Na slici 2.</w:t>
      </w:r>
      <w:ins w:id="2058" w:author="Filip Dutina" w:date="2018-08-15T11:40:00Z">
        <w:r w:rsidR="00966CBC" w:rsidRPr="00D96694">
          <w:t>5</w:t>
        </w:r>
      </w:ins>
      <w:del w:id="2059" w:author="Filip Dutina" w:date="2018-08-15T11:40:00Z">
        <w:r w:rsidRPr="00D96694" w:rsidDel="00966CBC">
          <w:delText>4</w:delText>
        </w:r>
      </w:del>
      <w:r w:rsidR="001A566B" w:rsidRPr="00D96694">
        <w:t xml:space="preserve"> je dat prikaz </w:t>
      </w:r>
      <w:r w:rsidR="001A566B" w:rsidRPr="00D96694">
        <w:rPr>
          <w:i/>
        </w:rPr>
        <w:t>TCP</w:t>
      </w:r>
      <w:r w:rsidR="001A566B" w:rsidRPr="00D96694">
        <w:t xml:space="preserve"> segmenta, koji se sastoji iz zaglavlja i dela u kome se nalaze podaci. Zaglavlje se sastoji iz: </w:t>
      </w:r>
    </w:p>
    <w:p w14:paraId="05375DA5" w14:textId="77777777" w:rsidR="001A566B" w:rsidRPr="00D96694" w:rsidRDefault="001A566B" w:rsidP="001A566B">
      <w:r w:rsidRPr="00D96694">
        <w:t xml:space="preserve">• </w:t>
      </w:r>
      <w:r w:rsidRPr="00D96694">
        <w:rPr>
          <w:i/>
        </w:rPr>
        <w:t>Source port</w:t>
      </w:r>
      <w:r w:rsidRPr="00D96694">
        <w:t xml:space="preserve"> - izvorišni port (port pošiljaoca). Port ima ulogu u identifikaciji aplikacije. </w:t>
      </w:r>
    </w:p>
    <w:p w14:paraId="38102782" w14:textId="77777777" w:rsidR="001A566B" w:rsidRPr="00D96694" w:rsidRDefault="001A566B" w:rsidP="001A566B">
      <w:r w:rsidRPr="00D96694">
        <w:t xml:space="preserve">• </w:t>
      </w:r>
      <w:r w:rsidRPr="00D96694">
        <w:rPr>
          <w:i/>
        </w:rPr>
        <w:t>Destination port</w:t>
      </w:r>
      <w:r w:rsidRPr="00D96694">
        <w:t xml:space="preserve"> - odredišni port (port primaoca). </w:t>
      </w:r>
    </w:p>
    <w:p w14:paraId="5EC87247" w14:textId="2BD69E07" w:rsidR="001A566B" w:rsidRPr="00D96694" w:rsidRDefault="001A566B" w:rsidP="00F52E89">
      <w:pPr>
        <w:ind w:left="567" w:firstLine="0"/>
      </w:pPr>
      <w:r w:rsidRPr="00D96694">
        <w:t xml:space="preserve">• </w:t>
      </w:r>
      <w:r w:rsidRPr="00D96694">
        <w:rPr>
          <w:i/>
        </w:rPr>
        <w:t>Sequence number</w:t>
      </w:r>
      <w:r w:rsidRPr="00D96694">
        <w:t xml:space="preserve"> - broj prvog bajta segmenta u okviru toka podataka. Broj sekvence omogućava praćenje toka podataka. Inicijalni broj sekvence se bira nasumično, kako bi se otklonila mogućnost interferencije između različitih </w:t>
      </w:r>
      <w:del w:id="2060" w:author="Filip Dutina" w:date="2018-07-12T11:18:00Z">
        <w:r w:rsidRPr="00D96694" w:rsidDel="00425260">
          <w:delText>konekcija</w:delText>
        </w:r>
      </w:del>
      <w:ins w:id="2061" w:author="Filip Dutina" w:date="2018-07-12T11:18:00Z">
        <w:r w:rsidR="00425260" w:rsidRPr="00D96694">
          <w:t>veza</w:t>
        </w:r>
      </w:ins>
      <w:r w:rsidRPr="00D96694">
        <w:t xml:space="preserve">. </w:t>
      </w:r>
    </w:p>
    <w:p w14:paraId="4AD4F5A5"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1</w:t>
      </w:r>
      <w:r w:rsidRPr="00D96694">
        <w:t xml:space="preserve"> - Inicijalni broj sekvence.</w:t>
      </w:r>
    </w:p>
    <w:p w14:paraId="66E08B56"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0</w:t>
      </w:r>
      <w:r w:rsidRPr="00D96694">
        <w:t xml:space="preserve"> - Akumulirani broj sekvence. </w:t>
      </w:r>
    </w:p>
    <w:p w14:paraId="4F4E5E9F" w14:textId="77777777" w:rsidR="001A566B" w:rsidRPr="00D96694" w:rsidRDefault="001A566B" w:rsidP="00F52E89">
      <w:pPr>
        <w:ind w:left="567" w:firstLine="0"/>
      </w:pPr>
      <w:r w:rsidRPr="00D96694">
        <w:t xml:space="preserve">• </w:t>
      </w:r>
      <w:r w:rsidRPr="00D96694">
        <w:rPr>
          <w:i/>
        </w:rPr>
        <w:t>Acknowledgement number</w:t>
      </w:r>
      <w:r w:rsidRPr="00D96694">
        <w:t xml:space="preserve"> - broj sekvence narednog segmenta koji se očekuje. Segmenti koji pristignu van redosleda, u zavisnosti od implementacije, mogu se odbaciti ili čuvati. </w:t>
      </w:r>
    </w:p>
    <w:p w14:paraId="0C90E7AF" w14:textId="77777777" w:rsidR="001A566B" w:rsidRPr="00D96694" w:rsidRDefault="001A566B" w:rsidP="001A566B">
      <w:r w:rsidRPr="00D96694">
        <w:t xml:space="preserve">• </w:t>
      </w:r>
      <w:r w:rsidRPr="00D96694">
        <w:rPr>
          <w:i/>
        </w:rPr>
        <w:t>Header Length</w:t>
      </w:r>
      <w:r w:rsidR="002D3052" w:rsidRPr="00D96694">
        <w:t xml:space="preserve"> - dužina zaglavlja. </w:t>
      </w:r>
      <w:r w:rsidRPr="00D96694">
        <w:t xml:space="preserve"> </w:t>
      </w:r>
    </w:p>
    <w:p w14:paraId="2E14E9F6" w14:textId="77777777" w:rsidR="001A566B" w:rsidRPr="00D96694" w:rsidRDefault="001A566B" w:rsidP="001A566B">
      <w:r w:rsidRPr="00D96694">
        <w:t xml:space="preserve">• </w:t>
      </w:r>
      <w:r w:rsidRPr="00D96694">
        <w:rPr>
          <w:i/>
        </w:rPr>
        <w:t>Reserved</w:t>
      </w:r>
      <w:r w:rsidRPr="00D96694">
        <w:t xml:space="preserve"> - rezervisano za buduću upotrebu. </w:t>
      </w:r>
    </w:p>
    <w:p w14:paraId="73603D7C" w14:textId="77777777" w:rsidR="001A566B" w:rsidRPr="00D96694" w:rsidRDefault="001A566B" w:rsidP="001A566B">
      <w:r w:rsidRPr="00D96694">
        <w:t xml:space="preserve">• </w:t>
      </w:r>
      <w:r w:rsidRPr="00D96694">
        <w:rPr>
          <w:i/>
        </w:rPr>
        <w:t>Control bits</w:t>
      </w:r>
      <w:r w:rsidRPr="00D96694">
        <w:t xml:space="preserve"> - ukazuje na funkciju i namenu segmenta. </w:t>
      </w:r>
    </w:p>
    <w:p w14:paraId="4E23A3F3" w14:textId="3C4DEE14" w:rsidR="001A566B" w:rsidRPr="00D96694" w:rsidRDefault="001A566B" w:rsidP="001A566B">
      <w:pPr>
        <w:ind w:left="720" w:firstLine="720"/>
      </w:pPr>
      <w:r w:rsidRPr="00D96694">
        <w:t xml:space="preserve">o </w:t>
      </w:r>
      <w:r w:rsidRPr="00D96694">
        <w:rPr>
          <w:i/>
        </w:rPr>
        <w:t>ack</w:t>
      </w:r>
      <w:r w:rsidRPr="00D96694">
        <w:t xml:space="preserve"> - ukazuje na validnost vrednosti potvrde (</w:t>
      </w:r>
      <w:ins w:id="2062" w:author="Filip Dutina" w:date="2018-08-15T11:42:00Z">
        <w:r w:rsidR="00966CBC" w:rsidRPr="00D96694">
          <w:t xml:space="preserve">engl. </w:t>
        </w:r>
      </w:ins>
      <w:r w:rsidRPr="00D96694">
        <w:rPr>
          <w:i/>
        </w:rPr>
        <w:t>acknowledgment</w:t>
      </w:r>
      <w:del w:id="2063" w:author="Filip Dutina" w:date="2018-08-15T11:42:00Z">
        <w:r w:rsidRPr="00D96694" w:rsidDel="00966CBC">
          <w:delText>-a</w:delText>
        </w:r>
      </w:del>
      <w:r w:rsidRPr="00D96694">
        <w:t xml:space="preserve">). </w:t>
      </w:r>
    </w:p>
    <w:p w14:paraId="48557C51" w14:textId="65733F46"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rst</w:t>
      </w:r>
      <w:r w:rsidRPr="00D96694">
        <w:t xml:space="preserve"> i </w:t>
      </w:r>
      <w:r w:rsidRPr="00D96694">
        <w:rPr>
          <w:i/>
        </w:rPr>
        <w:t>fin</w:t>
      </w:r>
      <w:r w:rsidRPr="00D96694">
        <w:t xml:space="preserve"> - omogućavaju uspostavljanje i prekid </w:t>
      </w:r>
      <w:del w:id="2064" w:author="Filip Dutina" w:date="2018-07-12T11:19:00Z">
        <w:r w:rsidRPr="00D96694" w:rsidDel="00425260">
          <w:delText>konekcije</w:delText>
        </w:r>
      </w:del>
      <w:ins w:id="2065" w:author="Filip Dutina" w:date="2018-07-12T11:19:00Z">
        <w:r w:rsidR="00425260" w:rsidRPr="00D96694">
          <w:t>veze</w:t>
        </w:r>
      </w:ins>
      <w:r w:rsidRPr="00D96694">
        <w:t xml:space="preserve">. </w:t>
      </w:r>
    </w:p>
    <w:p w14:paraId="128EFD81" w14:textId="77777777" w:rsidR="001A566B" w:rsidRPr="00D96694" w:rsidRDefault="001A566B" w:rsidP="001A566B">
      <w:pPr>
        <w:ind w:left="720" w:firstLine="720"/>
      </w:pPr>
      <w:r w:rsidRPr="00D96694">
        <w:t xml:space="preserve">o </w:t>
      </w:r>
      <w:r w:rsidRPr="00D96694">
        <w:rPr>
          <w:i/>
        </w:rPr>
        <w:t>psh</w:t>
      </w:r>
      <w:r w:rsidRPr="00D96694">
        <w:t xml:space="preserve"> - ukazuje prijemnoj strani da se momentalno pošalju podaci višem sloju. </w:t>
      </w:r>
    </w:p>
    <w:p w14:paraId="129FFBAF" w14:textId="77777777" w:rsidR="001A566B" w:rsidRPr="00D96694" w:rsidRDefault="001A566B" w:rsidP="001A566B">
      <w:pPr>
        <w:ind w:left="720" w:firstLine="720"/>
      </w:pPr>
      <w:r w:rsidRPr="00D96694">
        <w:t xml:space="preserve">o </w:t>
      </w:r>
      <w:r w:rsidRPr="00D96694">
        <w:rPr>
          <w:i/>
        </w:rPr>
        <w:t>urg</w:t>
      </w:r>
      <w:r w:rsidRPr="00D96694">
        <w:t xml:space="preserve"> - ukazuje na postojanje urgentnih podataka u segmentu. </w:t>
      </w:r>
    </w:p>
    <w:p w14:paraId="1E87166F" w14:textId="77777777" w:rsidR="001A566B" w:rsidRPr="00D96694" w:rsidRDefault="001A566B" w:rsidP="00F52E89">
      <w:pPr>
        <w:ind w:left="567" w:firstLine="0"/>
      </w:pPr>
      <w:r w:rsidRPr="00D96694">
        <w:lastRenderedPageBreak/>
        <w:t xml:space="preserve">• </w:t>
      </w:r>
      <w:r w:rsidRPr="00D96694">
        <w:rPr>
          <w:i/>
        </w:rPr>
        <w:t>Window</w:t>
      </w:r>
      <w:r w:rsidRPr="00D96694">
        <w:t xml:space="preserve"> - maksimalan broj bajtova koje je moguće poslati, a da prethodno nije potvrđen njihov prijem. </w:t>
      </w:r>
    </w:p>
    <w:p w14:paraId="3F745A18" w14:textId="77777777" w:rsidR="001A566B" w:rsidRPr="00D96694" w:rsidRDefault="001A566B" w:rsidP="00F52E89">
      <w:pPr>
        <w:ind w:left="567" w:firstLine="0"/>
      </w:pPr>
      <w:r w:rsidRPr="00D96694">
        <w:t xml:space="preserve">• </w:t>
      </w:r>
      <w:r w:rsidRPr="00D96694">
        <w:rPr>
          <w:i/>
        </w:rPr>
        <w:t>Checksum</w:t>
      </w:r>
      <w:r w:rsidRPr="00D96694">
        <w:t xml:space="preserve"> - koristi se za</w:t>
      </w:r>
      <w:del w:id="2066" w:author="Aleksa Corovic" w:date="2018-08-21T12:53:00Z">
        <w:r w:rsidRPr="00D96694" w:rsidDel="00D96694">
          <w:delText xml:space="preserve"> za</w:delText>
        </w:r>
      </w:del>
      <w:r w:rsidRPr="00D96694">
        <w:t xml:space="preserve"> proveru da li se desila greška poruke nad zaglavljem i podacima prilikom prenosa. </w:t>
      </w:r>
    </w:p>
    <w:p w14:paraId="6DB12647" w14:textId="77777777" w:rsidR="001A566B" w:rsidRPr="00D96694" w:rsidRDefault="001A566B" w:rsidP="001A566B">
      <w:r w:rsidRPr="00D96694">
        <w:t xml:space="preserve">• </w:t>
      </w:r>
      <w:r w:rsidRPr="00D96694">
        <w:rPr>
          <w:i/>
        </w:rPr>
        <w:t>Urgent</w:t>
      </w:r>
      <w:r w:rsidRPr="00D96694">
        <w:t xml:space="preserve"> - lokacija poslednjeg bajta koji je markiran kao urgentan. </w:t>
      </w:r>
    </w:p>
    <w:p w14:paraId="401670A6" w14:textId="77777777" w:rsidR="001A566B" w:rsidRPr="00D96694" w:rsidRDefault="001A566B" w:rsidP="001A566B">
      <w:r w:rsidRPr="00D96694">
        <w:t xml:space="preserve">• </w:t>
      </w:r>
      <w:r w:rsidRPr="00D96694">
        <w:rPr>
          <w:i/>
        </w:rPr>
        <w:t>Options</w:t>
      </w:r>
      <w:r w:rsidRPr="00D96694">
        <w:t xml:space="preserve"> - dodatne opcije. </w:t>
      </w:r>
    </w:p>
    <w:p w14:paraId="37EC57B6" w14:textId="77777777" w:rsidR="001A566B" w:rsidRPr="00D96694" w:rsidRDefault="001A566B" w:rsidP="001A566B">
      <w:r w:rsidRPr="00D96694">
        <w:t xml:space="preserve">• </w:t>
      </w:r>
      <w:r w:rsidRPr="00D96694">
        <w:rPr>
          <w:i/>
        </w:rPr>
        <w:t>Application data</w:t>
      </w:r>
      <w:r w:rsidRPr="00D96694">
        <w:t xml:space="preserve"> - podaci viših slojeva.</w:t>
      </w:r>
    </w:p>
    <w:p w14:paraId="00EDBEEE" w14:textId="77777777" w:rsidR="001A566B" w:rsidRPr="00D96694" w:rsidRDefault="001A566B" w:rsidP="001A566B"/>
    <w:p w14:paraId="3BC273D2" w14:textId="77777777" w:rsidR="001A566B" w:rsidRPr="00D96694" w:rsidRDefault="001A566B" w:rsidP="001A566B">
      <w:pPr>
        <w:pStyle w:val="Heading3"/>
      </w:pPr>
      <w:bookmarkStart w:id="2067" w:name="_Toc522019393"/>
      <w:r w:rsidRPr="00D96694">
        <w:t>Uspostavljanje</w:t>
      </w:r>
      <w:r w:rsidRPr="00D96694">
        <w:rPr>
          <w:rPrChange w:id="2068" w:author="Aleksa Corovic" w:date="2018-08-21T12:50:00Z">
            <w:rPr>
              <w:lang w:val="sr-Cyrl-RS"/>
            </w:rPr>
          </w:rPrChange>
        </w:rPr>
        <w:t xml:space="preserve"> veze</w:t>
      </w:r>
      <w:bookmarkEnd w:id="2067"/>
    </w:p>
    <w:p w14:paraId="2DE22472" w14:textId="77777777" w:rsidR="00D938BB" w:rsidRPr="00D96694" w:rsidRDefault="00D938BB" w:rsidP="00D938BB"/>
    <w:p w14:paraId="579CF098" w14:textId="77777777" w:rsidR="00D938BB" w:rsidRPr="00D96694" w:rsidRDefault="00D938BB" w:rsidP="00D938BB">
      <w:r w:rsidRPr="00D96694">
        <w:t xml:space="preserve">Komunikacija klijenta i servera preko </w:t>
      </w:r>
      <w:r w:rsidRPr="00D96694">
        <w:rPr>
          <w:i/>
        </w:rPr>
        <w:t>TCP</w:t>
      </w:r>
      <w:r w:rsidRPr="00D96694">
        <w:t xml:space="preserve"> protokola zahteva uspostavu veze koja se ostvaruje tako što se između predajne i prijemne strane iz tri puta razmene poruke sa podešenih odgovarajućim kontrolnim bitima (</w:t>
      </w:r>
      <w:r w:rsidRPr="00D96694">
        <w:rPr>
          <w:i/>
        </w:rPr>
        <w:t>TCP</w:t>
      </w:r>
      <w:r w:rsidRPr="00D96694">
        <w:t xml:space="preserve"> </w:t>
      </w:r>
      <w:r w:rsidRPr="00D96694">
        <w:rPr>
          <w:i/>
        </w:rPr>
        <w:t>three-way handshake</w:t>
      </w:r>
      <w:r w:rsidRPr="00D96694">
        <w:t xml:space="preserve">): </w:t>
      </w:r>
    </w:p>
    <w:p w14:paraId="3AC6E67D" w14:textId="77777777" w:rsidR="00D938BB" w:rsidRPr="00D96694" w:rsidRDefault="00D938BB" w:rsidP="00F52E89">
      <w:pPr>
        <w:ind w:left="567" w:firstLine="0"/>
      </w:pPr>
      <w:r w:rsidRPr="00D96694">
        <w:t xml:space="preserve">• Predajna strana </w:t>
      </w:r>
      <w:r w:rsidRPr="00D96694">
        <w:rPr>
          <w:i/>
        </w:rPr>
        <w:t>A</w:t>
      </w:r>
      <w:r w:rsidRPr="00D96694">
        <w:t xml:space="preserve"> šalje poruku sa podešenim kontrolnim bitom </w:t>
      </w:r>
      <w:r w:rsidRPr="00D96694">
        <w:rPr>
          <w:i/>
        </w:rPr>
        <w:t>SYN = 1</w:t>
      </w:r>
      <w:r w:rsidRPr="00D96694">
        <w:t>, ostali su podešeni na 0, pri čemu nasumično odabere redni broj segmenta (</w:t>
      </w:r>
      <w:r w:rsidRPr="00D96694">
        <w:rPr>
          <w:i/>
        </w:rPr>
        <w:t>SEQa</w:t>
      </w:r>
      <w:r w:rsidRPr="00D96694">
        <w:t xml:space="preserve">). </w:t>
      </w:r>
    </w:p>
    <w:p w14:paraId="7B851921" w14:textId="77777777" w:rsidR="00D938BB" w:rsidRPr="00D96694" w:rsidRDefault="00D938BB" w:rsidP="00F52E89">
      <w:pPr>
        <w:ind w:left="567" w:firstLine="0"/>
      </w:pPr>
      <w:r w:rsidRPr="00D96694">
        <w:t xml:space="preserve">• Prijemna strana </w:t>
      </w:r>
      <w:r w:rsidRPr="00D96694">
        <w:rPr>
          <w:i/>
        </w:rPr>
        <w:t>B</w:t>
      </w:r>
      <w:r w:rsidRPr="00D96694">
        <w:t xml:space="preserve"> odgovara porukom sa kontrolnim bitima </w:t>
      </w:r>
      <w:r w:rsidRPr="00D96694">
        <w:rPr>
          <w:i/>
        </w:rPr>
        <w:t>SYN</w:t>
      </w:r>
      <w:r w:rsidRPr="00D96694">
        <w:t xml:space="preserve"> i </w:t>
      </w:r>
      <w:r w:rsidRPr="00D96694">
        <w:rPr>
          <w:i/>
        </w:rPr>
        <w:t>ACK = 1</w:t>
      </w:r>
      <w:r w:rsidRPr="00D96694">
        <w:t>, takođe nasumično bira broj segmenta (</w:t>
      </w:r>
      <w:r w:rsidRPr="00D96694">
        <w:rPr>
          <w:i/>
        </w:rPr>
        <w:t>SEQb</w:t>
      </w:r>
      <w:r w:rsidRPr="00D96694">
        <w:t xml:space="preserve">), a za </w:t>
      </w:r>
      <w:r w:rsidRPr="00D96694">
        <w:rPr>
          <w:i/>
        </w:rPr>
        <w:t>ACK</w:t>
      </w:r>
      <w:r w:rsidRPr="00D96694">
        <w:t xml:space="preserve"> uzima broj </w:t>
      </w:r>
      <w:r w:rsidRPr="00D96694">
        <w:rPr>
          <w:i/>
        </w:rPr>
        <w:t>ACK = (SEQa) + 1</w:t>
      </w:r>
      <w:r w:rsidRPr="00D96694">
        <w:t>. Na ovaj način je uspostavljena veza na liniji od predajne ka prijemnoj stra</w:t>
      </w:r>
      <w:ins w:id="2069" w:author="Filip Dutina" w:date="2018-07-04T12:29:00Z">
        <w:r w:rsidR="00922E71" w:rsidRPr="00D96694">
          <w:t>ni</w:t>
        </w:r>
      </w:ins>
      <w:del w:id="2070" w:author="Filip Dutina" w:date="2018-07-04T12:29:00Z">
        <w:r w:rsidRPr="00D96694" w:rsidDel="00363BED">
          <w:delText>in</w:delText>
        </w:r>
      </w:del>
      <w:r w:rsidRPr="00D96694">
        <w:t xml:space="preserve">. </w:t>
      </w:r>
    </w:p>
    <w:p w14:paraId="3C221162" w14:textId="5A7BB682" w:rsidR="00D938BB" w:rsidRPr="00D96694" w:rsidRDefault="00D938BB" w:rsidP="00F52E89">
      <w:pPr>
        <w:ind w:left="567" w:firstLine="0"/>
      </w:pPr>
      <w:r w:rsidRPr="00D96694">
        <w:t xml:space="preserve">• Slanjem poruke sa podešenim kontrolnim bitom </w:t>
      </w:r>
      <w:r w:rsidRPr="00D96694">
        <w:rPr>
          <w:i/>
        </w:rPr>
        <w:t>SYN = 1</w:t>
      </w:r>
      <w:r w:rsidRPr="00D96694">
        <w:t xml:space="preserve"> od prijemne strane, ona zahteva da predajna strana potvrdi uspostavljanje veze od prijemne ka predajnoj strani. Predajna strana to čini slanjem poruke sa podeše</w:t>
      </w:r>
      <w:r w:rsidR="002D3052" w:rsidRPr="00D96694">
        <w:t xml:space="preserve">nim kontrolnim bitom </w:t>
      </w:r>
      <w:r w:rsidR="002D3052" w:rsidRPr="00D96694">
        <w:rPr>
          <w:i/>
        </w:rPr>
        <w:t>ACK = 1</w:t>
      </w:r>
      <w:r w:rsidR="002D3052" w:rsidRPr="00D96694">
        <w:t xml:space="preserve"> i</w:t>
      </w:r>
      <w:r w:rsidRPr="00D96694">
        <w:t xml:space="preserve"> uzima vrednost </w:t>
      </w:r>
      <w:r w:rsidRPr="00D96694">
        <w:rPr>
          <w:i/>
        </w:rPr>
        <w:t>ACK</w:t>
      </w:r>
      <w:r w:rsidRPr="00D96694">
        <w:t xml:space="preserve"> broja </w:t>
      </w:r>
      <w:r w:rsidRPr="00D96694">
        <w:rPr>
          <w:i/>
        </w:rPr>
        <w:t>ACK = (SEQb) + 1</w:t>
      </w:r>
      <w:r w:rsidRPr="00D96694">
        <w:t xml:space="preserve">. Na ovaj način je uspostavljena </w:t>
      </w:r>
      <w:del w:id="2071" w:author="Filip Dutina" w:date="2018-07-12T11:19:00Z">
        <w:r w:rsidRPr="00D96694" w:rsidDel="00425260">
          <w:delText xml:space="preserve">konekcija </w:delText>
        </w:r>
      </w:del>
      <w:ins w:id="2072" w:author="Filip Dutina" w:date="2018-07-12T11:19:00Z">
        <w:r w:rsidR="00425260" w:rsidRPr="00D96694">
          <w:t xml:space="preserve">veza </w:t>
        </w:r>
      </w:ins>
      <w:r w:rsidRPr="00D96694">
        <w:t>između klijenta i servera.</w:t>
      </w:r>
    </w:p>
    <w:p w14:paraId="0201A2F7" w14:textId="77777777" w:rsidR="007B1116" w:rsidRPr="00D96694" w:rsidRDefault="007B1116" w:rsidP="00D938BB"/>
    <w:p w14:paraId="13D5805A" w14:textId="77777777" w:rsidR="007B1116" w:rsidRPr="00D96694" w:rsidRDefault="007B1116" w:rsidP="002F755A">
      <w:pPr>
        <w:keepNext/>
        <w:jc w:val="center"/>
      </w:pPr>
      <w:r w:rsidRPr="00DF0BBD">
        <w:rPr>
          <w:noProof/>
          <w:lang w:val="en-GB" w:eastAsia="en-GB"/>
        </w:rPr>
        <w:lastRenderedPageBreak/>
        <w:drawing>
          <wp:inline distT="0" distB="0" distL="0" distR="0" wp14:anchorId="3A1DAF6B" wp14:editId="1FDF6348">
            <wp:extent cx="5255657" cy="2438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postava.png"/>
                    <pic:cNvPicPr/>
                  </pic:nvPicPr>
                  <pic:blipFill>
                    <a:blip r:embed="rId35">
                      <a:extLst>
                        <a:ext uri="{28A0092B-C50C-407E-A947-70E740481C1C}">
                          <a14:useLocalDpi xmlns:a14="http://schemas.microsoft.com/office/drawing/2010/main" val="0"/>
                        </a:ext>
                      </a:extLst>
                    </a:blip>
                    <a:stretch>
                      <a:fillRect/>
                    </a:stretch>
                  </pic:blipFill>
                  <pic:spPr>
                    <a:xfrm>
                      <a:off x="0" y="0"/>
                      <a:ext cx="5372683" cy="2492695"/>
                    </a:xfrm>
                    <a:prstGeom prst="rect">
                      <a:avLst/>
                    </a:prstGeom>
                  </pic:spPr>
                </pic:pic>
              </a:graphicData>
            </a:graphic>
          </wp:inline>
        </w:drawing>
      </w:r>
    </w:p>
    <w:p w14:paraId="00A9AD08" w14:textId="666FF53A" w:rsidR="007B1116" w:rsidRPr="00D96694" w:rsidRDefault="007B1116" w:rsidP="007B1116">
      <w:pPr>
        <w:pStyle w:val="Caption"/>
        <w:rPr>
          <w:rPrChange w:id="2073" w:author="Aleksa Corovic" w:date="2018-08-21T12:50:00Z">
            <w:rPr>
              <w:noProof/>
            </w:rPr>
          </w:rPrChange>
        </w:rPr>
      </w:pPr>
      <w:bookmarkStart w:id="2074" w:name="_Toc522019427"/>
      <w:r w:rsidRPr="00D96694">
        <w:t xml:space="preserve">Slika </w:t>
      </w:r>
      <w:ins w:id="2075"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076" w:author="Aleksa Corovic" w:date="2018-08-21T12:50:00Z">
            <w:rPr>
              <w:noProof/>
            </w:rPr>
          </w:rPrChange>
        </w:rPr>
        <w:t>2</w:t>
      </w:r>
      <w:ins w:id="207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78" w:author="Filip Dutina" w:date="2018-08-14T14:04:00Z">
        <w:r w:rsidR="0063232B" w:rsidRPr="00D96694">
          <w:rPr>
            <w:rPrChange w:id="2079" w:author="Aleksa Corovic" w:date="2018-08-21T12:50:00Z">
              <w:rPr>
                <w:noProof/>
              </w:rPr>
            </w:rPrChange>
          </w:rPr>
          <w:t>6</w:t>
        </w:r>
        <w:r w:rsidR="0063232B" w:rsidRPr="00DF0BBD">
          <w:fldChar w:fldCharType="end"/>
        </w:r>
      </w:ins>
      <w:del w:id="2080"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81"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82" w:author="Aleksa Corovic" w:date="2018-08-21T12:50:00Z">
              <w:rPr>
                <w:noProof/>
              </w:rPr>
            </w:rPrChange>
          </w:rPr>
          <w:delText>5</w:delText>
        </w:r>
        <w:r w:rsidR="0067303B" w:rsidRPr="00DF0BBD" w:rsidDel="00D03B92">
          <w:fldChar w:fldCharType="end"/>
        </w:r>
      </w:del>
      <w:r w:rsidRPr="00D96694">
        <w:t xml:space="preserve"> </w:t>
      </w:r>
      <w:r w:rsidRPr="00D96694">
        <w:rPr>
          <w:i/>
          <w:rPrChange w:id="2083" w:author="Aleksa Corovic" w:date="2018-08-21T12:50:00Z">
            <w:rPr>
              <w:i/>
              <w:noProof/>
            </w:rPr>
          </w:rPrChange>
        </w:rPr>
        <w:t>TCP</w:t>
      </w:r>
      <w:r w:rsidRPr="00D96694">
        <w:rPr>
          <w:rPrChange w:id="2084" w:author="Aleksa Corovic" w:date="2018-08-21T12:50:00Z">
            <w:rPr>
              <w:noProof/>
            </w:rPr>
          </w:rPrChange>
        </w:rPr>
        <w:t xml:space="preserve"> uspostava veze</w:t>
      </w:r>
      <w:r w:rsidR="000075BE" w:rsidRPr="00D96694">
        <w:rPr>
          <w:rPrChange w:id="2085" w:author="Aleksa Corovic" w:date="2018-08-21T12:50:00Z">
            <w:rPr>
              <w:noProof/>
            </w:rPr>
          </w:rPrChange>
        </w:rPr>
        <w:t xml:space="preserve"> [</w:t>
      </w:r>
      <w:del w:id="2086" w:author="Filip Dutina" w:date="2018-08-14T14:07:00Z">
        <w:r w:rsidR="000075BE" w:rsidRPr="00D96694" w:rsidDel="0063232B">
          <w:rPr>
            <w:rPrChange w:id="2087" w:author="Aleksa Corovic" w:date="2018-08-21T12:50:00Z">
              <w:rPr>
                <w:noProof/>
              </w:rPr>
            </w:rPrChange>
          </w:rPr>
          <w:delText>6</w:delText>
        </w:r>
      </w:del>
      <w:ins w:id="2088" w:author="Filip Dutina" w:date="2018-08-14T14:07:00Z">
        <w:r w:rsidR="0063232B" w:rsidRPr="00D96694">
          <w:rPr>
            <w:rPrChange w:id="2089" w:author="Aleksa Corovic" w:date="2018-08-21T12:50:00Z">
              <w:rPr>
                <w:noProof/>
              </w:rPr>
            </w:rPrChange>
          </w:rPr>
          <w:t>9</w:t>
        </w:r>
      </w:ins>
      <w:r w:rsidR="00F6358E" w:rsidRPr="00D96694">
        <w:rPr>
          <w:rPrChange w:id="2090" w:author="Aleksa Corovic" w:date="2018-08-21T12:50:00Z">
            <w:rPr>
              <w:noProof/>
            </w:rPr>
          </w:rPrChange>
        </w:rPr>
        <w:t>]</w:t>
      </w:r>
      <w:bookmarkEnd w:id="2074"/>
    </w:p>
    <w:p w14:paraId="085FB618" w14:textId="77777777" w:rsidR="007B1116" w:rsidRPr="00D96694" w:rsidRDefault="007B1116" w:rsidP="007B1116"/>
    <w:p w14:paraId="5AD9744F" w14:textId="77777777" w:rsidR="007B1116" w:rsidRPr="00D96694" w:rsidRDefault="007B1116" w:rsidP="007B1116">
      <w:pPr>
        <w:pStyle w:val="Heading3"/>
      </w:pPr>
      <w:bookmarkStart w:id="2091" w:name="_Toc522019394"/>
      <w:r w:rsidRPr="00D96694">
        <w:t>Prekid veze</w:t>
      </w:r>
      <w:bookmarkEnd w:id="2091"/>
    </w:p>
    <w:p w14:paraId="634FEBE0" w14:textId="77777777" w:rsidR="002F755A" w:rsidRPr="00D96694" w:rsidRDefault="002F755A" w:rsidP="002F755A"/>
    <w:p w14:paraId="0C18EB90" w14:textId="77777777" w:rsidR="002F755A" w:rsidRPr="00D96694" w:rsidRDefault="002F755A" w:rsidP="002F755A">
      <w:r w:rsidRPr="00D96694">
        <w:t>Prekid veze se ostvaruje u četiri koraka sledećim redosledom:</w:t>
      </w:r>
    </w:p>
    <w:p w14:paraId="3311981A" w14:textId="4185B02E" w:rsidR="002F755A" w:rsidRPr="00D96694" w:rsidRDefault="002F755A" w:rsidP="005F063A">
      <w:r w:rsidRPr="00D96694">
        <w:t xml:space="preserve">1. Klijent inicira prekid klijent-server </w:t>
      </w:r>
      <w:del w:id="2092" w:author="Filip Dutina" w:date="2018-07-12T11:19:00Z">
        <w:r w:rsidRPr="00D96694" w:rsidDel="00425260">
          <w:delText>konekcije</w:delText>
        </w:r>
      </w:del>
      <w:ins w:id="2093" w:author="Filip Dutina" w:date="2018-07-12T11:19:00Z">
        <w:r w:rsidR="00425260" w:rsidRPr="00D96694">
          <w:t>veze</w:t>
        </w:r>
      </w:ins>
      <w:r w:rsidR="002D3052" w:rsidRPr="00D96694">
        <w:t>.</w:t>
      </w:r>
      <w:r w:rsidRPr="00D96694">
        <w:t xml:space="preserve">  </w:t>
      </w:r>
    </w:p>
    <w:p w14:paraId="4504FE67" w14:textId="116743E8" w:rsidR="002F755A" w:rsidRPr="00D96694" w:rsidRDefault="002F755A" w:rsidP="005F063A">
      <w:r w:rsidRPr="00D96694">
        <w:t xml:space="preserve">2. Server potvrđuje zahtev za prekid klijent-server </w:t>
      </w:r>
      <w:del w:id="2094" w:author="Filip Dutina" w:date="2018-07-12T11:19:00Z">
        <w:r w:rsidRPr="00D96694" w:rsidDel="00425260">
          <w:delText>konekcije</w:delText>
        </w:r>
      </w:del>
      <w:ins w:id="2095" w:author="Filip Dutina" w:date="2018-07-12T11:19:00Z">
        <w:r w:rsidR="00425260" w:rsidRPr="00D96694">
          <w:t>veze</w:t>
        </w:r>
      </w:ins>
      <w:r w:rsidR="002D3052" w:rsidRPr="00D96694">
        <w:t>.</w:t>
      </w:r>
      <w:r w:rsidRPr="00D96694">
        <w:t xml:space="preserve"> </w:t>
      </w:r>
    </w:p>
    <w:p w14:paraId="6BA090E7" w14:textId="15A148B3" w:rsidR="002F755A" w:rsidRPr="00D96694" w:rsidRDefault="002F755A" w:rsidP="005F063A">
      <w:r w:rsidRPr="00D96694">
        <w:t xml:space="preserve">3. Server šalje zahtev za prekid server-klijent </w:t>
      </w:r>
      <w:del w:id="2096" w:author="Filip Dutina" w:date="2018-07-12T11:19:00Z">
        <w:r w:rsidRPr="00D96694" w:rsidDel="00425260">
          <w:delText>konekcije</w:delText>
        </w:r>
      </w:del>
      <w:ins w:id="2097" w:author="Filip Dutina" w:date="2018-07-12T11:19:00Z">
        <w:r w:rsidR="00425260" w:rsidRPr="00D96694">
          <w:t>veze</w:t>
        </w:r>
      </w:ins>
      <w:r w:rsidR="002D3052" w:rsidRPr="00D96694">
        <w:t>.</w:t>
      </w:r>
      <w:r w:rsidRPr="00D96694">
        <w:t xml:space="preserve"> </w:t>
      </w:r>
    </w:p>
    <w:p w14:paraId="09E3E5CF" w14:textId="72B5A05E" w:rsidR="002F755A" w:rsidRPr="00D96694" w:rsidRDefault="002F755A" w:rsidP="005F063A">
      <w:pPr>
        <w:rPr>
          <w:rPrChange w:id="2098" w:author="Aleksa Corovic" w:date="2018-08-21T12:50:00Z">
            <w:rPr>
              <w:lang w:val="en-GB"/>
            </w:rPr>
          </w:rPrChange>
        </w:rPr>
      </w:pPr>
      <w:r w:rsidRPr="00D96694">
        <w:t xml:space="preserve">4. Klijent odgovara na zahtev za prekid server-klijent </w:t>
      </w:r>
      <w:del w:id="2099" w:author="Filip Dutina" w:date="2018-07-12T11:19:00Z">
        <w:r w:rsidRPr="00D96694" w:rsidDel="00425260">
          <w:delText>konekcije</w:delText>
        </w:r>
      </w:del>
      <w:ins w:id="2100" w:author="Filip Dutina" w:date="2018-07-12T11:19:00Z">
        <w:r w:rsidR="00425260" w:rsidRPr="00D96694">
          <w:t>veze</w:t>
        </w:r>
      </w:ins>
      <w:r w:rsidR="001C5533" w:rsidRPr="00D96694">
        <w:t>.</w:t>
      </w:r>
      <w:r w:rsidRPr="00D96694">
        <w:t xml:space="preserve"> </w:t>
      </w:r>
      <w:r w:rsidR="000075BE" w:rsidRPr="00D96694">
        <w:rPr>
          <w:rPrChange w:id="2101" w:author="Aleksa Corovic" w:date="2018-08-21T12:50:00Z">
            <w:rPr>
              <w:lang w:val="en-GB"/>
            </w:rPr>
          </w:rPrChange>
        </w:rPr>
        <w:t>[</w:t>
      </w:r>
      <w:ins w:id="2102" w:author="Filip Dutina" w:date="2018-08-14T14:18:00Z">
        <w:r w:rsidR="0037741D" w:rsidRPr="00D96694">
          <w:rPr>
            <w:rPrChange w:id="2103" w:author="Aleksa Corovic" w:date="2018-08-21T12:50:00Z">
              <w:rPr>
                <w:lang w:val="en-GB"/>
              </w:rPr>
            </w:rPrChange>
          </w:rPr>
          <w:t>10</w:t>
        </w:r>
      </w:ins>
      <w:del w:id="2104" w:author="Filip Dutina" w:date="2018-08-14T14:18:00Z">
        <w:r w:rsidR="000075BE" w:rsidRPr="00D96694" w:rsidDel="0037741D">
          <w:rPr>
            <w:rPrChange w:id="2105" w:author="Aleksa Corovic" w:date="2018-08-21T12:50:00Z">
              <w:rPr>
                <w:lang w:val="en-GB"/>
              </w:rPr>
            </w:rPrChange>
          </w:rPr>
          <w:delText>7</w:delText>
        </w:r>
      </w:del>
      <w:r w:rsidR="001C5533" w:rsidRPr="00D96694">
        <w:rPr>
          <w:rPrChange w:id="2106" w:author="Aleksa Corovic" w:date="2018-08-21T12:50:00Z">
            <w:rPr>
              <w:lang w:val="en-GB"/>
            </w:rPr>
          </w:rPrChange>
        </w:rPr>
        <w:t>]</w:t>
      </w:r>
    </w:p>
    <w:p w14:paraId="06F3DB4B" w14:textId="77777777" w:rsidR="002F755A" w:rsidRPr="00D96694" w:rsidRDefault="002F755A" w:rsidP="002F755A"/>
    <w:p w14:paraId="54307C59" w14:textId="77777777" w:rsidR="002F755A" w:rsidRPr="00D96694" w:rsidRDefault="002F755A" w:rsidP="002F755A">
      <w:pPr>
        <w:keepNext/>
        <w:jc w:val="center"/>
      </w:pPr>
      <w:r w:rsidRPr="00DF0BBD">
        <w:rPr>
          <w:noProof/>
          <w:lang w:val="en-GB" w:eastAsia="en-GB"/>
        </w:rPr>
        <w:drawing>
          <wp:inline distT="0" distB="0" distL="0" distR="0" wp14:anchorId="57F0789A" wp14:editId="3F4F95AB">
            <wp:extent cx="3416240" cy="248783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kid.png"/>
                    <pic:cNvPicPr/>
                  </pic:nvPicPr>
                  <pic:blipFill>
                    <a:blip r:embed="rId36">
                      <a:extLst>
                        <a:ext uri="{28A0092B-C50C-407E-A947-70E740481C1C}">
                          <a14:useLocalDpi xmlns:a14="http://schemas.microsoft.com/office/drawing/2010/main" val="0"/>
                        </a:ext>
                      </a:extLst>
                    </a:blip>
                    <a:stretch>
                      <a:fillRect/>
                    </a:stretch>
                  </pic:blipFill>
                  <pic:spPr>
                    <a:xfrm>
                      <a:off x="0" y="0"/>
                      <a:ext cx="3588091" cy="2612985"/>
                    </a:xfrm>
                    <a:prstGeom prst="rect">
                      <a:avLst/>
                    </a:prstGeom>
                  </pic:spPr>
                </pic:pic>
              </a:graphicData>
            </a:graphic>
          </wp:inline>
        </w:drawing>
      </w:r>
    </w:p>
    <w:p w14:paraId="631F53B2" w14:textId="7E2CCC41" w:rsidR="002F755A" w:rsidRPr="00D96694" w:rsidRDefault="002F755A" w:rsidP="002F755A">
      <w:pPr>
        <w:pStyle w:val="Caption"/>
        <w:rPr>
          <w:rPrChange w:id="2107" w:author="Aleksa Corovic" w:date="2018-08-21T12:50:00Z">
            <w:rPr>
              <w:noProof/>
            </w:rPr>
          </w:rPrChange>
        </w:rPr>
      </w:pPr>
      <w:bookmarkStart w:id="2108" w:name="_Toc522019428"/>
      <w:r w:rsidRPr="00D96694">
        <w:t xml:space="preserve">Slika </w:t>
      </w:r>
      <w:ins w:id="210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10" w:author="Aleksa Corovic" w:date="2018-08-21T12:50:00Z">
            <w:rPr>
              <w:noProof/>
            </w:rPr>
          </w:rPrChange>
        </w:rPr>
        <w:t>2</w:t>
      </w:r>
      <w:ins w:id="211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12" w:author="Filip Dutina" w:date="2018-08-14T14:04:00Z">
        <w:r w:rsidR="0063232B" w:rsidRPr="00D96694">
          <w:rPr>
            <w:rPrChange w:id="2113" w:author="Aleksa Corovic" w:date="2018-08-21T12:50:00Z">
              <w:rPr>
                <w:noProof/>
              </w:rPr>
            </w:rPrChange>
          </w:rPr>
          <w:t>7</w:t>
        </w:r>
        <w:r w:rsidR="0063232B" w:rsidRPr="00DF0BBD">
          <w:fldChar w:fldCharType="end"/>
        </w:r>
      </w:ins>
      <w:del w:id="211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15"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16" w:author="Aleksa Corovic" w:date="2018-08-21T12:50:00Z">
              <w:rPr>
                <w:noProof/>
              </w:rPr>
            </w:rPrChange>
          </w:rPr>
          <w:delText>6</w:delText>
        </w:r>
        <w:r w:rsidR="0067303B" w:rsidRPr="00DF0BBD" w:rsidDel="00D03B92">
          <w:fldChar w:fldCharType="end"/>
        </w:r>
      </w:del>
      <w:r w:rsidRPr="00D96694">
        <w:t xml:space="preserve"> </w:t>
      </w:r>
      <w:r w:rsidRPr="00D96694">
        <w:rPr>
          <w:i/>
          <w:rPrChange w:id="2117" w:author="Aleksa Corovic" w:date="2018-08-21T12:50:00Z">
            <w:rPr>
              <w:i/>
              <w:noProof/>
            </w:rPr>
          </w:rPrChange>
        </w:rPr>
        <w:t>TCP</w:t>
      </w:r>
      <w:r w:rsidRPr="00D96694">
        <w:rPr>
          <w:rPrChange w:id="2118" w:author="Aleksa Corovic" w:date="2018-08-21T12:50:00Z">
            <w:rPr>
              <w:noProof/>
            </w:rPr>
          </w:rPrChange>
        </w:rPr>
        <w:t xml:space="preserve"> prekid veze</w:t>
      </w:r>
      <w:r w:rsidR="000075BE" w:rsidRPr="00D96694">
        <w:rPr>
          <w:rPrChange w:id="2119" w:author="Aleksa Corovic" w:date="2018-08-21T12:50:00Z">
            <w:rPr>
              <w:noProof/>
            </w:rPr>
          </w:rPrChange>
        </w:rPr>
        <w:t xml:space="preserve"> [</w:t>
      </w:r>
      <w:del w:id="2120" w:author="Filip Dutina" w:date="2018-08-14T14:07:00Z">
        <w:r w:rsidR="000075BE" w:rsidRPr="00D96694" w:rsidDel="0063232B">
          <w:rPr>
            <w:rPrChange w:id="2121" w:author="Aleksa Corovic" w:date="2018-08-21T12:50:00Z">
              <w:rPr>
                <w:noProof/>
              </w:rPr>
            </w:rPrChange>
          </w:rPr>
          <w:delText>8</w:delText>
        </w:r>
      </w:del>
      <w:ins w:id="2122" w:author="Filip Dutina" w:date="2018-08-14T14:07:00Z">
        <w:r w:rsidR="0063232B" w:rsidRPr="00D96694">
          <w:rPr>
            <w:rPrChange w:id="2123" w:author="Aleksa Corovic" w:date="2018-08-21T12:50:00Z">
              <w:rPr>
                <w:noProof/>
              </w:rPr>
            </w:rPrChange>
          </w:rPr>
          <w:t>1</w:t>
        </w:r>
      </w:ins>
      <w:ins w:id="2124" w:author="Filip Dutina" w:date="2018-08-14T14:18:00Z">
        <w:r w:rsidR="0037741D" w:rsidRPr="00D96694">
          <w:rPr>
            <w:rPrChange w:id="2125" w:author="Aleksa Corovic" w:date="2018-08-21T12:50:00Z">
              <w:rPr>
                <w:noProof/>
              </w:rPr>
            </w:rPrChange>
          </w:rPr>
          <w:t>1</w:t>
        </w:r>
      </w:ins>
      <w:r w:rsidR="00F6358E" w:rsidRPr="00D96694">
        <w:rPr>
          <w:rPrChange w:id="2126" w:author="Aleksa Corovic" w:date="2018-08-21T12:50:00Z">
            <w:rPr>
              <w:noProof/>
            </w:rPr>
          </w:rPrChange>
        </w:rPr>
        <w:t>]</w:t>
      </w:r>
      <w:bookmarkEnd w:id="2108"/>
    </w:p>
    <w:p w14:paraId="43DACD0C" w14:textId="77777777" w:rsidR="00690A6A" w:rsidRPr="00D96694" w:rsidRDefault="00690A6A" w:rsidP="00690A6A"/>
    <w:p w14:paraId="3BF92917" w14:textId="77777777" w:rsidR="00690A6A" w:rsidRPr="00D96694" w:rsidRDefault="00690A6A" w:rsidP="00690A6A">
      <w:pPr>
        <w:pStyle w:val="Heading2"/>
      </w:pPr>
      <w:bookmarkStart w:id="2127" w:name="_Toc522019395"/>
      <w:r w:rsidRPr="00C21D6B">
        <w:rPr>
          <w:i/>
          <w:rPrChange w:id="2128" w:author="Filip Dutina" w:date="2018-09-04T12:47:00Z">
            <w:rPr/>
          </w:rPrChange>
        </w:rPr>
        <w:lastRenderedPageBreak/>
        <w:t>IPv6</w:t>
      </w:r>
      <w:r w:rsidRPr="00D96694">
        <w:t xml:space="preserve"> protokol</w:t>
      </w:r>
      <w:bookmarkEnd w:id="2127"/>
    </w:p>
    <w:p w14:paraId="60AA2820" w14:textId="77777777" w:rsidR="00690A6A" w:rsidRPr="00D96694" w:rsidRDefault="00690A6A" w:rsidP="00690A6A"/>
    <w:p w14:paraId="7AD24C7B" w14:textId="77777777" w:rsidR="00690A6A" w:rsidRPr="00D96694" w:rsidRDefault="00517A6C" w:rsidP="00690A6A">
      <w:pPr>
        <w:rPr>
          <w:color w:val="222222"/>
          <w:szCs w:val="24"/>
          <w:shd w:val="clear" w:color="auto" w:fill="FFFFFF"/>
        </w:rPr>
      </w:pPr>
      <w:r w:rsidRPr="00D96694">
        <w:rPr>
          <w:bCs/>
          <w:color w:val="222222"/>
          <w:szCs w:val="24"/>
          <w:shd w:val="clear" w:color="auto" w:fill="FFFFFF"/>
        </w:rPr>
        <w:t>Internet protokol verzija 6 (</w:t>
      </w:r>
      <w:r w:rsidRPr="00D96694">
        <w:rPr>
          <w:bCs/>
          <w:i/>
          <w:color w:val="222222"/>
          <w:szCs w:val="24"/>
          <w:shd w:val="clear" w:color="auto" w:fill="FFFFFF"/>
        </w:rPr>
        <w:t>IPv6</w:t>
      </w:r>
      <w:r w:rsidRPr="00D96694">
        <w:rPr>
          <w:bCs/>
          <w:color w:val="222222"/>
          <w:szCs w:val="24"/>
          <w:shd w:val="clear" w:color="auto" w:fill="FFFFFF"/>
        </w:rPr>
        <w:t>)</w:t>
      </w:r>
      <w:r w:rsidRPr="00D96694">
        <w:rPr>
          <w:color w:val="222222"/>
          <w:szCs w:val="24"/>
          <w:shd w:val="clear" w:color="auto" w:fill="FFFFFF"/>
        </w:rPr>
        <w:t> je protokol </w:t>
      </w:r>
      <w:r w:rsidRPr="00D96694">
        <w:rPr>
          <w:szCs w:val="24"/>
          <w:shd w:val="clear" w:color="auto" w:fill="FFFFFF"/>
        </w:rPr>
        <w:t>sloja mreže</w:t>
      </w:r>
      <w:r w:rsidRPr="00D96694">
        <w:rPr>
          <w:color w:val="222222"/>
          <w:szCs w:val="24"/>
          <w:shd w:val="clear" w:color="auto" w:fill="FFFFFF"/>
        </w:rPr>
        <w:t>, naslednik internet protokola ve</w:t>
      </w:r>
      <w:r w:rsidR="002D3052" w:rsidRPr="00D96694">
        <w:rPr>
          <w:color w:val="222222"/>
          <w:szCs w:val="24"/>
          <w:shd w:val="clear" w:color="auto" w:fill="FFFFFF"/>
        </w:rPr>
        <w:t>r</w:t>
      </w:r>
      <w:r w:rsidRPr="00D96694">
        <w:rPr>
          <w:color w:val="222222"/>
          <w:szCs w:val="24"/>
          <w:shd w:val="clear" w:color="auto" w:fill="FFFFFF"/>
        </w:rPr>
        <w:t>zije 4 (</w:t>
      </w:r>
      <w:r w:rsidRPr="00D96694">
        <w:rPr>
          <w:i/>
          <w:color w:val="222222"/>
          <w:szCs w:val="24"/>
          <w:shd w:val="clear" w:color="auto" w:fill="FFFFFF"/>
        </w:rPr>
        <w:t>IPv4</w:t>
      </w:r>
      <w:r w:rsidRPr="00D96694">
        <w:rPr>
          <w:color w:val="222222"/>
          <w:szCs w:val="24"/>
          <w:shd w:val="clear" w:color="auto" w:fill="FFFFFF"/>
        </w:rPr>
        <w:t xml:space="preserve">), osmišljen od strane </w:t>
      </w:r>
      <w:r w:rsidRPr="00D96694">
        <w:rPr>
          <w:i/>
          <w:color w:val="222222"/>
          <w:szCs w:val="24"/>
          <w:shd w:val="clear" w:color="auto" w:fill="FFFFFF"/>
          <w:rPrChange w:id="2129" w:author="Aleksa Corovic" w:date="2018-08-21T12:50:00Z">
            <w:rPr>
              <w:color w:val="222222"/>
              <w:szCs w:val="24"/>
              <w:shd w:val="clear" w:color="auto" w:fill="FFFFFF"/>
            </w:rPr>
          </w:rPrChange>
        </w:rPr>
        <w:t>IETF</w:t>
      </w:r>
      <w:r w:rsidRPr="00D96694">
        <w:rPr>
          <w:color w:val="222222"/>
          <w:szCs w:val="24"/>
          <w:shd w:val="clear" w:color="auto" w:fill="FFFFFF"/>
        </w:rPr>
        <w:t>-a (</w:t>
      </w:r>
      <w:r w:rsidRPr="00D96694">
        <w:rPr>
          <w:szCs w:val="24"/>
          <w:shd w:val="clear" w:color="auto" w:fill="FFFFFF"/>
        </w:rPr>
        <w:t>engl.</w:t>
      </w:r>
      <w:r w:rsidRPr="00D96694">
        <w:rPr>
          <w:szCs w:val="24"/>
        </w:rPr>
        <w:t xml:space="preserve"> </w:t>
      </w:r>
      <w:r w:rsidRPr="00D96694">
        <w:rPr>
          <w:i/>
          <w:iCs/>
          <w:color w:val="222222"/>
          <w:szCs w:val="24"/>
          <w:shd w:val="clear" w:color="auto" w:fill="FFFFFF"/>
          <w:rPrChange w:id="2130" w:author="Aleksa Corovic" w:date="2018-08-21T12:50:00Z">
            <w:rPr>
              <w:i/>
              <w:iCs/>
              <w:color w:val="222222"/>
              <w:szCs w:val="24"/>
              <w:shd w:val="clear" w:color="auto" w:fill="FFFFFF"/>
              <w:lang w:val="en"/>
            </w:rPr>
          </w:rPrChange>
        </w:rPr>
        <w:t>Internet Engineering Task Force</w:t>
      </w:r>
      <w:r w:rsidRPr="00D96694">
        <w:rPr>
          <w:color w:val="222222"/>
          <w:szCs w:val="24"/>
          <w:shd w:val="clear" w:color="auto" w:fill="FFFFFF"/>
        </w:rPr>
        <w:t>).</w:t>
      </w:r>
    </w:p>
    <w:p w14:paraId="70CD0A5C" w14:textId="77777777" w:rsidR="00517A6C" w:rsidRPr="00D96694" w:rsidRDefault="00517A6C" w:rsidP="00690A6A">
      <w:pPr>
        <w:rPr>
          <w:rFonts w:ascii="Arial" w:hAnsi="Arial" w:cs="Arial"/>
          <w:color w:val="222222"/>
          <w:sz w:val="21"/>
          <w:szCs w:val="21"/>
          <w:shd w:val="clear" w:color="auto" w:fill="FFFFFF"/>
        </w:rPr>
      </w:pPr>
    </w:p>
    <w:p w14:paraId="0513590C" w14:textId="77777777" w:rsidR="00517A6C" w:rsidRPr="00D96694" w:rsidRDefault="00517A6C" w:rsidP="00517A6C">
      <w:pPr>
        <w:pStyle w:val="Heading3"/>
      </w:pPr>
      <w:bookmarkStart w:id="2131" w:name="_Toc522019396"/>
      <w:r w:rsidRPr="00C21D6B">
        <w:rPr>
          <w:i/>
          <w:rPrChange w:id="2132" w:author="Filip Dutina" w:date="2018-09-04T12:47:00Z">
            <w:rPr/>
          </w:rPrChange>
        </w:rPr>
        <w:t>IPv6</w:t>
      </w:r>
      <w:r w:rsidRPr="00D96694">
        <w:t xml:space="preserve"> adresa</w:t>
      </w:r>
      <w:bookmarkEnd w:id="2131"/>
    </w:p>
    <w:p w14:paraId="524BCAF2" w14:textId="77777777" w:rsidR="00517A6C" w:rsidRPr="00D96694" w:rsidRDefault="00517A6C" w:rsidP="00517A6C"/>
    <w:p w14:paraId="40B5787C" w14:textId="5F0EAC30" w:rsidR="00517A6C" w:rsidRPr="00D96694" w:rsidRDefault="00517A6C" w:rsidP="00517A6C">
      <w:pPr>
        <w:pStyle w:val="NormalWeb"/>
        <w:shd w:val="clear" w:color="auto" w:fill="FFFFFF"/>
        <w:spacing w:before="120" w:beforeAutospacing="0" w:after="120" w:afterAutospacing="0" w:line="360" w:lineRule="auto"/>
        <w:ind w:firstLine="567"/>
        <w:jc w:val="both"/>
        <w:rPr>
          <w:color w:val="222222"/>
          <w:lang w:val="sr-Latn-RS"/>
          <w:rPrChange w:id="2133" w:author="Aleksa Corovic" w:date="2018-08-21T12:50:00Z">
            <w:rPr>
              <w:color w:val="222222"/>
            </w:rPr>
          </w:rPrChange>
        </w:rPr>
      </w:pPr>
      <w:r w:rsidRPr="00D96694">
        <w:rPr>
          <w:bCs/>
          <w:i/>
          <w:color w:val="222222"/>
          <w:lang w:val="sr-Latn-RS"/>
          <w:rPrChange w:id="2134" w:author="Aleksa Corovic" w:date="2018-08-21T12:50:00Z">
            <w:rPr>
              <w:bCs/>
              <w:i/>
              <w:color w:val="222222"/>
            </w:rPr>
          </w:rPrChange>
        </w:rPr>
        <w:t>IPv6</w:t>
      </w:r>
      <w:r w:rsidRPr="00D96694">
        <w:rPr>
          <w:color w:val="222222"/>
          <w:lang w:val="sr-Latn-RS"/>
          <w:rPrChange w:id="2135" w:author="Aleksa Corovic" w:date="2018-08-21T12:50:00Z">
            <w:rPr>
              <w:color w:val="222222"/>
            </w:rPr>
          </w:rPrChange>
        </w:rPr>
        <w:t> je novi (ali ne još široko koriš</w:t>
      </w:r>
      <w:ins w:id="2136" w:author="Filip Dutina" w:date="2018-08-15T11:47:00Z">
        <w:r w:rsidR="008911D1" w:rsidRPr="00D96694">
          <w:rPr>
            <w:color w:val="222222"/>
            <w:lang w:val="sr-Latn-RS"/>
            <w:rPrChange w:id="2137" w:author="Aleksa Corovic" w:date="2018-08-21T12:50:00Z">
              <w:rPr>
                <w:color w:val="222222"/>
              </w:rPr>
            </w:rPrChange>
          </w:rPr>
          <w:t>t</w:t>
        </w:r>
      </w:ins>
      <w:del w:id="2138" w:author="Filip Dutina" w:date="2018-08-15T11:47:00Z">
        <w:r w:rsidRPr="00D96694" w:rsidDel="008911D1">
          <w:rPr>
            <w:color w:val="222222"/>
            <w:lang w:val="sr-Latn-RS"/>
            <w:rPrChange w:id="2139" w:author="Aleksa Corovic" w:date="2018-08-21T12:50:00Z">
              <w:rPr>
                <w:color w:val="222222"/>
              </w:rPr>
            </w:rPrChange>
          </w:rPr>
          <w:delText>ć</w:delText>
        </w:r>
      </w:del>
      <w:r w:rsidRPr="00D96694">
        <w:rPr>
          <w:color w:val="222222"/>
          <w:lang w:val="sr-Latn-RS"/>
          <w:rPrChange w:id="2140" w:author="Aleksa Corovic" w:date="2018-08-21T12:50:00Z">
            <w:rPr>
              <w:color w:val="222222"/>
            </w:rPr>
          </w:rPrChange>
        </w:rPr>
        <w:t>en) standardni internet protokol, gde su adrese 128 bita široke, što bi, čak i sa velikim dodelama netblokova, trebalo da zadovolji blisku budućnost. Teoretski, postojalo bi tačno 2</w:t>
      </w:r>
      <w:r w:rsidRPr="00D96694">
        <w:rPr>
          <w:color w:val="222222"/>
          <w:vertAlign w:val="superscript"/>
          <w:lang w:val="sr-Latn-RS"/>
          <w:rPrChange w:id="2141" w:author="Aleksa Corovic" w:date="2018-08-21T12:50:00Z">
            <w:rPr>
              <w:color w:val="222222"/>
              <w:vertAlign w:val="superscript"/>
            </w:rPr>
          </w:rPrChange>
        </w:rPr>
        <w:t>128</w:t>
      </w:r>
      <w:r w:rsidRPr="00D96694">
        <w:rPr>
          <w:color w:val="222222"/>
          <w:lang w:val="sr-Latn-RS"/>
          <w:rPrChange w:id="2142" w:author="Aleksa Corovic" w:date="2018-08-21T12:50:00Z">
            <w:rPr>
              <w:color w:val="222222"/>
            </w:rPr>
          </w:rPrChange>
        </w:rPr>
        <w:t>, ili 3.403×10</w:t>
      </w:r>
      <w:r w:rsidRPr="00D96694">
        <w:rPr>
          <w:color w:val="222222"/>
          <w:vertAlign w:val="superscript"/>
          <w:lang w:val="sr-Latn-RS"/>
          <w:rPrChange w:id="2143" w:author="Aleksa Corovic" w:date="2018-08-21T12:50:00Z">
            <w:rPr>
              <w:color w:val="222222"/>
              <w:vertAlign w:val="superscript"/>
            </w:rPr>
          </w:rPrChange>
        </w:rPr>
        <w:t>38</w:t>
      </w:r>
      <w:r w:rsidRPr="00D96694">
        <w:rPr>
          <w:color w:val="222222"/>
          <w:lang w:val="sr-Latn-RS"/>
          <w:rPrChange w:id="2144" w:author="Aleksa Corovic" w:date="2018-08-21T12:50:00Z">
            <w:rPr>
              <w:color w:val="222222"/>
            </w:rPr>
          </w:rPrChange>
        </w:rPr>
        <w:t xml:space="preserve"> unikatnih adresa domaćinskih </w:t>
      </w:r>
      <w:del w:id="2145" w:author="Filip Dutina" w:date="2018-07-12T11:13:00Z">
        <w:r w:rsidRPr="00D96694" w:rsidDel="00512210">
          <w:rPr>
            <w:color w:val="222222"/>
            <w:lang w:val="sr-Latn-RS"/>
            <w:rPrChange w:id="2146" w:author="Aleksa Corovic" w:date="2018-08-21T12:50:00Z">
              <w:rPr>
                <w:color w:val="222222"/>
              </w:rPr>
            </w:rPrChange>
          </w:rPr>
          <w:delText>interfejsa</w:delText>
        </w:r>
      </w:del>
      <w:ins w:id="2147" w:author="Filip Dutina" w:date="2018-07-12T11:13:00Z">
        <w:r w:rsidR="00512210" w:rsidRPr="00D96694">
          <w:rPr>
            <w:color w:val="222222"/>
            <w:lang w:val="sr-Latn-RS"/>
            <w:rPrChange w:id="2148" w:author="Aleksa Corovic" w:date="2018-08-21T12:50:00Z">
              <w:rPr>
                <w:color w:val="222222"/>
              </w:rPr>
            </w:rPrChange>
          </w:rPr>
          <w:t>sprega</w:t>
        </w:r>
      </w:ins>
      <w:r w:rsidRPr="00D96694">
        <w:rPr>
          <w:color w:val="222222"/>
          <w:lang w:val="sr-Latn-RS"/>
          <w:rPrChange w:id="2149" w:author="Aleksa Corovic" w:date="2018-08-21T12:50:00Z">
            <w:rPr>
              <w:color w:val="222222"/>
            </w:rPr>
          </w:rPrChange>
        </w:rPr>
        <w:t>. Kada bi zemlja bila</w:t>
      </w:r>
      <w:ins w:id="2150" w:author="Filip Dutina" w:date="2018-08-15T11:51:00Z">
        <w:r w:rsidR="008911D1" w:rsidRPr="00D96694">
          <w:rPr>
            <w:color w:val="222222"/>
            <w:lang w:val="sr-Latn-RS"/>
            <w:rPrChange w:id="2151" w:author="Aleksa Corovic" w:date="2018-08-21T12:50:00Z">
              <w:rPr>
                <w:color w:val="222222"/>
              </w:rPr>
            </w:rPrChange>
          </w:rPr>
          <w:t xml:space="preserve"> kompletno</w:t>
        </w:r>
      </w:ins>
      <w:r w:rsidRPr="00D96694">
        <w:rPr>
          <w:color w:val="222222"/>
          <w:lang w:val="sr-Latn-RS"/>
          <w:rPrChange w:id="2152" w:author="Aleksa Corovic" w:date="2018-08-21T12:50:00Z">
            <w:rPr>
              <w:color w:val="222222"/>
            </w:rPr>
          </w:rPrChange>
        </w:rPr>
        <w:t xml:space="preserve"> sačinjena </w:t>
      </w:r>
      <w:del w:id="2153" w:author="Filip Dutina" w:date="2018-08-15T11:51:00Z">
        <w:r w:rsidRPr="00D96694" w:rsidDel="008911D1">
          <w:rPr>
            <w:color w:val="222222"/>
            <w:lang w:val="sr-Latn-RS"/>
            <w:rPrChange w:id="2154" w:author="Aleksa Corovic" w:date="2018-08-21T12:50:00Z">
              <w:rPr>
                <w:color w:val="222222"/>
              </w:rPr>
            </w:rPrChange>
          </w:rPr>
          <w:delText xml:space="preserve">kompletno </w:delText>
        </w:r>
      </w:del>
      <w:r w:rsidRPr="00D96694">
        <w:rPr>
          <w:color w:val="222222"/>
          <w:lang w:val="sr-Latn-RS"/>
          <w:rPrChange w:id="2155" w:author="Aleksa Corovic" w:date="2018-08-21T12:50:00Z">
            <w:rPr>
              <w:color w:val="222222"/>
            </w:rPr>
          </w:rPrChange>
        </w:rPr>
        <w:t xml:space="preserve">od </w:t>
      </w:r>
      <w:ins w:id="2156" w:author="Filip Dutina" w:date="2018-08-15T11:52:00Z">
        <w:r w:rsidR="008911D1" w:rsidRPr="00D96694">
          <w:rPr>
            <w:color w:val="222222"/>
            <w:lang w:val="sr-Latn-RS"/>
            <w:rPrChange w:id="2157" w:author="Aleksa Corovic" w:date="2018-08-21T12:50:00Z">
              <w:rPr>
                <w:color w:val="222222"/>
              </w:rPr>
            </w:rPrChange>
          </w:rPr>
          <w:t>blokova veličine</w:t>
        </w:r>
      </w:ins>
      <w:del w:id="2158" w:author="Filip Dutina" w:date="2018-08-15T11:52:00Z">
        <w:r w:rsidRPr="00D96694" w:rsidDel="008911D1">
          <w:rPr>
            <w:color w:val="222222"/>
            <w:lang w:val="sr-Latn-RS"/>
            <w:rPrChange w:id="2159" w:author="Aleksa Corovic" w:date="2018-08-21T12:50:00Z">
              <w:rPr>
                <w:color w:val="222222"/>
              </w:rPr>
            </w:rPrChange>
          </w:rPr>
          <w:delText>zrna peska od</w:delText>
        </w:r>
      </w:del>
      <w:r w:rsidRPr="00D96694">
        <w:rPr>
          <w:color w:val="222222"/>
          <w:lang w:val="sr-Latn-RS"/>
          <w:rPrChange w:id="2160" w:author="Aleksa Corovic" w:date="2018-08-21T12:50:00Z">
            <w:rPr>
              <w:color w:val="222222"/>
            </w:rPr>
          </w:rPrChange>
        </w:rPr>
        <w:t xml:space="preserve"> 1cm³, onda bi mogla da se dodeli jedinstvena adresa svakom </w:t>
      </w:r>
      <w:del w:id="2161" w:author="Filip Dutina" w:date="2018-08-15T11:52:00Z">
        <w:r w:rsidRPr="00D96694" w:rsidDel="00EF2D45">
          <w:rPr>
            <w:color w:val="222222"/>
            <w:lang w:val="sr-Latn-RS"/>
            <w:rPrChange w:id="2162" w:author="Aleksa Corovic" w:date="2018-08-21T12:50:00Z">
              <w:rPr>
                <w:color w:val="222222"/>
              </w:rPr>
            </w:rPrChange>
          </w:rPr>
          <w:delText xml:space="preserve">zrnu </w:delText>
        </w:r>
      </w:del>
      <w:ins w:id="2163" w:author="Filip Dutina" w:date="2018-08-15T11:52:00Z">
        <w:r w:rsidR="00EF2D45" w:rsidRPr="00D96694">
          <w:rPr>
            <w:color w:val="222222"/>
            <w:lang w:val="sr-Latn-RS"/>
            <w:rPrChange w:id="2164" w:author="Aleksa Corovic" w:date="2018-08-21T12:50:00Z">
              <w:rPr>
                <w:color w:val="222222"/>
              </w:rPr>
            </w:rPrChange>
          </w:rPr>
          <w:t xml:space="preserve">bloku </w:t>
        </w:r>
      </w:ins>
      <w:r w:rsidRPr="00D96694">
        <w:rPr>
          <w:color w:val="222222"/>
          <w:lang w:val="sr-Latn-RS"/>
          <w:rPrChange w:id="2165" w:author="Aleksa Corovic" w:date="2018-08-21T12:50:00Z">
            <w:rPr>
              <w:color w:val="222222"/>
            </w:rPr>
          </w:rPrChange>
        </w:rPr>
        <w:t xml:space="preserve">u 300 miliona planeta </w:t>
      </w:r>
      <w:del w:id="2166" w:author="Filip Dutina" w:date="2018-08-15T11:52:00Z">
        <w:r w:rsidRPr="00D96694" w:rsidDel="006C106F">
          <w:rPr>
            <w:color w:val="222222"/>
            <w:lang w:val="sr-Latn-RS"/>
            <w:rPrChange w:id="2167" w:author="Aleksa Corovic" w:date="2018-08-21T12:50:00Z">
              <w:rPr>
                <w:color w:val="222222"/>
              </w:rPr>
            </w:rPrChange>
          </w:rPr>
          <w:delText xml:space="preserve">veličine </w:delText>
        </w:r>
      </w:del>
      <w:ins w:id="2168" w:author="Filip Dutina" w:date="2018-08-15T11:52:00Z">
        <w:r w:rsidR="006C106F" w:rsidRPr="00D96694">
          <w:rPr>
            <w:color w:val="222222"/>
            <w:lang w:val="sr-Latn-RS"/>
            <w:rPrChange w:id="2169" w:author="Aleksa Corovic" w:date="2018-08-21T12:50:00Z">
              <w:rPr>
                <w:color w:val="222222"/>
              </w:rPr>
            </w:rPrChange>
          </w:rPr>
          <w:t xml:space="preserve">dimenzija </w:t>
        </w:r>
      </w:ins>
      <w:r w:rsidRPr="00D96694">
        <w:rPr>
          <w:color w:val="222222"/>
          <w:lang w:val="sr-Latn-RS"/>
          <w:rPrChange w:id="2170" w:author="Aleksa Corovic" w:date="2018-08-21T12:50:00Z">
            <w:rPr>
              <w:color w:val="222222"/>
            </w:rPr>
          </w:rPrChange>
        </w:rPr>
        <w:t>zemlje. Ovaj veliki prostor za adrese teško da će ikada biti potpuno popunjen. Adresa verzije 6 se piše kao osam četvorocifrenih heksadecimalnih brojeva (8 puta po 16 bitova) odvojenih dvotačkama. Jedan niz nula po adresi može da se izostavi, pa je 1080::800:0:417A isto što i 1080:0:0:0:0:800:0:417A. Globalne adrese koje se šalju ka jednom odredištu se sastoje iz dva dela: 64-bitni deo za rutiranje i 64-bitni identifikator domaćina.</w:t>
      </w:r>
    </w:p>
    <w:p w14:paraId="0CDC0D55" w14:textId="77777777" w:rsidR="00517A6C" w:rsidRPr="00D96694" w:rsidRDefault="00517A6C" w:rsidP="00517A6C">
      <w:pPr>
        <w:rPr>
          <w:szCs w:val="24"/>
        </w:rPr>
      </w:pPr>
    </w:p>
    <w:p w14:paraId="70F83903" w14:textId="77777777" w:rsidR="00064E63" w:rsidRPr="00D96694" w:rsidRDefault="00064E63" w:rsidP="00064E63">
      <w:pPr>
        <w:pStyle w:val="Heading3"/>
      </w:pPr>
      <w:bookmarkStart w:id="2171" w:name="_Toc522019397"/>
      <w:r w:rsidRPr="00D96694">
        <w:t xml:space="preserve">Struktura </w:t>
      </w:r>
      <w:r w:rsidRPr="00C21D6B">
        <w:rPr>
          <w:i/>
          <w:rPrChange w:id="2172" w:author="Filip Dutina" w:date="2018-09-04T12:47:00Z">
            <w:rPr/>
          </w:rPrChange>
        </w:rPr>
        <w:t>IPv6</w:t>
      </w:r>
      <w:r w:rsidRPr="00D96694">
        <w:t xml:space="preserve"> paketa</w:t>
      </w:r>
      <w:bookmarkEnd w:id="2171"/>
    </w:p>
    <w:p w14:paraId="7DB01EB3" w14:textId="77777777" w:rsidR="00064E63" w:rsidRPr="00D96694" w:rsidRDefault="00064E63" w:rsidP="00064E63"/>
    <w:p w14:paraId="6896A78B" w14:textId="77777777" w:rsidR="00E87151" w:rsidRPr="00D96694" w:rsidRDefault="00064E63" w:rsidP="00E87151">
      <w:r w:rsidRPr="00D96694">
        <w:t xml:space="preserve">Jedan </w:t>
      </w:r>
      <w:r w:rsidRPr="00D96694">
        <w:rPr>
          <w:i/>
        </w:rPr>
        <w:t>IPv6</w:t>
      </w:r>
      <w:r w:rsidRPr="00D96694">
        <w:t xml:space="preserve"> paket ima sledeću opštu formu</w:t>
      </w:r>
      <w:r w:rsidR="00BA64BC" w:rsidRPr="00D96694">
        <w:t>:</w:t>
      </w:r>
    </w:p>
    <w:p w14:paraId="76A67CB3" w14:textId="77777777" w:rsidR="00E87151" w:rsidRPr="00D96694" w:rsidRDefault="00E87151" w:rsidP="00E87151"/>
    <w:p w14:paraId="6C0ACCDF" w14:textId="77777777" w:rsidR="00E87151" w:rsidRPr="00D96694" w:rsidRDefault="00E87151" w:rsidP="00E87151">
      <w:pPr>
        <w:keepNext/>
        <w:jc w:val="center"/>
      </w:pPr>
      <w:r w:rsidRPr="00DF0BBD">
        <w:rPr>
          <w:noProof/>
          <w:lang w:val="en-GB" w:eastAsia="en-GB"/>
        </w:rPr>
        <w:drawing>
          <wp:inline distT="0" distB="0" distL="0" distR="0" wp14:anchorId="6B2DA646" wp14:editId="5150AD83">
            <wp:extent cx="531495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paket.png"/>
                    <pic:cNvPicPr/>
                  </pic:nvPicPr>
                  <pic:blipFill>
                    <a:blip r:embed="rId37">
                      <a:extLst>
                        <a:ext uri="{28A0092B-C50C-407E-A947-70E740481C1C}">
                          <a14:useLocalDpi xmlns:a14="http://schemas.microsoft.com/office/drawing/2010/main" val="0"/>
                        </a:ext>
                      </a:extLst>
                    </a:blip>
                    <a:stretch>
                      <a:fillRect/>
                    </a:stretch>
                  </pic:blipFill>
                  <pic:spPr>
                    <a:xfrm>
                      <a:off x="0" y="0"/>
                      <a:ext cx="5315694" cy="1124107"/>
                    </a:xfrm>
                    <a:prstGeom prst="rect">
                      <a:avLst/>
                    </a:prstGeom>
                  </pic:spPr>
                </pic:pic>
              </a:graphicData>
            </a:graphic>
          </wp:inline>
        </w:drawing>
      </w:r>
    </w:p>
    <w:p w14:paraId="75626BF0" w14:textId="27F1F35F" w:rsidR="00BA64BC" w:rsidRPr="00D96694" w:rsidRDefault="00E87151" w:rsidP="00E87151">
      <w:pPr>
        <w:pStyle w:val="Caption"/>
        <w:rPr>
          <w:rPrChange w:id="2173" w:author="Aleksa Corovic" w:date="2018-08-21T12:50:00Z">
            <w:rPr>
              <w:noProof/>
            </w:rPr>
          </w:rPrChange>
        </w:rPr>
      </w:pPr>
      <w:bookmarkStart w:id="2174" w:name="_Toc522019429"/>
      <w:r w:rsidRPr="00D96694">
        <w:t xml:space="preserve">Slika </w:t>
      </w:r>
      <w:ins w:id="2175"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176" w:author="Aleksa Corovic" w:date="2018-08-21T12:50:00Z">
            <w:rPr>
              <w:noProof/>
            </w:rPr>
          </w:rPrChange>
        </w:rPr>
        <w:t>2</w:t>
      </w:r>
      <w:ins w:id="217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78" w:author="Filip Dutina" w:date="2018-08-14T14:04:00Z">
        <w:r w:rsidR="0063232B" w:rsidRPr="00D96694">
          <w:rPr>
            <w:rPrChange w:id="2179" w:author="Aleksa Corovic" w:date="2018-08-21T12:50:00Z">
              <w:rPr>
                <w:noProof/>
              </w:rPr>
            </w:rPrChange>
          </w:rPr>
          <w:t>8</w:t>
        </w:r>
        <w:r w:rsidR="0063232B" w:rsidRPr="00DF0BBD">
          <w:fldChar w:fldCharType="end"/>
        </w:r>
      </w:ins>
      <w:del w:id="2180"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81"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82" w:author="Aleksa Corovic" w:date="2018-08-21T12:50:00Z">
              <w:rPr>
                <w:noProof/>
              </w:rPr>
            </w:rPrChange>
          </w:rPr>
          <w:delText>7</w:delText>
        </w:r>
        <w:r w:rsidR="0067303B" w:rsidRPr="00DF0BBD" w:rsidDel="00D03B92">
          <w:fldChar w:fldCharType="end"/>
        </w:r>
      </w:del>
      <w:r w:rsidRPr="00D96694">
        <w:t xml:space="preserve"> </w:t>
      </w:r>
      <w:r w:rsidRPr="00D96694">
        <w:rPr>
          <w:rPrChange w:id="2183" w:author="Aleksa Corovic" w:date="2018-08-21T12:50:00Z">
            <w:rPr>
              <w:noProof/>
            </w:rPr>
          </w:rPrChange>
        </w:rPr>
        <w:t xml:space="preserve">Izgled </w:t>
      </w:r>
      <w:r w:rsidRPr="00D96694">
        <w:rPr>
          <w:i/>
          <w:rPrChange w:id="2184" w:author="Aleksa Corovic" w:date="2018-08-21T12:50:00Z">
            <w:rPr>
              <w:i/>
              <w:noProof/>
            </w:rPr>
          </w:rPrChange>
        </w:rPr>
        <w:t>IPv6</w:t>
      </w:r>
      <w:r w:rsidRPr="00D96694">
        <w:rPr>
          <w:rPrChange w:id="2185" w:author="Aleksa Corovic" w:date="2018-08-21T12:50:00Z">
            <w:rPr>
              <w:noProof/>
            </w:rPr>
          </w:rPrChange>
        </w:rPr>
        <w:t xml:space="preserve"> paketa</w:t>
      </w:r>
      <w:r w:rsidR="00827D0D" w:rsidRPr="00D96694">
        <w:rPr>
          <w:rPrChange w:id="2186" w:author="Aleksa Corovic" w:date="2018-08-21T12:50:00Z">
            <w:rPr>
              <w:noProof/>
            </w:rPr>
          </w:rPrChange>
        </w:rPr>
        <w:t xml:space="preserve"> [</w:t>
      </w:r>
      <w:ins w:id="2187" w:author="Filip Dutina" w:date="2018-08-14T14:07:00Z">
        <w:r w:rsidR="0063232B" w:rsidRPr="00D96694">
          <w:rPr>
            <w:rPrChange w:id="2188" w:author="Aleksa Corovic" w:date="2018-08-21T12:50:00Z">
              <w:rPr>
                <w:noProof/>
              </w:rPr>
            </w:rPrChange>
          </w:rPr>
          <w:t>1</w:t>
        </w:r>
      </w:ins>
      <w:ins w:id="2189" w:author="Filip Dutina" w:date="2018-08-14T14:18:00Z">
        <w:r w:rsidR="0037741D" w:rsidRPr="00D96694">
          <w:rPr>
            <w:rPrChange w:id="2190" w:author="Aleksa Corovic" w:date="2018-08-21T12:50:00Z">
              <w:rPr>
                <w:noProof/>
              </w:rPr>
            </w:rPrChange>
          </w:rPr>
          <w:t>2</w:t>
        </w:r>
      </w:ins>
      <w:del w:id="2191" w:author="Filip Dutina" w:date="2018-08-14T14:07:00Z">
        <w:r w:rsidR="00827D0D" w:rsidRPr="00D96694" w:rsidDel="0063232B">
          <w:rPr>
            <w:rPrChange w:id="2192" w:author="Aleksa Corovic" w:date="2018-08-21T12:50:00Z">
              <w:rPr>
                <w:noProof/>
              </w:rPr>
            </w:rPrChange>
          </w:rPr>
          <w:delText>9</w:delText>
        </w:r>
      </w:del>
      <w:r w:rsidR="00827D0D" w:rsidRPr="00D96694">
        <w:rPr>
          <w:rPrChange w:id="2193" w:author="Aleksa Corovic" w:date="2018-08-21T12:50:00Z">
            <w:rPr>
              <w:noProof/>
            </w:rPr>
          </w:rPrChange>
        </w:rPr>
        <w:t>]</w:t>
      </w:r>
      <w:bookmarkEnd w:id="2174"/>
    </w:p>
    <w:p w14:paraId="5BD3C9CD" w14:textId="77777777" w:rsidR="00E87151" w:rsidRPr="00D96694" w:rsidRDefault="00E87151" w:rsidP="00E87151">
      <w:pPr>
        <w:rPr>
          <w:rPrChange w:id="2194" w:author="Aleksa Corovic" w:date="2018-08-21T12:50:00Z">
            <w:rPr>
              <w:lang w:val="en-GB"/>
            </w:rPr>
          </w:rPrChange>
        </w:rPr>
      </w:pPr>
    </w:p>
    <w:p w14:paraId="66F1A1CD" w14:textId="77777777" w:rsidR="00E87151" w:rsidRPr="00D96694" w:rsidRDefault="00E87151" w:rsidP="00E87151">
      <w:pPr>
        <w:shd w:val="clear" w:color="auto" w:fill="FFFFFF"/>
        <w:spacing w:before="120" w:after="120"/>
        <w:ind w:firstLine="384"/>
        <w:rPr>
          <w:color w:val="222222"/>
          <w:szCs w:val="24"/>
          <w:lang w:eastAsia="en-GB"/>
          <w:rPrChange w:id="2195" w:author="Aleksa Corovic" w:date="2018-08-21T12:50:00Z">
            <w:rPr>
              <w:color w:val="222222"/>
              <w:szCs w:val="24"/>
              <w:lang w:val="en-GB" w:eastAsia="en-GB"/>
            </w:rPr>
          </w:rPrChange>
        </w:rPr>
      </w:pPr>
      <w:r w:rsidRPr="00D96694">
        <w:rPr>
          <w:color w:val="222222"/>
          <w:szCs w:val="24"/>
          <w:lang w:eastAsia="en-GB"/>
          <w:rPrChange w:id="2196" w:author="Aleksa Corovic" w:date="2018-08-21T12:50:00Z">
            <w:rPr>
              <w:color w:val="222222"/>
              <w:szCs w:val="24"/>
              <w:lang w:val="en-GB" w:eastAsia="en-GB"/>
            </w:rPr>
          </w:rPrChange>
        </w:rPr>
        <w:t xml:space="preserve">Jedino potrebno zaglavlje se odnosi na </w:t>
      </w:r>
      <w:r w:rsidRPr="00D96694">
        <w:rPr>
          <w:i/>
          <w:color w:val="222222"/>
          <w:szCs w:val="24"/>
          <w:lang w:eastAsia="en-GB"/>
          <w:rPrChange w:id="2197" w:author="Aleksa Corovic" w:date="2018-08-21T12:50:00Z">
            <w:rPr>
              <w:i/>
              <w:color w:val="222222"/>
              <w:szCs w:val="24"/>
              <w:lang w:val="en-GB" w:eastAsia="en-GB"/>
            </w:rPr>
          </w:rPrChange>
        </w:rPr>
        <w:t>IPv6</w:t>
      </w:r>
      <w:r w:rsidRPr="00D96694">
        <w:rPr>
          <w:color w:val="222222"/>
          <w:szCs w:val="24"/>
          <w:lang w:eastAsia="en-GB"/>
          <w:rPrChange w:id="2198" w:author="Aleksa Corovic" w:date="2018-08-21T12:50:00Z">
            <w:rPr>
              <w:color w:val="222222"/>
              <w:szCs w:val="24"/>
              <w:lang w:val="en-GB" w:eastAsia="en-GB"/>
            </w:rPr>
          </w:rPrChange>
        </w:rPr>
        <w:t xml:space="preserve"> zaglavlje. Ovo je fiksna veličina sa dužinom od 40 bajtova, u poređenju sa 20 bajtova pomoćnog dela </w:t>
      </w:r>
      <w:r w:rsidRPr="00D96694">
        <w:rPr>
          <w:i/>
          <w:color w:val="222222"/>
          <w:szCs w:val="24"/>
          <w:lang w:eastAsia="en-GB"/>
          <w:rPrChange w:id="2199" w:author="Aleksa Corovic" w:date="2018-08-21T12:50:00Z">
            <w:rPr>
              <w:i/>
              <w:color w:val="222222"/>
              <w:szCs w:val="24"/>
              <w:lang w:val="en-GB" w:eastAsia="en-GB"/>
            </w:rPr>
          </w:rPrChange>
        </w:rPr>
        <w:t>IPv4</w:t>
      </w:r>
      <w:r w:rsidRPr="00D96694">
        <w:rPr>
          <w:color w:val="222222"/>
          <w:szCs w:val="24"/>
          <w:lang w:eastAsia="en-GB"/>
          <w:rPrChange w:id="2200" w:author="Aleksa Corovic" w:date="2018-08-21T12:50:00Z">
            <w:rPr>
              <w:color w:val="222222"/>
              <w:szCs w:val="24"/>
              <w:lang w:val="en-GB" w:eastAsia="en-GB"/>
            </w:rPr>
          </w:rPrChange>
        </w:rPr>
        <w:t>. Sledeća produžena zaglavlja su definisana</w:t>
      </w:r>
      <w:r w:rsidR="00685CAE" w:rsidRPr="00D96694">
        <w:rPr>
          <w:color w:val="222222"/>
          <w:szCs w:val="24"/>
          <w:lang w:eastAsia="en-GB"/>
          <w:rPrChange w:id="2201" w:author="Aleksa Corovic" w:date="2018-08-21T12:50:00Z">
            <w:rPr>
              <w:color w:val="222222"/>
              <w:szCs w:val="24"/>
              <w:lang w:val="en-GB" w:eastAsia="en-GB"/>
            </w:rPr>
          </w:rPrChange>
        </w:rPr>
        <w:t xml:space="preserve"> kao</w:t>
      </w:r>
      <w:r w:rsidRPr="00D96694">
        <w:rPr>
          <w:color w:val="222222"/>
          <w:szCs w:val="24"/>
          <w:lang w:eastAsia="en-GB"/>
          <w:rPrChange w:id="2202" w:author="Aleksa Corovic" w:date="2018-08-21T12:50:00Z">
            <w:rPr>
              <w:color w:val="222222"/>
              <w:szCs w:val="24"/>
              <w:lang w:val="en-GB" w:eastAsia="en-GB"/>
            </w:rPr>
          </w:rPrChange>
        </w:rPr>
        <w:t>:</w:t>
      </w:r>
    </w:p>
    <w:p w14:paraId="5ED917A1" w14:textId="77777777" w:rsidR="00E87151" w:rsidRPr="00D96694" w:rsidRDefault="00E87151" w:rsidP="002B306B">
      <w:pPr>
        <w:shd w:val="clear" w:color="auto" w:fill="FFFFFF"/>
        <w:spacing w:before="100" w:beforeAutospacing="1" w:after="24"/>
        <w:ind w:left="540" w:firstLine="0"/>
        <w:rPr>
          <w:color w:val="222222"/>
          <w:szCs w:val="24"/>
          <w:lang w:eastAsia="en-GB"/>
          <w:rPrChange w:id="2203" w:author="Aleksa Corovic" w:date="2018-08-21T12:50:00Z">
            <w:rPr>
              <w:color w:val="222222"/>
              <w:szCs w:val="24"/>
              <w:lang w:val="en-GB" w:eastAsia="en-GB"/>
            </w:rPr>
          </w:rPrChange>
        </w:rPr>
      </w:pPr>
      <w:r w:rsidRPr="00D96694">
        <w:lastRenderedPageBreak/>
        <w:t xml:space="preserve">• </w:t>
      </w:r>
      <w:r w:rsidRPr="00D96694">
        <w:rPr>
          <w:color w:val="222222"/>
          <w:szCs w:val="24"/>
          <w:lang w:eastAsia="en-GB"/>
          <w:rPrChange w:id="2204" w:author="Aleksa Corovic" w:date="2018-08-21T12:50:00Z">
            <w:rPr>
              <w:color w:val="222222"/>
              <w:szCs w:val="24"/>
              <w:lang w:val="en-GB" w:eastAsia="en-GB"/>
            </w:rPr>
          </w:rPrChange>
        </w:rPr>
        <w:t xml:space="preserve">Zaglavlje </w:t>
      </w:r>
      <w:r w:rsidRPr="00D96694">
        <w:rPr>
          <w:i/>
          <w:color w:val="222222"/>
          <w:szCs w:val="24"/>
          <w:lang w:eastAsia="en-GB"/>
          <w:rPrChange w:id="2205" w:author="Aleksa Corovic" w:date="2018-08-21T12:50:00Z">
            <w:rPr>
              <w:i/>
              <w:color w:val="222222"/>
              <w:szCs w:val="24"/>
              <w:lang w:val="en-GB" w:eastAsia="en-GB"/>
            </w:rPr>
          </w:rPrChange>
        </w:rPr>
        <w:t>Hop-by-Hop</w:t>
      </w:r>
      <w:r w:rsidR="002D3052" w:rsidRPr="00D96694">
        <w:rPr>
          <w:color w:val="222222"/>
          <w:szCs w:val="24"/>
          <w:lang w:eastAsia="en-GB"/>
          <w:rPrChange w:id="2206" w:author="Aleksa Corovic" w:date="2018-08-21T12:50:00Z">
            <w:rPr>
              <w:color w:val="222222"/>
              <w:szCs w:val="24"/>
              <w:lang w:val="en-GB" w:eastAsia="en-GB"/>
            </w:rPr>
          </w:rPrChange>
        </w:rPr>
        <w:t xml:space="preserve"> opcija: d</w:t>
      </w:r>
      <w:r w:rsidRPr="00D96694">
        <w:rPr>
          <w:color w:val="222222"/>
          <w:szCs w:val="24"/>
          <w:lang w:eastAsia="en-GB"/>
          <w:rPrChange w:id="2207" w:author="Aleksa Corovic" w:date="2018-08-21T12:50:00Z">
            <w:rPr>
              <w:color w:val="222222"/>
              <w:szCs w:val="24"/>
              <w:lang w:val="en-GB" w:eastAsia="en-GB"/>
            </w:rPr>
          </w:rPrChange>
        </w:rPr>
        <w:t xml:space="preserve">efinišu specijalne opcije koje zahtevaju </w:t>
      </w:r>
      <w:r w:rsidRPr="00D96694">
        <w:rPr>
          <w:i/>
          <w:color w:val="222222"/>
          <w:szCs w:val="24"/>
          <w:lang w:eastAsia="en-GB"/>
          <w:rPrChange w:id="2208" w:author="Aleksa Corovic" w:date="2018-08-21T12:50:00Z">
            <w:rPr>
              <w:i/>
              <w:color w:val="222222"/>
              <w:szCs w:val="24"/>
              <w:lang w:val="en-GB" w:eastAsia="en-GB"/>
            </w:rPr>
          </w:rPrChange>
        </w:rPr>
        <w:t>hop-by-hop</w:t>
      </w:r>
      <w:r w:rsidRPr="00D96694">
        <w:rPr>
          <w:color w:val="222222"/>
          <w:szCs w:val="24"/>
          <w:lang w:eastAsia="en-GB"/>
          <w:rPrChange w:id="2209" w:author="Aleksa Corovic" w:date="2018-08-21T12:50:00Z">
            <w:rPr>
              <w:color w:val="222222"/>
              <w:szCs w:val="24"/>
              <w:lang w:val="en-GB" w:eastAsia="en-GB"/>
            </w:rPr>
          </w:rPrChange>
        </w:rPr>
        <w:t xml:space="preserve"> procesiranje.</w:t>
      </w:r>
    </w:p>
    <w:p w14:paraId="496C5361" w14:textId="75AAAD47" w:rsidR="00E87151" w:rsidRPr="00D96694" w:rsidRDefault="00E87151">
      <w:pPr>
        <w:shd w:val="clear" w:color="auto" w:fill="FFFFFF"/>
        <w:spacing w:before="100" w:beforeAutospacing="1" w:after="24"/>
        <w:ind w:left="24" w:firstLine="516"/>
        <w:rPr>
          <w:color w:val="222222"/>
          <w:szCs w:val="24"/>
          <w:lang w:eastAsia="en-GB"/>
          <w:rPrChange w:id="2210" w:author="Aleksa Corovic" w:date="2018-08-21T12:50:00Z">
            <w:rPr>
              <w:color w:val="222222"/>
              <w:szCs w:val="24"/>
              <w:lang w:val="en-GB" w:eastAsia="en-GB"/>
            </w:rPr>
          </w:rPrChange>
        </w:rPr>
        <w:pPrChange w:id="2211"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12" w:author="Aleksa Corovic" w:date="2018-08-21T12:50:00Z">
            <w:rPr>
              <w:color w:val="222222"/>
              <w:szCs w:val="24"/>
              <w:lang w:val="en-GB" w:eastAsia="en-GB"/>
            </w:rPr>
          </w:rPrChange>
        </w:rPr>
        <w:t>Zaglavlje rutiranja: o</w:t>
      </w:r>
      <w:r w:rsidRPr="00D96694">
        <w:rPr>
          <w:color w:val="222222"/>
          <w:szCs w:val="24"/>
          <w:lang w:eastAsia="en-GB"/>
          <w:rPrChange w:id="2213" w:author="Aleksa Corovic" w:date="2018-08-21T12:50:00Z">
            <w:rPr>
              <w:color w:val="222222"/>
              <w:szCs w:val="24"/>
              <w:lang w:val="en-GB" w:eastAsia="en-GB"/>
            </w:rPr>
          </w:rPrChange>
        </w:rPr>
        <w:t xml:space="preserve">bezbeđuje prošireno rutiranje, slično izvorišnom rutiranju u </w:t>
      </w:r>
      <w:r w:rsidRPr="00D96694">
        <w:rPr>
          <w:i/>
          <w:color w:val="222222"/>
          <w:szCs w:val="24"/>
          <w:lang w:eastAsia="en-GB"/>
          <w:rPrChange w:id="2214" w:author="Aleksa Corovic" w:date="2018-08-21T12:50:00Z">
            <w:rPr>
              <w:i/>
              <w:color w:val="222222"/>
              <w:szCs w:val="24"/>
              <w:lang w:val="en-GB" w:eastAsia="en-GB"/>
            </w:rPr>
          </w:rPrChange>
        </w:rPr>
        <w:t>IPv4</w:t>
      </w:r>
      <w:r w:rsidRPr="00D96694">
        <w:rPr>
          <w:color w:val="222222"/>
          <w:szCs w:val="24"/>
          <w:lang w:eastAsia="en-GB"/>
          <w:rPrChange w:id="2215" w:author="Aleksa Corovic" w:date="2018-08-21T12:50:00Z">
            <w:rPr>
              <w:color w:val="222222"/>
              <w:szCs w:val="24"/>
              <w:lang w:val="en-GB" w:eastAsia="en-GB"/>
            </w:rPr>
          </w:rPrChange>
        </w:rPr>
        <w:t>.</w:t>
      </w:r>
    </w:p>
    <w:p w14:paraId="5BC78C8C" w14:textId="2FC68251" w:rsidR="00E87151" w:rsidRPr="00D96694" w:rsidRDefault="00E87151">
      <w:pPr>
        <w:shd w:val="clear" w:color="auto" w:fill="FFFFFF"/>
        <w:spacing w:before="100" w:beforeAutospacing="1" w:after="24"/>
        <w:ind w:left="24" w:firstLine="516"/>
        <w:rPr>
          <w:color w:val="222222"/>
          <w:szCs w:val="24"/>
          <w:lang w:eastAsia="en-GB"/>
          <w:rPrChange w:id="2216" w:author="Aleksa Corovic" w:date="2018-08-21T12:50:00Z">
            <w:rPr>
              <w:color w:val="222222"/>
              <w:szCs w:val="24"/>
              <w:lang w:val="en-GB" w:eastAsia="en-GB"/>
            </w:rPr>
          </w:rPrChange>
        </w:rPr>
        <w:pPrChange w:id="2217"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18" w:author="Aleksa Corovic" w:date="2018-08-21T12:50:00Z">
            <w:rPr>
              <w:color w:val="222222"/>
              <w:szCs w:val="24"/>
              <w:lang w:val="en-GB" w:eastAsia="en-GB"/>
            </w:rPr>
          </w:rPrChange>
        </w:rPr>
        <w:t xml:space="preserve">Zaglavlje </w:t>
      </w:r>
      <w:r w:rsidR="002D3052" w:rsidRPr="00D96694">
        <w:rPr>
          <w:color w:val="222222"/>
          <w:szCs w:val="24"/>
          <w:lang w:eastAsia="en-GB"/>
          <w:rPrChange w:id="2219" w:author="Aleksa Corovic" w:date="2018-08-21T12:50:00Z">
            <w:rPr>
              <w:color w:val="222222"/>
              <w:szCs w:val="24"/>
              <w:lang w:val="en-GB" w:eastAsia="en-GB"/>
            </w:rPr>
          </w:rPrChange>
        </w:rPr>
        <w:t>fragmenata: s</w:t>
      </w:r>
      <w:r w:rsidRPr="00D96694">
        <w:rPr>
          <w:color w:val="222222"/>
          <w:szCs w:val="24"/>
          <w:lang w:eastAsia="en-GB"/>
          <w:rPrChange w:id="2220" w:author="Aleksa Corovic" w:date="2018-08-21T12:50:00Z">
            <w:rPr>
              <w:color w:val="222222"/>
              <w:szCs w:val="24"/>
              <w:lang w:val="en-GB" w:eastAsia="en-GB"/>
            </w:rPr>
          </w:rPrChange>
        </w:rPr>
        <w:t>adrži informacije o fragmentaciji i ponovnom sklapanju.</w:t>
      </w:r>
    </w:p>
    <w:p w14:paraId="1167CEAC" w14:textId="6D822B46" w:rsidR="0097121A" w:rsidRPr="00D96694" w:rsidRDefault="00E87151">
      <w:pPr>
        <w:shd w:val="clear" w:color="auto" w:fill="FFFFFF"/>
        <w:spacing w:before="100" w:beforeAutospacing="1" w:after="24"/>
        <w:ind w:left="24" w:firstLine="516"/>
        <w:rPr>
          <w:color w:val="222222"/>
          <w:szCs w:val="24"/>
          <w:lang w:eastAsia="en-GB"/>
          <w:rPrChange w:id="2221" w:author="Aleksa Corovic" w:date="2018-08-21T12:50:00Z">
            <w:rPr>
              <w:color w:val="222222"/>
              <w:szCs w:val="24"/>
              <w:lang w:val="en-GB" w:eastAsia="en-GB"/>
            </w:rPr>
          </w:rPrChange>
        </w:rPr>
        <w:pPrChange w:id="2222"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223" w:author="Aleksa Corovic" w:date="2018-08-21T12:50:00Z">
            <w:rPr>
              <w:color w:val="222222"/>
              <w:szCs w:val="24"/>
              <w:lang w:val="en-GB" w:eastAsia="en-GB"/>
            </w:rPr>
          </w:rPrChange>
        </w:rPr>
        <w:t>Zaglavlje autentičnosti: ob</w:t>
      </w:r>
      <w:r w:rsidRPr="00D96694">
        <w:rPr>
          <w:color w:val="222222"/>
          <w:szCs w:val="24"/>
          <w:lang w:eastAsia="en-GB"/>
          <w:rPrChange w:id="2224" w:author="Aleksa Corovic" w:date="2018-08-21T12:50:00Z">
            <w:rPr>
              <w:color w:val="222222"/>
              <w:szCs w:val="24"/>
              <w:lang w:val="en-GB" w:eastAsia="en-GB"/>
            </w:rPr>
          </w:rPrChange>
        </w:rPr>
        <w:t>ezbeđuje integritet i autentičnost svakog paketa.</w:t>
      </w:r>
    </w:p>
    <w:p w14:paraId="567060F8" w14:textId="1798F6E9" w:rsidR="00E87151" w:rsidRPr="00D96694" w:rsidRDefault="00E87151">
      <w:pPr>
        <w:shd w:val="clear" w:color="auto" w:fill="FFFFFF"/>
        <w:spacing w:before="100" w:beforeAutospacing="1" w:after="24"/>
        <w:ind w:left="24" w:firstLine="516"/>
        <w:rPr>
          <w:color w:val="222222"/>
          <w:szCs w:val="24"/>
          <w:lang w:eastAsia="en-GB"/>
          <w:rPrChange w:id="2225" w:author="Aleksa Corovic" w:date="2018-08-21T12:50:00Z">
            <w:rPr>
              <w:color w:val="222222"/>
              <w:szCs w:val="24"/>
              <w:lang w:val="en-GB" w:eastAsia="en-GB"/>
            </w:rPr>
          </w:rPrChange>
        </w:rPr>
        <w:pPrChange w:id="2226"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227" w:author="Aleksa Corovic" w:date="2018-08-21T12:50:00Z">
            <w:rPr>
              <w:color w:val="222222"/>
              <w:szCs w:val="24"/>
              <w:lang w:val="en-GB" w:eastAsia="en-GB"/>
            </w:rPr>
          </w:rPrChange>
        </w:rPr>
        <w:t>Zaglavlje enk</w:t>
      </w:r>
      <w:r w:rsidR="002D3052" w:rsidRPr="00D96694">
        <w:rPr>
          <w:color w:val="222222"/>
          <w:szCs w:val="24"/>
          <w:lang w:eastAsia="en-GB"/>
          <w:rPrChange w:id="2228" w:author="Aleksa Corovic" w:date="2018-08-21T12:50:00Z">
            <w:rPr>
              <w:color w:val="222222"/>
              <w:szCs w:val="24"/>
              <w:lang w:val="en-GB" w:eastAsia="en-GB"/>
            </w:rPr>
          </w:rPrChange>
        </w:rPr>
        <w:t>apsulacije sigurnosti podatka: o</w:t>
      </w:r>
      <w:r w:rsidRPr="00D96694">
        <w:rPr>
          <w:color w:val="222222"/>
          <w:szCs w:val="24"/>
          <w:lang w:eastAsia="en-GB"/>
          <w:rPrChange w:id="2229" w:author="Aleksa Corovic" w:date="2018-08-21T12:50:00Z">
            <w:rPr>
              <w:color w:val="222222"/>
              <w:szCs w:val="24"/>
              <w:lang w:val="en-GB" w:eastAsia="en-GB"/>
            </w:rPr>
          </w:rPrChange>
        </w:rPr>
        <w:t>bezbeđuje privatnost.</w:t>
      </w:r>
    </w:p>
    <w:p w14:paraId="3044E4AF" w14:textId="62450F3A" w:rsidR="00E87151" w:rsidRPr="00D96694" w:rsidRDefault="00E87151">
      <w:pPr>
        <w:shd w:val="clear" w:color="auto" w:fill="FFFFFF"/>
        <w:spacing w:before="120" w:after="120"/>
        <w:ind w:firstLine="540"/>
        <w:rPr>
          <w:color w:val="222222"/>
          <w:szCs w:val="24"/>
          <w:lang w:eastAsia="en-GB"/>
          <w:rPrChange w:id="2230" w:author="Aleksa Corovic" w:date="2018-08-21T12:50:00Z">
            <w:rPr>
              <w:color w:val="222222"/>
              <w:szCs w:val="24"/>
              <w:lang w:val="en-GB" w:eastAsia="en-GB"/>
            </w:rPr>
          </w:rPrChange>
        </w:rPr>
        <w:pPrChange w:id="2231" w:author="Filip Dutina" w:date="2018-08-15T11:56:00Z">
          <w:pPr>
            <w:shd w:val="clear" w:color="auto" w:fill="FFFFFF"/>
            <w:spacing w:before="120" w:after="120"/>
            <w:ind w:firstLine="0"/>
          </w:pPr>
        </w:pPrChange>
      </w:pPr>
      <w:r w:rsidRPr="00D96694">
        <w:t xml:space="preserve">• </w:t>
      </w:r>
      <w:r w:rsidRPr="00D96694">
        <w:rPr>
          <w:color w:val="222222"/>
          <w:szCs w:val="24"/>
          <w:lang w:eastAsia="en-GB"/>
          <w:rPrChange w:id="2232" w:author="Aleksa Corovic" w:date="2018-08-21T12:50:00Z">
            <w:rPr>
              <w:color w:val="222222"/>
              <w:szCs w:val="24"/>
              <w:lang w:val="en-GB" w:eastAsia="en-GB"/>
            </w:rPr>
          </w:rPrChange>
        </w:rPr>
        <w:t>Zaglavlje</w:t>
      </w:r>
      <w:r w:rsidR="002D3052" w:rsidRPr="00D96694">
        <w:rPr>
          <w:color w:val="222222"/>
          <w:szCs w:val="24"/>
          <w:lang w:eastAsia="en-GB"/>
          <w:rPrChange w:id="2233" w:author="Aleksa Corovic" w:date="2018-08-21T12:50:00Z">
            <w:rPr>
              <w:color w:val="222222"/>
              <w:szCs w:val="24"/>
              <w:lang w:val="en-GB" w:eastAsia="en-GB"/>
            </w:rPr>
          </w:rPrChange>
        </w:rPr>
        <w:t xml:space="preserve"> odredišnih opcija: s</w:t>
      </w:r>
      <w:r w:rsidRPr="00D96694">
        <w:rPr>
          <w:color w:val="222222"/>
          <w:szCs w:val="24"/>
          <w:lang w:eastAsia="en-GB"/>
          <w:rPrChange w:id="2234" w:author="Aleksa Corovic" w:date="2018-08-21T12:50:00Z">
            <w:rPr>
              <w:color w:val="222222"/>
              <w:szCs w:val="24"/>
              <w:lang w:val="en-GB" w:eastAsia="en-GB"/>
            </w:rPr>
          </w:rPrChange>
        </w:rPr>
        <w:t>adrži fakultativne informacije koje će ispitati odredišni čvor.</w:t>
      </w:r>
    </w:p>
    <w:p w14:paraId="5E05D834" w14:textId="77777777" w:rsidR="00E87151" w:rsidRPr="00D96694" w:rsidRDefault="00E87151" w:rsidP="00E87151">
      <w:pPr>
        <w:rPr>
          <w:szCs w:val="24"/>
          <w:rPrChange w:id="2235" w:author="Aleksa Corovic" w:date="2018-08-21T12:50:00Z">
            <w:rPr>
              <w:szCs w:val="24"/>
              <w:lang w:val="en-GB"/>
            </w:rPr>
          </w:rPrChange>
        </w:rPr>
      </w:pPr>
    </w:p>
    <w:p w14:paraId="2144196F" w14:textId="77777777" w:rsidR="00685CAE" w:rsidRPr="00D96694" w:rsidRDefault="00685CAE" w:rsidP="00685CAE">
      <w:pPr>
        <w:keepNext/>
        <w:jc w:val="center"/>
      </w:pPr>
      <w:r w:rsidRPr="00DF0BBD">
        <w:rPr>
          <w:noProof/>
          <w:szCs w:val="24"/>
          <w:lang w:val="en-GB" w:eastAsia="en-GB"/>
        </w:rPr>
        <w:drawing>
          <wp:inline distT="0" distB="0" distL="0" distR="0" wp14:anchorId="1F1D4B97" wp14:editId="41E9A0E5">
            <wp:extent cx="3938060" cy="30692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v6.png"/>
                    <pic:cNvPicPr/>
                  </pic:nvPicPr>
                  <pic:blipFill>
                    <a:blip r:embed="rId38">
                      <a:extLst>
                        <a:ext uri="{28A0092B-C50C-407E-A947-70E740481C1C}">
                          <a14:useLocalDpi xmlns:a14="http://schemas.microsoft.com/office/drawing/2010/main" val="0"/>
                        </a:ext>
                      </a:extLst>
                    </a:blip>
                    <a:stretch>
                      <a:fillRect/>
                    </a:stretch>
                  </pic:blipFill>
                  <pic:spPr>
                    <a:xfrm>
                      <a:off x="0" y="0"/>
                      <a:ext cx="3959506" cy="3085919"/>
                    </a:xfrm>
                    <a:prstGeom prst="rect">
                      <a:avLst/>
                    </a:prstGeom>
                  </pic:spPr>
                </pic:pic>
              </a:graphicData>
            </a:graphic>
          </wp:inline>
        </w:drawing>
      </w:r>
    </w:p>
    <w:p w14:paraId="4C90894C" w14:textId="3F1EEAB6" w:rsidR="00685CAE" w:rsidRPr="00D96694" w:rsidRDefault="00685CAE" w:rsidP="00685CAE">
      <w:pPr>
        <w:pStyle w:val="Caption"/>
        <w:rPr>
          <w:rPrChange w:id="2236" w:author="Aleksa Corovic" w:date="2018-08-21T12:50:00Z">
            <w:rPr>
              <w:noProof/>
            </w:rPr>
          </w:rPrChange>
        </w:rPr>
      </w:pPr>
      <w:bookmarkStart w:id="2237" w:name="_Toc522019430"/>
      <w:r w:rsidRPr="00D96694">
        <w:t xml:space="preserve">Slika </w:t>
      </w:r>
      <w:ins w:id="2238"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239" w:author="Aleksa Corovic" w:date="2018-08-21T12:50:00Z">
            <w:rPr>
              <w:noProof/>
            </w:rPr>
          </w:rPrChange>
        </w:rPr>
        <w:t>2</w:t>
      </w:r>
      <w:ins w:id="2240"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241" w:author="Filip Dutina" w:date="2018-08-14T14:04:00Z">
        <w:r w:rsidR="0063232B" w:rsidRPr="00D96694">
          <w:rPr>
            <w:rPrChange w:id="2242" w:author="Aleksa Corovic" w:date="2018-08-21T12:50:00Z">
              <w:rPr>
                <w:noProof/>
              </w:rPr>
            </w:rPrChange>
          </w:rPr>
          <w:t>9</w:t>
        </w:r>
        <w:r w:rsidR="0063232B" w:rsidRPr="00DF0BBD">
          <w:fldChar w:fldCharType="end"/>
        </w:r>
      </w:ins>
      <w:del w:id="224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24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245" w:author="Aleksa Corovic" w:date="2018-08-21T12:50:00Z">
              <w:rPr>
                <w:noProof/>
              </w:rPr>
            </w:rPrChange>
          </w:rPr>
          <w:delText>8</w:delText>
        </w:r>
        <w:r w:rsidR="0067303B" w:rsidRPr="00DF0BBD" w:rsidDel="00D03B92">
          <w:fldChar w:fldCharType="end"/>
        </w:r>
      </w:del>
      <w:r w:rsidRPr="00D96694">
        <w:t xml:space="preserve"> </w:t>
      </w:r>
      <w:r w:rsidRPr="00D96694">
        <w:rPr>
          <w:rPrChange w:id="2246" w:author="Aleksa Corovic" w:date="2018-08-21T12:50:00Z">
            <w:rPr>
              <w:noProof/>
            </w:rPr>
          </w:rPrChange>
        </w:rPr>
        <w:t xml:space="preserve">Primer </w:t>
      </w:r>
      <w:r w:rsidRPr="00D96694">
        <w:rPr>
          <w:i/>
          <w:rPrChange w:id="2247" w:author="Aleksa Corovic" w:date="2018-08-21T12:50:00Z">
            <w:rPr>
              <w:i/>
              <w:noProof/>
            </w:rPr>
          </w:rPrChange>
        </w:rPr>
        <w:t>IPv6</w:t>
      </w:r>
      <w:r w:rsidRPr="00D96694">
        <w:rPr>
          <w:rPrChange w:id="2248" w:author="Aleksa Corovic" w:date="2018-08-21T12:50:00Z">
            <w:rPr>
              <w:noProof/>
            </w:rPr>
          </w:rPrChange>
        </w:rPr>
        <w:t xml:space="preserve"> paketa sa uključenim zaglavljima</w:t>
      </w:r>
      <w:r w:rsidR="00827D0D" w:rsidRPr="00D96694">
        <w:rPr>
          <w:rPrChange w:id="2249" w:author="Aleksa Corovic" w:date="2018-08-21T12:50:00Z">
            <w:rPr>
              <w:noProof/>
            </w:rPr>
          </w:rPrChange>
        </w:rPr>
        <w:t xml:space="preserve"> [1</w:t>
      </w:r>
      <w:ins w:id="2250" w:author="Filip Dutina" w:date="2018-08-14T14:18:00Z">
        <w:r w:rsidR="0037741D" w:rsidRPr="00D96694">
          <w:rPr>
            <w:rPrChange w:id="2251" w:author="Aleksa Corovic" w:date="2018-08-21T12:50:00Z">
              <w:rPr>
                <w:noProof/>
              </w:rPr>
            </w:rPrChange>
          </w:rPr>
          <w:t>3</w:t>
        </w:r>
      </w:ins>
      <w:del w:id="2252" w:author="Filip Dutina" w:date="2018-08-14T14:07:00Z">
        <w:r w:rsidR="00827D0D" w:rsidRPr="00D96694" w:rsidDel="0063232B">
          <w:rPr>
            <w:rPrChange w:id="2253" w:author="Aleksa Corovic" w:date="2018-08-21T12:50:00Z">
              <w:rPr>
                <w:noProof/>
              </w:rPr>
            </w:rPrChange>
          </w:rPr>
          <w:delText>0</w:delText>
        </w:r>
      </w:del>
      <w:r w:rsidR="00827D0D" w:rsidRPr="00D96694">
        <w:rPr>
          <w:rPrChange w:id="2254" w:author="Aleksa Corovic" w:date="2018-08-21T12:50:00Z">
            <w:rPr>
              <w:noProof/>
            </w:rPr>
          </w:rPrChange>
        </w:rPr>
        <w:t>]</w:t>
      </w:r>
      <w:bookmarkEnd w:id="2237"/>
    </w:p>
    <w:p w14:paraId="5FEFF782" w14:textId="77777777" w:rsidR="00B0721B" w:rsidRPr="00D96694" w:rsidRDefault="00B0721B" w:rsidP="00B0721B">
      <w:pPr>
        <w:rPr>
          <w:rPrChange w:id="2255" w:author="Aleksa Corovic" w:date="2018-08-21T12:50:00Z">
            <w:rPr>
              <w:lang w:val="en-GB"/>
            </w:rPr>
          </w:rPrChange>
        </w:rPr>
      </w:pPr>
    </w:p>
    <w:p w14:paraId="13F71A55" w14:textId="1A3C3D27" w:rsidR="00B0721B" w:rsidRPr="00D96694" w:rsidRDefault="00B0721B" w:rsidP="00B0721B">
      <w:pPr>
        <w:ind w:firstLine="720"/>
        <w:rPr>
          <w:color w:val="222222"/>
          <w:szCs w:val="24"/>
          <w:shd w:val="clear" w:color="auto" w:fill="FFFFFF"/>
          <w:rPrChange w:id="2256" w:author="Aleksa Corovic" w:date="2018-08-21T12:50:00Z">
            <w:rPr>
              <w:color w:val="222222"/>
              <w:szCs w:val="24"/>
              <w:shd w:val="clear" w:color="auto" w:fill="FFFFFF"/>
              <w:lang w:val="en-GB"/>
            </w:rPr>
          </w:rPrChange>
        </w:rPr>
      </w:pPr>
      <w:r w:rsidRPr="00D96694">
        <w:rPr>
          <w:i/>
          <w:color w:val="222222"/>
          <w:szCs w:val="24"/>
          <w:shd w:val="clear" w:color="auto" w:fill="FFFFFF"/>
        </w:rPr>
        <w:t>IPv6</w:t>
      </w:r>
      <w:r w:rsidRPr="00D96694">
        <w:rPr>
          <w:color w:val="222222"/>
          <w:szCs w:val="24"/>
          <w:shd w:val="clear" w:color="auto" w:fill="FFFFFF"/>
        </w:rPr>
        <w:t xml:space="preserve"> zaglavlje i svako produženo zaglavlje sadrže polje </w:t>
      </w:r>
      <w:r w:rsidRPr="00D96694">
        <w:rPr>
          <w:i/>
          <w:color w:val="222222"/>
          <w:szCs w:val="24"/>
          <w:shd w:val="clear" w:color="auto" w:fill="FFFFFF"/>
        </w:rPr>
        <w:t>sledeće zaglavlje</w:t>
      </w:r>
      <w:r w:rsidRPr="00D96694">
        <w:rPr>
          <w:color w:val="222222"/>
          <w:szCs w:val="24"/>
          <w:shd w:val="clear" w:color="auto" w:fill="FFFFFF"/>
        </w:rPr>
        <w:t xml:space="preserve">. Ovo polje identifikuje tip sledećeg zaglavlja. Ako je sledeće zaglavlje jedno od produženih zaglavlja, onda ovo polje sadrži identifikator tipa tog zaglavlja. U protivnom, ovo polje sadrži identifikator protokola za protokol višeg sloja koji koristi </w:t>
      </w:r>
      <w:r w:rsidRPr="00D96694">
        <w:rPr>
          <w:i/>
          <w:color w:val="222222"/>
          <w:szCs w:val="24"/>
          <w:shd w:val="clear" w:color="auto" w:fill="FFFFFF"/>
        </w:rPr>
        <w:t>IPv6</w:t>
      </w:r>
      <w:r w:rsidRPr="00D96694">
        <w:rPr>
          <w:color w:val="222222"/>
          <w:szCs w:val="24"/>
          <w:shd w:val="clear" w:color="auto" w:fill="FFFFFF"/>
        </w:rPr>
        <w:t xml:space="preserve"> (obično protokol transportnog sloja), koriste se iste veličine kao i polja </w:t>
      </w:r>
      <w:r w:rsidRPr="00D96694">
        <w:rPr>
          <w:i/>
          <w:color w:val="222222"/>
          <w:szCs w:val="24"/>
          <w:shd w:val="clear" w:color="auto" w:fill="FFFFFF"/>
        </w:rPr>
        <w:t>IPv4</w:t>
      </w:r>
      <w:r w:rsidRPr="00D96694">
        <w:rPr>
          <w:color w:val="222222"/>
          <w:szCs w:val="24"/>
          <w:shd w:val="clear" w:color="auto" w:fill="FFFFFF"/>
        </w:rPr>
        <w:t xml:space="preserve"> protokola. Na slici</w:t>
      </w:r>
      <w:ins w:id="2257" w:author="Filip Dutina" w:date="2018-08-15T11:58:00Z">
        <w:r w:rsidR="009D5844" w:rsidRPr="00D96694">
          <w:rPr>
            <w:color w:val="222222"/>
            <w:szCs w:val="24"/>
            <w:shd w:val="clear" w:color="auto" w:fill="FFFFFF"/>
          </w:rPr>
          <w:t xml:space="preserve"> 2.9</w:t>
        </w:r>
      </w:ins>
      <w:r w:rsidRPr="00D96694">
        <w:rPr>
          <w:color w:val="222222"/>
          <w:szCs w:val="24"/>
          <w:shd w:val="clear" w:color="auto" w:fill="FFFFFF"/>
        </w:rPr>
        <w:t xml:space="preserve">, protokol višeg sloja je </w:t>
      </w:r>
      <w:r w:rsidRPr="00D96694">
        <w:rPr>
          <w:i/>
          <w:color w:val="222222"/>
          <w:szCs w:val="24"/>
          <w:shd w:val="clear" w:color="auto" w:fill="FFFFFF"/>
        </w:rPr>
        <w:t>TCP</w:t>
      </w:r>
      <w:r w:rsidRPr="00D96694">
        <w:rPr>
          <w:color w:val="222222"/>
          <w:szCs w:val="24"/>
          <w:shd w:val="clear" w:color="auto" w:fill="FFFFFF"/>
        </w:rPr>
        <w:t xml:space="preserve">, tako da se podaci viših slojeva koje nosi </w:t>
      </w:r>
      <w:r w:rsidRPr="00D96694">
        <w:rPr>
          <w:i/>
          <w:color w:val="222222"/>
          <w:szCs w:val="24"/>
          <w:shd w:val="clear" w:color="auto" w:fill="FFFFFF"/>
        </w:rPr>
        <w:t>IPv6</w:t>
      </w:r>
      <w:r w:rsidRPr="00D96694">
        <w:rPr>
          <w:color w:val="222222"/>
          <w:szCs w:val="24"/>
          <w:shd w:val="clear" w:color="auto" w:fill="FFFFFF"/>
        </w:rPr>
        <w:t xml:space="preserve"> paket sadrže od zaglavlja </w:t>
      </w:r>
      <w:r w:rsidRPr="00D96694">
        <w:rPr>
          <w:i/>
          <w:color w:val="222222"/>
          <w:szCs w:val="24"/>
          <w:shd w:val="clear" w:color="auto" w:fill="FFFFFF"/>
        </w:rPr>
        <w:t>TCP</w:t>
      </w:r>
      <w:r w:rsidRPr="00D96694">
        <w:rPr>
          <w:color w:val="222222"/>
          <w:szCs w:val="24"/>
          <w:shd w:val="clear" w:color="auto" w:fill="FFFFFF"/>
        </w:rPr>
        <w:t>-a koje prati blok aplikacionih podataka.</w:t>
      </w:r>
      <w:r w:rsidR="00827D0D" w:rsidRPr="00D96694">
        <w:rPr>
          <w:color w:val="222222"/>
          <w:szCs w:val="24"/>
          <w:shd w:val="clear" w:color="auto" w:fill="FFFFFF"/>
        </w:rPr>
        <w:t xml:space="preserve"> [1</w:t>
      </w:r>
      <w:ins w:id="2258" w:author="Filip Dutina" w:date="2018-08-14T14:18:00Z">
        <w:r w:rsidR="0037741D" w:rsidRPr="00D96694">
          <w:rPr>
            <w:color w:val="222222"/>
            <w:szCs w:val="24"/>
            <w:shd w:val="clear" w:color="auto" w:fill="FFFFFF"/>
          </w:rPr>
          <w:t>4</w:t>
        </w:r>
      </w:ins>
      <w:del w:id="2259" w:author="Filip Dutina" w:date="2018-08-14T14:07:00Z">
        <w:r w:rsidR="00827D0D" w:rsidRPr="00D96694" w:rsidDel="0063232B">
          <w:rPr>
            <w:color w:val="222222"/>
            <w:szCs w:val="24"/>
            <w:shd w:val="clear" w:color="auto" w:fill="FFFFFF"/>
          </w:rPr>
          <w:delText>1</w:delText>
        </w:r>
      </w:del>
      <w:r w:rsidR="005C20BB" w:rsidRPr="00D96694">
        <w:rPr>
          <w:color w:val="222222"/>
          <w:szCs w:val="24"/>
          <w:shd w:val="clear" w:color="auto" w:fill="FFFFFF"/>
        </w:rPr>
        <w:t>]</w:t>
      </w:r>
    </w:p>
    <w:p w14:paraId="09B9FC22" w14:textId="77777777" w:rsidR="006A4CEE" w:rsidRPr="00D96694" w:rsidRDefault="006A4CEE" w:rsidP="00B0721B">
      <w:pPr>
        <w:ind w:firstLine="720"/>
        <w:rPr>
          <w:color w:val="222222"/>
          <w:szCs w:val="24"/>
          <w:shd w:val="clear" w:color="auto" w:fill="FFFFFF"/>
        </w:rPr>
      </w:pPr>
    </w:p>
    <w:p w14:paraId="3F0A623E" w14:textId="77777777" w:rsidR="006A4CEE" w:rsidRPr="00D96694" w:rsidRDefault="006A4CEE" w:rsidP="006A4CEE">
      <w:pPr>
        <w:pStyle w:val="Heading2"/>
        <w:rPr>
          <w:rPrChange w:id="2260" w:author="Aleksa Corovic" w:date="2018-08-21T12:50:00Z">
            <w:rPr>
              <w:lang w:val="en-GB"/>
            </w:rPr>
          </w:rPrChange>
        </w:rPr>
      </w:pPr>
      <w:bookmarkStart w:id="2261" w:name="_Toc522019398"/>
      <w:r w:rsidRPr="00D96694">
        <w:rPr>
          <w:rPrChange w:id="2262" w:author="Aleksa Corovic" w:date="2018-08-21T12:50:00Z">
            <w:rPr>
              <w:lang w:val="en-GB"/>
            </w:rPr>
          </w:rPrChange>
        </w:rPr>
        <w:lastRenderedPageBreak/>
        <w:t>Asimetrična RSA enkripcija</w:t>
      </w:r>
      <w:r w:rsidR="00BE5A69" w:rsidRPr="00D96694">
        <w:rPr>
          <w:rPrChange w:id="2263" w:author="Aleksa Corovic" w:date="2018-08-21T12:50:00Z">
            <w:rPr>
              <w:lang w:val="en-GB"/>
            </w:rPr>
          </w:rPrChange>
        </w:rPr>
        <w:t>, osobine i primena</w:t>
      </w:r>
      <w:bookmarkEnd w:id="2261"/>
    </w:p>
    <w:p w14:paraId="0C67BFB7" w14:textId="77777777" w:rsidR="00105BF6" w:rsidRPr="00D96694" w:rsidRDefault="00105BF6" w:rsidP="00105BF6">
      <w:pPr>
        <w:ind w:firstLine="0"/>
        <w:rPr>
          <w:rPrChange w:id="2264" w:author="Aleksa Corovic" w:date="2018-08-21T12:50:00Z">
            <w:rPr>
              <w:lang w:val="en-GB"/>
            </w:rPr>
          </w:rPrChange>
        </w:rPr>
      </w:pPr>
    </w:p>
    <w:p w14:paraId="03328522" w14:textId="5F57B275" w:rsidR="005C20BB" w:rsidRPr="00D96694" w:rsidRDefault="005C20BB" w:rsidP="00105BF6">
      <w:pPr>
        <w:ind w:firstLine="720"/>
        <w:rPr>
          <w:color w:val="222222"/>
          <w:szCs w:val="24"/>
          <w:shd w:val="clear" w:color="auto" w:fill="FFFFFF"/>
        </w:rPr>
      </w:pPr>
      <w:r w:rsidRPr="00D96694">
        <w:rPr>
          <w:bCs/>
          <w:color w:val="222222"/>
          <w:szCs w:val="24"/>
          <w:shd w:val="clear" w:color="auto" w:fill="FFFFFF"/>
        </w:rPr>
        <w:t>Enkripcija</w:t>
      </w:r>
      <w:r w:rsidR="00105BF6" w:rsidRPr="00D96694">
        <w:rPr>
          <w:color w:val="222222"/>
          <w:szCs w:val="24"/>
          <w:shd w:val="clear" w:color="auto" w:fill="FFFFFF"/>
        </w:rPr>
        <w:t xml:space="preserve"> </w:t>
      </w:r>
      <w:r w:rsidRPr="00D96694">
        <w:rPr>
          <w:color w:val="222222"/>
          <w:szCs w:val="24"/>
          <w:shd w:val="clear" w:color="auto" w:fill="FFFFFF"/>
        </w:rPr>
        <w:t>(</w:t>
      </w:r>
      <w:r w:rsidRPr="00D96694">
        <w:rPr>
          <w:szCs w:val="24"/>
          <w:shd w:val="clear" w:color="auto" w:fill="FFFFFF"/>
        </w:rPr>
        <w:t>engl.</w:t>
      </w:r>
      <w:r w:rsidRPr="00D96694">
        <w:rPr>
          <w:color w:val="222222"/>
          <w:szCs w:val="24"/>
          <w:shd w:val="clear" w:color="auto" w:fill="FFFFFF"/>
        </w:rPr>
        <w:t> </w:t>
      </w:r>
      <w:r w:rsidRPr="00D96694">
        <w:rPr>
          <w:i/>
          <w:iCs/>
          <w:color w:val="222222"/>
          <w:szCs w:val="24"/>
          <w:shd w:val="clear" w:color="auto" w:fill="FFFFFF"/>
          <w:rPrChange w:id="2265" w:author="Aleksa Corovic" w:date="2018-08-21T12:50:00Z">
            <w:rPr>
              <w:i/>
              <w:iCs/>
              <w:color w:val="222222"/>
              <w:szCs w:val="24"/>
              <w:shd w:val="clear" w:color="auto" w:fill="FFFFFF"/>
              <w:lang w:val="en"/>
            </w:rPr>
          </w:rPrChange>
        </w:rPr>
        <w:t>encryption</w:t>
      </w:r>
      <w:r w:rsidRPr="00D96694">
        <w:rPr>
          <w:color w:val="222222"/>
          <w:szCs w:val="24"/>
          <w:shd w:val="clear" w:color="auto" w:fill="FFFFFF"/>
        </w:rPr>
        <w:t>)</w:t>
      </w:r>
      <w:ins w:id="2266" w:author="Filip Dutina" w:date="2018-08-15T11:59:00Z">
        <w:r w:rsidR="00367938" w:rsidRPr="00D96694">
          <w:rPr>
            <w:color w:val="222222"/>
            <w:szCs w:val="24"/>
            <w:shd w:val="clear" w:color="auto" w:fill="FFFFFF"/>
          </w:rPr>
          <w:t xml:space="preserve"> </w:t>
        </w:r>
      </w:ins>
      <w:del w:id="2267" w:author="Filip Dutina" w:date="2018-08-15T11:59:00Z">
        <w:r w:rsidRPr="00D96694" w:rsidDel="00367938">
          <w:rPr>
            <w:color w:val="222222"/>
            <w:szCs w:val="24"/>
            <w:shd w:val="clear" w:color="auto" w:fill="FFFFFF"/>
          </w:rPr>
          <w:delText xml:space="preserve"> </w:delText>
        </w:r>
      </w:del>
      <w:r w:rsidRPr="00D96694">
        <w:rPr>
          <w:color w:val="222222"/>
          <w:szCs w:val="24"/>
          <w:shd w:val="clear" w:color="auto" w:fill="FFFFFF"/>
        </w:rPr>
        <w:t>ili šifrovanje je proces</w:t>
      </w:r>
      <w:ins w:id="2268" w:author="Filip Dutina" w:date="2018-07-17T11:04:00Z">
        <w:r w:rsidR="00367938" w:rsidRPr="00D96694">
          <w:rPr>
            <w:color w:val="222222"/>
            <w:szCs w:val="24"/>
            <w:shd w:val="clear" w:color="auto" w:fill="FFFFFF"/>
          </w:rPr>
          <w:t xml:space="preserve"> </w:t>
        </w:r>
      </w:ins>
      <w:del w:id="2269" w:author="Filip Dutina" w:date="2018-07-17T11:04:00Z">
        <w:r w:rsidRPr="00D96694" w:rsidDel="005D4DBE">
          <w:rPr>
            <w:color w:val="222222"/>
            <w:szCs w:val="24"/>
            <w:shd w:val="clear" w:color="auto" w:fill="FFFFFF"/>
          </w:rPr>
          <w:delText xml:space="preserve"> </w:delText>
        </w:r>
      </w:del>
      <w:r w:rsidRPr="00D96694">
        <w:rPr>
          <w:color w:val="222222"/>
          <w:szCs w:val="24"/>
          <w:shd w:val="clear" w:color="auto" w:fill="FFFFFF"/>
        </w:rPr>
        <w:t>u </w:t>
      </w:r>
      <w:r w:rsidRPr="00D96694">
        <w:rPr>
          <w:szCs w:val="24"/>
          <w:shd w:val="clear" w:color="auto" w:fill="FFFFFF"/>
        </w:rPr>
        <w:t>kriptografiji</w:t>
      </w:r>
      <w:r w:rsidRPr="00D96694">
        <w:rPr>
          <w:color w:val="222222"/>
          <w:szCs w:val="24"/>
          <w:shd w:val="clear" w:color="auto" w:fill="FFFFFF"/>
        </w:rPr>
        <w:t> kojim se vrši izmena </w:t>
      </w:r>
      <w:r w:rsidRPr="00D96694">
        <w:rPr>
          <w:szCs w:val="24"/>
          <w:shd w:val="clear" w:color="auto" w:fill="FFFFFF"/>
        </w:rPr>
        <w:t>podataka</w:t>
      </w:r>
      <w:r w:rsidRPr="00D96694">
        <w:rPr>
          <w:color w:val="222222"/>
          <w:szCs w:val="24"/>
          <w:shd w:val="clear" w:color="auto" w:fill="FFFFFF"/>
        </w:rPr>
        <w:t> tako da se podaci, ili poruke, učine nečitljivim za osobe koje ne poseduju određeno znanje (</w:t>
      </w:r>
      <w:r w:rsidRPr="00D96694">
        <w:rPr>
          <w:szCs w:val="24"/>
          <w:shd w:val="clear" w:color="auto" w:fill="FFFFFF"/>
        </w:rPr>
        <w:t>ključ</w:t>
      </w:r>
      <w:r w:rsidRPr="00D96694">
        <w:rPr>
          <w:color w:val="222222"/>
          <w:szCs w:val="24"/>
          <w:shd w:val="clear" w:color="auto" w:fill="FFFFFF"/>
        </w:rPr>
        <w:t>). Na taj način se dobija šifrovana </w:t>
      </w:r>
      <w:r w:rsidRPr="00D96694">
        <w:rPr>
          <w:szCs w:val="24"/>
          <w:shd w:val="clear" w:color="auto" w:fill="FFFFFF"/>
        </w:rPr>
        <w:t>informacija</w:t>
      </w:r>
      <w:r w:rsidRPr="00D96694">
        <w:rPr>
          <w:color w:val="222222"/>
          <w:szCs w:val="24"/>
          <w:shd w:val="clear" w:color="auto" w:fill="FFFFFF"/>
        </w:rPr>
        <w:t xml:space="preserve">. Da bi ovi podaci postali razumljivi i upotrebljivi, potrebno je da se </w:t>
      </w:r>
      <w:ins w:id="2270" w:author="Filip Dutina" w:date="2018-07-12T11:31:00Z">
        <w:r w:rsidR="000B10B1" w:rsidRPr="00D96694">
          <w:rPr>
            <w:color w:val="222222"/>
            <w:szCs w:val="24"/>
            <w:shd w:val="clear" w:color="auto" w:fill="FFFFFF"/>
          </w:rPr>
          <w:t>dešifruju</w:t>
        </w:r>
      </w:ins>
      <w:del w:id="2271" w:author="Filip Dutina" w:date="2018-07-12T11:31:00Z">
        <w:r w:rsidRPr="00D96694" w:rsidDel="000B10B1">
          <w:rPr>
            <w:color w:val="222222"/>
            <w:szCs w:val="24"/>
            <w:shd w:val="clear" w:color="auto" w:fill="FFFFFF"/>
          </w:rPr>
          <w:delText>dekodiraju</w:delText>
        </w:r>
      </w:del>
      <w:r w:rsidRPr="00D96694">
        <w:rPr>
          <w:color w:val="222222"/>
          <w:szCs w:val="24"/>
          <w:shd w:val="clear" w:color="auto" w:fill="FFFFFF"/>
        </w:rPr>
        <w:t xml:space="preserve">. </w:t>
      </w:r>
      <w:ins w:id="2272" w:author="Filip Dutina" w:date="2018-07-12T11:32:00Z">
        <w:r w:rsidR="000B10B1" w:rsidRPr="00D96694">
          <w:rPr>
            <w:color w:val="222222"/>
            <w:szCs w:val="24"/>
            <w:shd w:val="clear" w:color="auto" w:fill="FFFFFF"/>
          </w:rPr>
          <w:t>Dešifrovanje</w:t>
        </w:r>
      </w:ins>
      <w:del w:id="2273" w:author="Filip Dutina" w:date="2018-07-12T11:32:00Z">
        <w:r w:rsidRPr="00D96694" w:rsidDel="000B10B1">
          <w:rPr>
            <w:color w:val="222222"/>
            <w:szCs w:val="24"/>
            <w:shd w:val="clear" w:color="auto" w:fill="FFFFFF"/>
          </w:rPr>
          <w:delText>Dekodiranje</w:delText>
        </w:r>
      </w:del>
      <w:r w:rsidRPr="00D96694">
        <w:rPr>
          <w:color w:val="222222"/>
          <w:szCs w:val="24"/>
          <w:shd w:val="clear" w:color="auto" w:fill="FFFFFF"/>
        </w:rPr>
        <w:t xml:space="preserve"> se vrši procesom suprotnim od enkripcije koji se naziva </w:t>
      </w:r>
      <w:r w:rsidRPr="00D96694">
        <w:rPr>
          <w:szCs w:val="24"/>
          <w:shd w:val="clear" w:color="auto" w:fill="FFFFFF"/>
        </w:rPr>
        <w:t>dekripcija</w:t>
      </w:r>
      <w:r w:rsidR="00105BF6" w:rsidRPr="00D96694">
        <w:rPr>
          <w:szCs w:val="24"/>
          <w:shd w:val="clear" w:color="auto" w:fill="FFFFFF"/>
        </w:rPr>
        <w:t xml:space="preserve"> (engl. </w:t>
      </w:r>
      <w:r w:rsidR="00105BF6" w:rsidRPr="00D96694">
        <w:rPr>
          <w:i/>
          <w:szCs w:val="24"/>
          <w:shd w:val="clear" w:color="auto" w:fill="FFFFFF"/>
        </w:rPr>
        <w:t>decryption</w:t>
      </w:r>
      <w:r w:rsidR="00105BF6" w:rsidRPr="00D96694">
        <w:rPr>
          <w:szCs w:val="24"/>
          <w:shd w:val="clear" w:color="auto" w:fill="FFFFFF"/>
        </w:rPr>
        <w:t>)</w:t>
      </w:r>
      <w:r w:rsidRPr="00D96694">
        <w:rPr>
          <w:color w:val="222222"/>
          <w:szCs w:val="24"/>
          <w:shd w:val="clear" w:color="auto" w:fill="FFFFFF"/>
        </w:rPr>
        <w:t>.</w:t>
      </w:r>
      <w:r w:rsidR="00105BF6" w:rsidRPr="00D96694">
        <w:rPr>
          <w:color w:val="222222"/>
          <w:szCs w:val="24"/>
          <w:shd w:val="clear" w:color="auto" w:fill="FFFFFF"/>
        </w:rPr>
        <w:t xml:space="preserve"> </w:t>
      </w:r>
    </w:p>
    <w:p w14:paraId="442A1EED" w14:textId="77777777" w:rsidR="00105BF6" w:rsidRPr="00D96694" w:rsidRDefault="00105BF6" w:rsidP="00105BF6">
      <w:pPr>
        <w:ind w:firstLine="720"/>
        <w:rPr>
          <w:color w:val="222222"/>
          <w:szCs w:val="24"/>
          <w:shd w:val="clear" w:color="auto" w:fill="FFFFFF"/>
        </w:rPr>
      </w:pPr>
    </w:p>
    <w:p w14:paraId="1EF13F12" w14:textId="77777777" w:rsidR="00105BF6" w:rsidRPr="00D96694" w:rsidRDefault="00105BF6" w:rsidP="00105BF6">
      <w:pPr>
        <w:pStyle w:val="Heading3"/>
        <w:rPr>
          <w:rPrChange w:id="2274" w:author="Aleksa Corovic" w:date="2018-08-21T12:50:00Z">
            <w:rPr>
              <w:lang w:val="en-GB"/>
            </w:rPr>
          </w:rPrChange>
        </w:rPr>
      </w:pPr>
      <w:bookmarkStart w:id="2275" w:name="_Toc522019399"/>
      <w:r w:rsidRPr="00D96694">
        <w:rPr>
          <w:rPrChange w:id="2276" w:author="Aleksa Corovic" w:date="2018-08-21T12:50:00Z">
            <w:rPr>
              <w:lang w:val="en-GB"/>
            </w:rPr>
          </w:rPrChange>
        </w:rPr>
        <w:t>Elementi enkripcije</w:t>
      </w:r>
      <w:bookmarkEnd w:id="2275"/>
    </w:p>
    <w:p w14:paraId="280D5F45" w14:textId="77777777" w:rsidR="00105BF6" w:rsidRPr="00D96694" w:rsidRDefault="00105BF6" w:rsidP="00105BF6">
      <w:pPr>
        <w:rPr>
          <w:rPrChange w:id="2277" w:author="Aleksa Corovic" w:date="2018-08-21T12:50:00Z">
            <w:rPr>
              <w:lang w:val="en-GB"/>
            </w:rPr>
          </w:rPrChange>
        </w:rPr>
      </w:pPr>
    </w:p>
    <w:p w14:paraId="240CA9B8" w14:textId="77777777" w:rsidR="00105BF6" w:rsidRPr="00D96694" w:rsidRDefault="00105BF6" w:rsidP="00105BF6">
      <w:pPr>
        <w:pStyle w:val="NormalWeb"/>
        <w:shd w:val="clear" w:color="auto" w:fill="FFFFFF"/>
        <w:spacing w:before="120" w:beforeAutospacing="0" w:after="120" w:afterAutospacing="0" w:line="360" w:lineRule="auto"/>
        <w:rPr>
          <w:color w:val="222222"/>
          <w:lang w:val="sr-Latn-RS"/>
          <w:rPrChange w:id="2278" w:author="Aleksa Corovic" w:date="2018-08-21T12:50:00Z">
            <w:rPr>
              <w:color w:val="222222"/>
            </w:rPr>
          </w:rPrChange>
        </w:rPr>
      </w:pPr>
      <w:r w:rsidRPr="00D96694">
        <w:rPr>
          <w:color w:val="222222"/>
          <w:lang w:val="sr-Latn-RS"/>
          <w:rPrChange w:id="2279" w:author="Aleksa Corovic" w:date="2018-08-21T12:50:00Z">
            <w:rPr>
              <w:color w:val="222222"/>
            </w:rPr>
          </w:rPrChange>
        </w:rPr>
        <w:t>Svi sistemi enkripcije imaju u svojoj osnovi sledeće zajedničke elemente:</w:t>
      </w:r>
    </w:p>
    <w:p w14:paraId="14D7AE8B" w14:textId="77777777" w:rsidR="00105BF6" w:rsidRPr="00D96694" w:rsidRDefault="00105BF6" w:rsidP="00F52E89">
      <w:pPr>
        <w:pStyle w:val="NormalWeb"/>
        <w:shd w:val="clear" w:color="auto" w:fill="FFFFFF"/>
        <w:spacing w:before="120" w:beforeAutospacing="0" w:after="120" w:afterAutospacing="0" w:line="360" w:lineRule="auto"/>
        <w:ind w:left="567"/>
        <w:jc w:val="both"/>
        <w:rPr>
          <w:color w:val="222222"/>
          <w:lang w:val="sr-Latn-RS"/>
          <w:rPrChange w:id="2280" w:author="Aleksa Corovic" w:date="2018-08-21T12:50:00Z">
            <w:rPr>
              <w:color w:val="222222"/>
            </w:rPr>
          </w:rPrChange>
        </w:rPr>
      </w:pPr>
      <w:r w:rsidRPr="00D96694">
        <w:rPr>
          <w:lang w:val="sr-Latn-RS"/>
          <w:rPrChange w:id="2281" w:author="Aleksa Corovic" w:date="2018-08-21T12:50:00Z">
            <w:rPr/>
          </w:rPrChange>
        </w:rPr>
        <w:t xml:space="preserve">• </w:t>
      </w:r>
      <w:r w:rsidRPr="00D96694">
        <w:rPr>
          <w:i/>
          <w:iCs/>
          <w:color w:val="222222"/>
          <w:lang w:val="sr-Latn-RS"/>
          <w:rPrChange w:id="2282" w:author="Aleksa Corovic" w:date="2018-08-21T12:50:00Z">
            <w:rPr>
              <w:i/>
              <w:iCs/>
              <w:color w:val="222222"/>
            </w:rPr>
          </w:rPrChange>
        </w:rPr>
        <w:t>Algoritam</w:t>
      </w:r>
      <w:r w:rsidR="002D3052" w:rsidRPr="00D96694">
        <w:rPr>
          <w:color w:val="222222"/>
          <w:lang w:val="sr-Latn-RS"/>
          <w:rPrChange w:id="2283" w:author="Aleksa Corovic" w:date="2018-08-21T12:50:00Z">
            <w:rPr>
              <w:color w:val="222222"/>
            </w:rPr>
          </w:rPrChange>
        </w:rPr>
        <w:t>: f</w:t>
      </w:r>
      <w:r w:rsidRPr="00D96694">
        <w:rPr>
          <w:color w:val="222222"/>
          <w:lang w:val="sr-Latn-RS"/>
          <w:rPrChange w:id="2284" w:author="Aleksa Corovic" w:date="2018-08-21T12:50:00Z">
            <w:rPr>
              <w:color w:val="222222"/>
            </w:rPr>
          </w:rPrChange>
        </w:rPr>
        <w:t>unkcija, obično sa jakom matematičkom osnovom, koja obav</w:t>
      </w:r>
      <w:r w:rsidR="002D3052" w:rsidRPr="00D96694">
        <w:rPr>
          <w:color w:val="222222"/>
          <w:lang w:val="sr-Latn-RS"/>
          <w:rPrChange w:id="2285" w:author="Aleksa Corovic" w:date="2018-08-21T12:50:00Z">
            <w:rPr>
              <w:color w:val="222222"/>
            </w:rPr>
          </w:rPrChange>
        </w:rPr>
        <w:t>lja zadatak enkripcije podataka.</w:t>
      </w:r>
    </w:p>
    <w:p w14:paraId="314FD4E7"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Ključevi</w:t>
      </w:r>
      <w:r w:rsidR="002D3052" w:rsidRPr="00D96694">
        <w:rPr>
          <w:color w:val="222222"/>
          <w:szCs w:val="24"/>
        </w:rPr>
        <w:t>: k</w:t>
      </w:r>
      <w:r w:rsidRPr="00D96694">
        <w:rPr>
          <w:color w:val="222222"/>
          <w:szCs w:val="24"/>
        </w:rPr>
        <w:t>oriste se zajedno sa algoritmima enkripcije i određuju način na koji</w:t>
      </w:r>
      <w:r w:rsidR="002D3052" w:rsidRPr="00D96694">
        <w:rPr>
          <w:color w:val="222222"/>
          <w:szCs w:val="24"/>
        </w:rPr>
        <w:t xml:space="preserve"> su podaci šifrovani.</w:t>
      </w:r>
    </w:p>
    <w:p w14:paraId="5EA7638E"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Dužina ključa</w:t>
      </w:r>
      <w:r w:rsidR="002D3052" w:rsidRPr="00D96694">
        <w:rPr>
          <w:color w:val="222222"/>
          <w:szCs w:val="24"/>
        </w:rPr>
        <w:t>: e</w:t>
      </w:r>
      <w:r w:rsidRPr="00D96694">
        <w:rPr>
          <w:color w:val="222222"/>
          <w:szCs w:val="24"/>
        </w:rPr>
        <w:t>nkripcioni ključevi imaju određenu dužinu u zavisnosti od toga koji enkripcioni sistemi se korist</w:t>
      </w:r>
      <w:r w:rsidR="002D3052" w:rsidRPr="00D96694">
        <w:rPr>
          <w:color w:val="222222"/>
          <w:szCs w:val="24"/>
        </w:rPr>
        <w:t>e. Dužina se meri brojem bitova</w:t>
      </w:r>
      <w:r w:rsidRPr="00D96694">
        <w:rPr>
          <w:color w:val="222222"/>
          <w:szCs w:val="24"/>
        </w:rPr>
        <w:t>,</w:t>
      </w:r>
      <w:r w:rsidR="002D3052" w:rsidRPr="00D96694">
        <w:rPr>
          <w:color w:val="222222"/>
          <w:szCs w:val="24"/>
        </w:rPr>
        <w:t xml:space="preserve"> </w:t>
      </w:r>
      <w:r w:rsidRPr="00D96694">
        <w:rPr>
          <w:color w:val="222222"/>
          <w:szCs w:val="24"/>
        </w:rPr>
        <w:t xml:space="preserve">a što su duži ključevi, teži su </w:t>
      </w:r>
      <w:r w:rsidR="002D3052" w:rsidRPr="00D96694">
        <w:rPr>
          <w:color w:val="222222"/>
          <w:szCs w:val="24"/>
        </w:rPr>
        <w:t>za oštećenje sistema enkripcije.</w:t>
      </w:r>
    </w:p>
    <w:p w14:paraId="56A31CEB" w14:textId="77777777" w:rsidR="0097121A"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Otvoren tekst</w:t>
      </w:r>
      <w:r w:rsidRPr="00D96694">
        <w:rPr>
          <w:color w:val="222222"/>
          <w:szCs w:val="24"/>
        </w:rPr>
        <w:t> (engl. </w:t>
      </w:r>
      <w:r w:rsidR="002D3052" w:rsidRPr="00D96694">
        <w:rPr>
          <w:i/>
          <w:iCs/>
          <w:color w:val="222222"/>
          <w:szCs w:val="24"/>
          <w:rPrChange w:id="2286" w:author="Aleksa Corovic" w:date="2018-08-21T12:50:00Z">
            <w:rPr>
              <w:i/>
              <w:iCs/>
              <w:color w:val="222222"/>
              <w:szCs w:val="24"/>
              <w:lang w:val="en"/>
            </w:rPr>
          </w:rPrChange>
        </w:rPr>
        <w:t>p</w:t>
      </w:r>
      <w:r w:rsidRPr="00D96694">
        <w:rPr>
          <w:i/>
          <w:iCs/>
          <w:color w:val="222222"/>
          <w:szCs w:val="24"/>
          <w:rPrChange w:id="2287" w:author="Aleksa Corovic" w:date="2018-08-21T12:50:00Z">
            <w:rPr>
              <w:i/>
              <w:iCs/>
              <w:color w:val="222222"/>
              <w:szCs w:val="24"/>
              <w:lang w:val="en"/>
            </w:rPr>
          </w:rPrChange>
        </w:rPr>
        <w:t>laintext</w:t>
      </w:r>
      <w:r w:rsidR="002D3052" w:rsidRPr="00D96694">
        <w:rPr>
          <w:color w:val="222222"/>
          <w:szCs w:val="24"/>
        </w:rPr>
        <w:t>): i</w:t>
      </w:r>
      <w:r w:rsidRPr="00D96694">
        <w:rPr>
          <w:color w:val="222222"/>
          <w:szCs w:val="24"/>
        </w:rPr>
        <w:t>nfor</w:t>
      </w:r>
      <w:r w:rsidR="002D3052" w:rsidRPr="00D96694">
        <w:rPr>
          <w:color w:val="222222"/>
          <w:szCs w:val="24"/>
        </w:rPr>
        <w:t>macije koje želimo da šifrujemo.</w:t>
      </w:r>
    </w:p>
    <w:p w14:paraId="4A995782" w14:textId="5980B777" w:rsidR="00105BF6"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Šifrovan tekst</w:t>
      </w:r>
      <w:r w:rsidRPr="00D96694">
        <w:rPr>
          <w:color w:val="222222"/>
          <w:szCs w:val="24"/>
        </w:rPr>
        <w:t> (engl. </w:t>
      </w:r>
      <w:r w:rsidR="002D3052" w:rsidRPr="00D96694">
        <w:rPr>
          <w:i/>
          <w:iCs/>
          <w:color w:val="222222"/>
          <w:szCs w:val="24"/>
          <w:rPrChange w:id="2288" w:author="Aleksa Corovic" w:date="2018-08-21T12:50:00Z">
            <w:rPr>
              <w:i/>
              <w:iCs/>
              <w:color w:val="222222"/>
              <w:szCs w:val="24"/>
              <w:lang w:val="en"/>
            </w:rPr>
          </w:rPrChange>
        </w:rPr>
        <w:t>c</w:t>
      </w:r>
      <w:r w:rsidRPr="00D96694">
        <w:rPr>
          <w:i/>
          <w:iCs/>
          <w:color w:val="222222"/>
          <w:szCs w:val="24"/>
          <w:rPrChange w:id="2289" w:author="Aleksa Corovic" w:date="2018-08-21T12:50:00Z">
            <w:rPr>
              <w:i/>
              <w:iCs/>
              <w:color w:val="222222"/>
              <w:szCs w:val="24"/>
              <w:lang w:val="en"/>
            </w:rPr>
          </w:rPrChange>
        </w:rPr>
        <w:t>iphertext</w:t>
      </w:r>
      <w:r w:rsidR="002D3052" w:rsidRPr="00D96694">
        <w:rPr>
          <w:color w:val="222222"/>
          <w:szCs w:val="24"/>
        </w:rPr>
        <w:t>): i</w:t>
      </w:r>
      <w:r w:rsidRPr="00D96694">
        <w:rPr>
          <w:color w:val="222222"/>
          <w:szCs w:val="24"/>
        </w:rPr>
        <w:t>nformacije nakon šifrovanja.</w:t>
      </w:r>
      <w:r w:rsidR="00C86851" w:rsidRPr="00D96694">
        <w:rPr>
          <w:color w:val="222222"/>
          <w:szCs w:val="24"/>
        </w:rPr>
        <w:t xml:space="preserve"> </w:t>
      </w:r>
      <w:r w:rsidR="00074CD9" w:rsidRPr="00D96694">
        <w:rPr>
          <w:color w:val="222222"/>
          <w:szCs w:val="24"/>
          <w:rPrChange w:id="2290" w:author="Aleksa Corovic" w:date="2018-08-21T12:50:00Z">
            <w:rPr>
              <w:color w:val="222222"/>
              <w:szCs w:val="24"/>
              <w:lang w:val="en-GB"/>
            </w:rPr>
          </w:rPrChange>
        </w:rPr>
        <w:t>[1</w:t>
      </w:r>
      <w:ins w:id="2291" w:author="Filip Dutina" w:date="2018-08-14T14:18:00Z">
        <w:r w:rsidR="0037741D" w:rsidRPr="00D96694">
          <w:rPr>
            <w:color w:val="222222"/>
            <w:szCs w:val="24"/>
            <w:rPrChange w:id="2292" w:author="Aleksa Corovic" w:date="2018-08-21T12:50:00Z">
              <w:rPr>
                <w:color w:val="222222"/>
                <w:szCs w:val="24"/>
                <w:lang w:val="en-GB"/>
              </w:rPr>
            </w:rPrChange>
          </w:rPr>
          <w:t>5</w:t>
        </w:r>
      </w:ins>
      <w:del w:id="2293" w:author="Filip Dutina" w:date="2018-08-14T14:07:00Z">
        <w:r w:rsidR="00074CD9" w:rsidRPr="00D96694" w:rsidDel="0063232B">
          <w:rPr>
            <w:color w:val="222222"/>
            <w:szCs w:val="24"/>
            <w:rPrChange w:id="2294" w:author="Aleksa Corovic" w:date="2018-08-21T12:50:00Z">
              <w:rPr>
                <w:color w:val="222222"/>
                <w:szCs w:val="24"/>
                <w:lang w:val="en-GB"/>
              </w:rPr>
            </w:rPrChange>
          </w:rPr>
          <w:delText>2</w:delText>
        </w:r>
      </w:del>
      <w:r w:rsidR="00C86851" w:rsidRPr="00D96694">
        <w:rPr>
          <w:color w:val="222222"/>
          <w:szCs w:val="24"/>
          <w:rPrChange w:id="2295" w:author="Aleksa Corovic" w:date="2018-08-21T12:50:00Z">
            <w:rPr>
              <w:color w:val="222222"/>
              <w:szCs w:val="24"/>
              <w:lang w:val="en-GB"/>
            </w:rPr>
          </w:rPrChange>
        </w:rPr>
        <w:t>]</w:t>
      </w:r>
    </w:p>
    <w:p w14:paraId="77BF04E4" w14:textId="77777777" w:rsidR="00105BF6" w:rsidRPr="00D96694" w:rsidRDefault="00105BF6" w:rsidP="00C86851">
      <w:pPr>
        <w:rPr>
          <w:szCs w:val="24"/>
          <w:rPrChange w:id="2296" w:author="Aleksa Corovic" w:date="2018-08-21T12:50:00Z">
            <w:rPr>
              <w:szCs w:val="24"/>
              <w:lang w:val="en-GB"/>
            </w:rPr>
          </w:rPrChange>
        </w:rPr>
      </w:pPr>
    </w:p>
    <w:p w14:paraId="762BA9E4" w14:textId="77777777" w:rsidR="00C86851" w:rsidRPr="00D96694" w:rsidRDefault="00C86851" w:rsidP="00C86851">
      <w:pPr>
        <w:rPr>
          <w:szCs w:val="24"/>
          <w:rPrChange w:id="2297" w:author="Aleksa Corovic" w:date="2018-08-21T12:50:00Z">
            <w:rPr>
              <w:szCs w:val="24"/>
              <w:lang w:val="en-GB"/>
            </w:rPr>
          </w:rPrChange>
        </w:rPr>
      </w:pPr>
    </w:p>
    <w:p w14:paraId="042194D4" w14:textId="77777777" w:rsidR="00C86851" w:rsidRPr="00D96694" w:rsidRDefault="00C86851" w:rsidP="00C86851">
      <w:pPr>
        <w:pStyle w:val="Heading3"/>
        <w:rPr>
          <w:rPrChange w:id="2298" w:author="Aleksa Corovic" w:date="2018-08-21T12:50:00Z">
            <w:rPr>
              <w:lang w:val="en-GB"/>
            </w:rPr>
          </w:rPrChange>
        </w:rPr>
      </w:pPr>
      <w:bookmarkStart w:id="2299" w:name="_Toc522019400"/>
      <w:r w:rsidRPr="00D96694">
        <w:rPr>
          <w:rPrChange w:id="2300" w:author="Aleksa Corovic" w:date="2018-08-21T12:50:00Z">
            <w:rPr>
              <w:lang w:val="en-GB"/>
            </w:rPr>
          </w:rPrChange>
        </w:rPr>
        <w:t>Osobine RSA enkripcije</w:t>
      </w:r>
      <w:bookmarkEnd w:id="2299"/>
    </w:p>
    <w:p w14:paraId="17574C61" w14:textId="77777777" w:rsidR="00C86851" w:rsidRPr="00D96694" w:rsidRDefault="00C86851" w:rsidP="00C86851">
      <w:pPr>
        <w:rPr>
          <w:rPrChange w:id="2301" w:author="Aleksa Corovic" w:date="2018-08-21T12:50:00Z">
            <w:rPr>
              <w:lang w:val="en-GB"/>
            </w:rPr>
          </w:rPrChange>
        </w:rPr>
      </w:pPr>
    </w:p>
    <w:p w14:paraId="0B19E408" w14:textId="77777777" w:rsidR="00E76C97" w:rsidRPr="00D96694" w:rsidRDefault="00C86851" w:rsidP="00E76C97">
      <w:pPr>
        <w:pStyle w:val="NormalWeb"/>
        <w:shd w:val="clear" w:color="auto" w:fill="FFFFFF"/>
        <w:spacing w:before="120" w:beforeAutospacing="0" w:after="120" w:afterAutospacing="0" w:line="360" w:lineRule="auto"/>
        <w:ind w:firstLine="567"/>
        <w:jc w:val="both"/>
        <w:rPr>
          <w:lang w:val="sr-Latn-RS"/>
          <w:rPrChange w:id="2302" w:author="Aleksa Corovic" w:date="2018-08-21T12:50:00Z">
            <w:rPr/>
          </w:rPrChange>
        </w:rPr>
      </w:pPr>
      <w:r w:rsidRPr="00D96694">
        <w:rPr>
          <w:lang w:val="sr-Latn-RS"/>
          <w:rPrChange w:id="2303" w:author="Aleksa Corovic" w:date="2018-08-21T12:50:00Z">
            <w:rPr/>
          </w:rPrChange>
        </w:rPr>
        <w:t>Post</w:t>
      </w:r>
      <w:r w:rsidR="00F725AF" w:rsidRPr="00D96694">
        <w:rPr>
          <w:lang w:val="sr-Latn-RS"/>
          <w:rPrChange w:id="2304" w:author="Aleksa Corovic" w:date="2018-08-21T12:50:00Z">
            <w:rPr/>
          </w:rPrChange>
        </w:rPr>
        <w:t>oje dve osnovne vrste enkripcije, simetrična i asimetrična</w:t>
      </w:r>
      <w:r w:rsidR="00B42778" w:rsidRPr="00D96694">
        <w:rPr>
          <w:lang w:val="sr-Latn-RS"/>
          <w:rPrChange w:id="2305" w:author="Aleksa Corovic" w:date="2018-08-21T12:50:00Z">
            <w:rPr/>
          </w:rPrChange>
        </w:rPr>
        <w:t xml:space="preserve"> enkripcija</w:t>
      </w:r>
      <w:r w:rsidR="00F725AF" w:rsidRPr="00D96694">
        <w:rPr>
          <w:lang w:val="sr-Latn-RS"/>
          <w:rPrChange w:id="2306" w:author="Aleksa Corovic" w:date="2018-08-21T12:50:00Z">
            <w:rPr/>
          </w:rPrChange>
        </w:rPr>
        <w:t xml:space="preserve">. </w:t>
      </w:r>
      <w:r w:rsidR="00B42778" w:rsidRPr="00D96694">
        <w:rPr>
          <w:color w:val="222222"/>
          <w:lang w:val="sr-Latn-RS"/>
          <w:rPrChange w:id="2307" w:author="Aleksa Corovic" w:date="2018-08-21T12:50:00Z">
            <w:rPr>
              <w:color w:val="222222"/>
            </w:rPr>
          </w:rPrChange>
        </w:rPr>
        <w:t>Kod simetrične enkripcije se i za šifrovanje i za dešifrovanje koristi ista šifra (ključ), i samim tim što obe strane</w:t>
      </w:r>
      <w:r w:rsidR="00E76C97" w:rsidRPr="00D96694">
        <w:rPr>
          <w:color w:val="222222"/>
          <w:lang w:val="sr-Latn-RS"/>
          <w:rPrChange w:id="2308" w:author="Aleksa Corovic" w:date="2018-08-21T12:50:00Z">
            <w:rPr>
              <w:color w:val="222222"/>
            </w:rPr>
          </w:rPrChange>
        </w:rPr>
        <w:t xml:space="preserve"> koriste isti klju</w:t>
      </w:r>
      <w:r w:rsidR="00E76C97" w:rsidRPr="00D96694">
        <w:rPr>
          <w:color w:val="222222"/>
          <w:lang w:val="sr-Latn-RS"/>
        </w:rPr>
        <w:t>č i za enkripciju i za dekripciju proboj</w:t>
      </w:r>
      <w:r w:rsidR="000F4308" w:rsidRPr="00D96694">
        <w:rPr>
          <w:color w:val="222222"/>
          <w:lang w:val="sr-Latn-RS"/>
        </w:rPr>
        <w:t xml:space="preserve"> sistema</w:t>
      </w:r>
      <w:r w:rsidR="00E76C97" w:rsidRPr="00D96694">
        <w:rPr>
          <w:color w:val="222222"/>
          <w:lang w:val="sr-Latn-RS"/>
        </w:rPr>
        <w:t xml:space="preserve"> je znatno olakšan</w:t>
      </w:r>
      <w:r w:rsidR="00B42778" w:rsidRPr="00D96694">
        <w:rPr>
          <w:color w:val="222222"/>
          <w:lang w:val="sr-Latn-RS"/>
          <w:rPrChange w:id="2309" w:author="Aleksa Corovic" w:date="2018-08-21T12:50:00Z">
            <w:rPr>
              <w:color w:val="222222"/>
            </w:rPr>
          </w:rPrChange>
        </w:rPr>
        <w:t>. Kod asimetrične</w:t>
      </w:r>
      <w:r w:rsidR="000F4308" w:rsidRPr="00D96694">
        <w:rPr>
          <w:color w:val="222222"/>
          <w:lang w:val="sr-Latn-RS"/>
          <w:rPrChange w:id="2310" w:author="Aleksa Corovic" w:date="2018-08-21T12:50:00Z">
            <w:rPr>
              <w:color w:val="222222"/>
            </w:rPr>
          </w:rPrChange>
        </w:rPr>
        <w:t xml:space="preserve"> enkripcije</w:t>
      </w:r>
      <w:r w:rsidR="00B42778" w:rsidRPr="00D96694">
        <w:rPr>
          <w:color w:val="222222"/>
          <w:lang w:val="sr-Latn-RS"/>
          <w:rPrChange w:id="2311" w:author="Aleksa Corovic" w:date="2018-08-21T12:50:00Z">
            <w:rPr>
              <w:color w:val="222222"/>
            </w:rPr>
          </w:rPrChange>
        </w:rPr>
        <w:t xml:space="preserve"> postoji poseban ključ samo za šifrovanje i drugi koji služi samo za dešifrovanje. Ova dva ključa nazivaju se još </w:t>
      </w:r>
      <w:r w:rsidR="009775FE" w:rsidRPr="00D96694">
        <w:rPr>
          <w:b/>
          <w:iCs/>
          <w:color w:val="222222"/>
          <w:lang w:val="sr-Latn-RS"/>
          <w:rPrChange w:id="2312" w:author="Aleksa Corovic" w:date="2018-08-21T12:50:00Z">
            <w:rPr>
              <w:b/>
              <w:iCs/>
              <w:color w:val="222222"/>
            </w:rPr>
          </w:rPrChange>
        </w:rPr>
        <w:t>tajni</w:t>
      </w:r>
      <w:r w:rsidR="009775FE" w:rsidRPr="00D96694">
        <w:rPr>
          <w:iCs/>
          <w:color w:val="222222"/>
          <w:lang w:val="sr-Latn-RS"/>
          <w:rPrChange w:id="2313" w:author="Aleksa Corovic" w:date="2018-08-21T12:50:00Z">
            <w:rPr>
              <w:iCs/>
              <w:color w:val="222222"/>
            </w:rPr>
          </w:rPrChange>
        </w:rPr>
        <w:t xml:space="preserve"> i </w:t>
      </w:r>
      <w:r w:rsidR="009775FE" w:rsidRPr="00D96694">
        <w:rPr>
          <w:b/>
          <w:iCs/>
          <w:color w:val="222222"/>
          <w:lang w:val="sr-Latn-RS"/>
          <w:rPrChange w:id="2314" w:author="Aleksa Corovic" w:date="2018-08-21T12:50:00Z">
            <w:rPr>
              <w:b/>
              <w:iCs/>
              <w:color w:val="222222"/>
            </w:rPr>
          </w:rPrChange>
        </w:rPr>
        <w:t>javni</w:t>
      </w:r>
      <w:r w:rsidR="00B42778" w:rsidRPr="00D96694">
        <w:rPr>
          <w:i/>
          <w:iCs/>
          <w:color w:val="222222"/>
          <w:lang w:val="sr-Latn-RS"/>
          <w:rPrChange w:id="2315" w:author="Aleksa Corovic" w:date="2018-08-21T12:50:00Z">
            <w:rPr>
              <w:i/>
              <w:iCs/>
              <w:color w:val="222222"/>
            </w:rPr>
          </w:rPrChange>
        </w:rPr>
        <w:t xml:space="preserve"> </w:t>
      </w:r>
      <w:r w:rsidR="00B42778" w:rsidRPr="00D96694">
        <w:rPr>
          <w:iCs/>
          <w:color w:val="222222"/>
          <w:lang w:val="sr-Latn-RS"/>
          <w:rPrChange w:id="2316" w:author="Aleksa Corovic" w:date="2018-08-21T12:50:00Z">
            <w:rPr>
              <w:iCs/>
              <w:color w:val="222222"/>
            </w:rPr>
          </w:rPrChange>
        </w:rPr>
        <w:t>ključ</w:t>
      </w:r>
      <w:r w:rsidR="009775FE" w:rsidRPr="00D96694">
        <w:rPr>
          <w:iCs/>
          <w:color w:val="222222"/>
          <w:lang w:val="sr-Latn-RS"/>
          <w:rPrChange w:id="2317" w:author="Aleksa Corovic" w:date="2018-08-21T12:50:00Z">
            <w:rPr>
              <w:iCs/>
              <w:color w:val="222222"/>
            </w:rPr>
          </w:rPrChange>
        </w:rPr>
        <w:t>evi</w:t>
      </w:r>
      <w:r w:rsidR="00B42778" w:rsidRPr="00D96694">
        <w:rPr>
          <w:color w:val="222222"/>
          <w:lang w:val="sr-Latn-RS"/>
          <w:rPrChange w:id="2318" w:author="Aleksa Corovic" w:date="2018-08-21T12:50:00Z">
            <w:rPr>
              <w:color w:val="222222"/>
            </w:rPr>
          </w:rPrChange>
        </w:rPr>
        <w:t>. Tajni ključ</w:t>
      </w:r>
      <w:r w:rsidR="000F4308" w:rsidRPr="00D96694">
        <w:rPr>
          <w:color w:val="222222"/>
          <w:lang w:val="sr-Latn-RS"/>
          <w:rPrChange w:id="2319" w:author="Aleksa Corovic" w:date="2018-08-21T12:50:00Z">
            <w:rPr>
              <w:color w:val="222222"/>
            </w:rPr>
          </w:rPrChange>
        </w:rPr>
        <w:t xml:space="preserve"> se</w:t>
      </w:r>
      <w:r w:rsidR="00B42778" w:rsidRPr="00D96694">
        <w:rPr>
          <w:color w:val="222222"/>
          <w:lang w:val="sr-Latn-RS"/>
          <w:rPrChange w:id="2320" w:author="Aleksa Corovic" w:date="2018-08-21T12:50:00Z">
            <w:rPr>
              <w:color w:val="222222"/>
            </w:rPr>
          </w:rPrChange>
        </w:rPr>
        <w:t xml:space="preserve"> dodeljuje onda kada se vrši enkripcija i na osnovu njega se generiše javni ključ, koji koristi strana koja treba d</w:t>
      </w:r>
      <w:r w:rsidR="00E76C97" w:rsidRPr="00D96694">
        <w:rPr>
          <w:color w:val="222222"/>
          <w:lang w:val="sr-Latn-RS"/>
          <w:rPrChange w:id="2321" w:author="Aleksa Corovic" w:date="2018-08-21T12:50:00Z">
            <w:rPr>
              <w:color w:val="222222"/>
            </w:rPr>
          </w:rPrChange>
        </w:rPr>
        <w:t xml:space="preserve">a pročita </w:t>
      </w:r>
      <w:r w:rsidR="00E76C97" w:rsidRPr="00D96694">
        <w:rPr>
          <w:color w:val="222222"/>
          <w:lang w:val="sr-Latn-RS"/>
          <w:rPrChange w:id="2322" w:author="Aleksa Corovic" w:date="2018-08-21T12:50:00Z">
            <w:rPr>
              <w:color w:val="222222"/>
            </w:rPr>
          </w:rPrChange>
        </w:rPr>
        <w:lastRenderedPageBreak/>
        <w:t>podatke.</w:t>
      </w:r>
      <w:r w:rsidR="00E76C97" w:rsidRPr="00D96694">
        <w:rPr>
          <w:i/>
          <w:lang w:val="sr-Latn-RS"/>
          <w:rPrChange w:id="2323" w:author="Aleksa Corovic" w:date="2018-08-21T12:50:00Z">
            <w:rPr>
              <w:i/>
            </w:rPr>
          </w:rPrChange>
        </w:rPr>
        <w:t xml:space="preserve"> RSA</w:t>
      </w:r>
      <w:r w:rsidR="00AC564E" w:rsidRPr="00D96694">
        <w:rPr>
          <w:i/>
          <w:lang w:val="sr-Latn-RS"/>
          <w:rPrChange w:id="2324" w:author="Aleksa Corovic" w:date="2018-08-21T12:50:00Z">
            <w:rPr>
              <w:i/>
            </w:rPr>
          </w:rPrChange>
        </w:rPr>
        <w:t xml:space="preserve"> </w:t>
      </w:r>
      <w:r w:rsidR="00AC564E" w:rsidRPr="00D96694">
        <w:rPr>
          <w:lang w:val="sr-Latn-RS"/>
          <w:rPrChange w:id="2325" w:author="Aleksa Corovic" w:date="2018-08-21T12:50:00Z">
            <w:rPr/>
          </w:rPrChange>
        </w:rPr>
        <w:t>enkripcija</w:t>
      </w:r>
      <w:r w:rsidR="00AC564E" w:rsidRPr="00D96694">
        <w:rPr>
          <w:i/>
          <w:lang w:val="sr-Latn-RS"/>
          <w:rPrChange w:id="2326" w:author="Aleksa Corovic" w:date="2018-08-21T12:50:00Z">
            <w:rPr>
              <w:i/>
            </w:rPr>
          </w:rPrChange>
        </w:rPr>
        <w:t xml:space="preserve"> </w:t>
      </w:r>
      <w:r w:rsidR="00D64F9A" w:rsidRPr="00D96694">
        <w:rPr>
          <w:lang w:val="sr-Latn-RS"/>
          <w:rPrChange w:id="2327" w:author="Aleksa Corovic" w:date="2018-08-21T12:50:00Z">
            <w:rPr/>
          </w:rPrChange>
        </w:rPr>
        <w:t>(akronim od Rivest -</w:t>
      </w:r>
      <w:r w:rsidR="00E76C97" w:rsidRPr="00D96694">
        <w:rPr>
          <w:lang w:val="sr-Latn-RS"/>
          <w:rPrChange w:id="2328" w:author="Aleksa Corovic" w:date="2018-08-21T12:50:00Z">
            <w:rPr/>
          </w:rPrChange>
        </w:rPr>
        <w:t xml:space="preserve"> Shami</w:t>
      </w:r>
      <w:r w:rsidR="00D64F9A" w:rsidRPr="00D96694">
        <w:rPr>
          <w:lang w:val="sr-Latn-RS"/>
          <w:rPrChange w:id="2329" w:author="Aleksa Corovic" w:date="2018-08-21T12:50:00Z">
            <w:rPr/>
          </w:rPrChange>
        </w:rPr>
        <w:t>r -</w:t>
      </w:r>
      <w:r w:rsidR="00E76C97" w:rsidRPr="00D96694">
        <w:rPr>
          <w:lang w:val="sr-Latn-RS"/>
          <w:rPrChange w:id="2330" w:author="Aleksa Corovic" w:date="2018-08-21T12:50:00Z">
            <w:rPr/>
          </w:rPrChange>
        </w:rPr>
        <w:t xml:space="preserve"> Adleman) predstavlja jedan od najčešće korištenih algoritama za asimetričnu enkripciju, razvijen od strane trojice stručnjaka sa </w:t>
      </w:r>
      <w:r w:rsidR="00E76C97" w:rsidRPr="00D96694">
        <w:rPr>
          <w:i/>
          <w:lang w:val="sr-Latn-RS"/>
          <w:rPrChange w:id="2331" w:author="Aleksa Corovic" w:date="2018-08-21T12:50:00Z">
            <w:rPr>
              <w:i/>
            </w:rPr>
          </w:rPrChange>
        </w:rPr>
        <w:t>MIT</w:t>
      </w:r>
      <w:r w:rsidR="00E76C97" w:rsidRPr="00D96694">
        <w:rPr>
          <w:lang w:val="sr-Latn-RS"/>
          <w:rPrChange w:id="2332" w:author="Aleksa Corovic" w:date="2018-08-21T12:50:00Z">
            <w:rPr/>
          </w:rPrChange>
        </w:rPr>
        <w:t xml:space="preserve">-a 1977. </w:t>
      </w:r>
      <w:r w:rsidR="000F4308" w:rsidRPr="00D96694">
        <w:rPr>
          <w:lang w:val="sr-Latn-RS"/>
          <w:rPrChange w:id="2333" w:author="Aleksa Corovic" w:date="2018-08-21T12:50:00Z">
            <w:rPr/>
          </w:rPrChange>
        </w:rPr>
        <w:t>godine i u sledećem poglavlju će detaljno biti opisan način na koji funkcioniše.</w:t>
      </w:r>
    </w:p>
    <w:p w14:paraId="7B4DC29F"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34" w:author="Aleksa Corovic" w:date="2018-08-21T12:50:00Z">
            <w:rPr/>
          </w:rPrChange>
        </w:rPr>
      </w:pPr>
    </w:p>
    <w:p w14:paraId="7130450B"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335" w:author="Aleksa Corovic" w:date="2018-08-21T12:50:00Z">
            <w:rPr/>
          </w:rPrChange>
        </w:rPr>
      </w:pPr>
    </w:p>
    <w:p w14:paraId="63D5BDCA" w14:textId="77777777" w:rsidR="00BE5A69" w:rsidRPr="00D96694" w:rsidRDefault="00BE5A69" w:rsidP="00BE5A69">
      <w:pPr>
        <w:pStyle w:val="NormalWeb"/>
        <w:keepNext/>
        <w:shd w:val="clear" w:color="auto" w:fill="FFFFFF"/>
        <w:spacing w:before="120" w:beforeAutospacing="0" w:after="120" w:afterAutospacing="0" w:line="360" w:lineRule="auto"/>
        <w:jc w:val="center"/>
        <w:rPr>
          <w:lang w:val="sr-Latn-RS"/>
          <w:rPrChange w:id="2336" w:author="Aleksa Corovic" w:date="2018-08-21T12:50:00Z">
            <w:rPr/>
          </w:rPrChange>
        </w:rPr>
      </w:pPr>
      <w:r w:rsidRPr="00DF0BBD">
        <w:rPr>
          <w:noProof/>
          <w:color w:val="222222"/>
        </w:rPr>
        <w:drawing>
          <wp:inline distT="0" distB="0" distL="0" distR="0" wp14:anchorId="3ACE3E25" wp14:editId="1532D9D3">
            <wp:extent cx="413385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pid-assemcrypto.png"/>
                    <pic:cNvPicPr/>
                  </pic:nvPicPr>
                  <pic:blipFill>
                    <a:blip r:embed="rId39">
                      <a:extLst>
                        <a:ext uri="{28A0092B-C50C-407E-A947-70E740481C1C}">
                          <a14:useLocalDpi xmlns:a14="http://schemas.microsoft.com/office/drawing/2010/main" val="0"/>
                        </a:ext>
                      </a:extLst>
                    </a:blip>
                    <a:stretch>
                      <a:fillRect/>
                    </a:stretch>
                  </pic:blipFill>
                  <pic:spPr>
                    <a:xfrm>
                      <a:off x="0" y="0"/>
                      <a:ext cx="4133850" cy="2828925"/>
                    </a:xfrm>
                    <a:prstGeom prst="rect">
                      <a:avLst/>
                    </a:prstGeom>
                  </pic:spPr>
                </pic:pic>
              </a:graphicData>
            </a:graphic>
          </wp:inline>
        </w:drawing>
      </w:r>
    </w:p>
    <w:p w14:paraId="19DEE5E5" w14:textId="5DF17151" w:rsidR="00E76C97" w:rsidRPr="00D96694" w:rsidRDefault="00BE5A69" w:rsidP="00BE5A69">
      <w:pPr>
        <w:pStyle w:val="Caption"/>
        <w:rPr>
          <w:rPrChange w:id="2337" w:author="Aleksa Corovic" w:date="2018-08-21T12:50:00Z">
            <w:rPr>
              <w:noProof/>
            </w:rPr>
          </w:rPrChange>
        </w:rPr>
      </w:pPr>
      <w:bookmarkStart w:id="2338" w:name="_Toc522019431"/>
      <w:r w:rsidRPr="00D96694">
        <w:t xml:space="preserve">Slika </w:t>
      </w:r>
      <w:ins w:id="233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340" w:author="Aleksa Corovic" w:date="2018-08-21T12:50:00Z">
            <w:rPr>
              <w:noProof/>
            </w:rPr>
          </w:rPrChange>
        </w:rPr>
        <w:t>2</w:t>
      </w:r>
      <w:ins w:id="234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342" w:author="Filip Dutina" w:date="2018-08-14T14:04:00Z">
        <w:r w:rsidR="0063232B" w:rsidRPr="00D96694">
          <w:rPr>
            <w:rPrChange w:id="2343" w:author="Aleksa Corovic" w:date="2018-08-21T12:50:00Z">
              <w:rPr>
                <w:noProof/>
              </w:rPr>
            </w:rPrChange>
          </w:rPr>
          <w:t>10</w:t>
        </w:r>
        <w:r w:rsidR="0063232B" w:rsidRPr="00DF0BBD">
          <w:fldChar w:fldCharType="end"/>
        </w:r>
      </w:ins>
      <w:del w:id="234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345"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346" w:author="Aleksa Corovic" w:date="2018-08-21T12:50:00Z">
              <w:rPr>
                <w:noProof/>
              </w:rPr>
            </w:rPrChange>
          </w:rPr>
          <w:delText>9</w:delText>
        </w:r>
        <w:r w:rsidR="0067303B" w:rsidRPr="00DF0BBD" w:rsidDel="00D03B92">
          <w:fldChar w:fldCharType="end"/>
        </w:r>
      </w:del>
      <w:r w:rsidRPr="00D96694">
        <w:t xml:space="preserve"> </w:t>
      </w:r>
      <w:r w:rsidRPr="00D96694">
        <w:rPr>
          <w:rPrChange w:id="2347" w:author="Aleksa Corovic" w:date="2018-08-21T12:50:00Z">
            <w:rPr>
              <w:noProof/>
            </w:rPr>
          </w:rPrChange>
        </w:rPr>
        <w:t xml:space="preserve">Prikaz </w:t>
      </w:r>
      <w:r w:rsidRPr="00D96694">
        <w:rPr>
          <w:i/>
          <w:rPrChange w:id="2348" w:author="Aleksa Corovic" w:date="2018-08-21T12:50:00Z">
            <w:rPr>
              <w:i/>
              <w:noProof/>
            </w:rPr>
          </w:rPrChange>
        </w:rPr>
        <w:t>RSA</w:t>
      </w:r>
      <w:r w:rsidRPr="00D96694">
        <w:rPr>
          <w:rPrChange w:id="2349" w:author="Aleksa Corovic" w:date="2018-08-21T12:50:00Z">
            <w:rPr>
              <w:noProof/>
            </w:rPr>
          </w:rPrChange>
        </w:rPr>
        <w:t xml:space="preserve"> enkripcije i dekripcije</w:t>
      </w:r>
      <w:r w:rsidR="00B57469" w:rsidRPr="00D96694">
        <w:rPr>
          <w:rPrChange w:id="2350" w:author="Aleksa Corovic" w:date="2018-08-21T12:50:00Z">
            <w:rPr>
              <w:noProof/>
            </w:rPr>
          </w:rPrChange>
        </w:rPr>
        <w:t xml:space="preserve"> [</w:t>
      </w:r>
      <w:r w:rsidR="00074CD9" w:rsidRPr="00D96694">
        <w:rPr>
          <w:rPrChange w:id="2351" w:author="Aleksa Corovic" w:date="2018-08-21T12:50:00Z">
            <w:rPr>
              <w:noProof/>
            </w:rPr>
          </w:rPrChange>
        </w:rPr>
        <w:t>1</w:t>
      </w:r>
      <w:ins w:id="2352" w:author="Filip Dutina" w:date="2018-08-14T14:18:00Z">
        <w:r w:rsidR="0037741D" w:rsidRPr="00D96694">
          <w:rPr>
            <w:rPrChange w:id="2353" w:author="Aleksa Corovic" w:date="2018-08-21T12:50:00Z">
              <w:rPr>
                <w:noProof/>
              </w:rPr>
            </w:rPrChange>
          </w:rPr>
          <w:t>6</w:t>
        </w:r>
      </w:ins>
      <w:del w:id="2354" w:author="Filip Dutina" w:date="2018-08-14T14:07:00Z">
        <w:r w:rsidR="00074CD9" w:rsidRPr="00D96694" w:rsidDel="0063232B">
          <w:rPr>
            <w:rPrChange w:id="2355" w:author="Aleksa Corovic" w:date="2018-08-21T12:50:00Z">
              <w:rPr>
                <w:noProof/>
              </w:rPr>
            </w:rPrChange>
          </w:rPr>
          <w:delText>3</w:delText>
        </w:r>
      </w:del>
      <w:r w:rsidR="00B57469" w:rsidRPr="00D96694">
        <w:rPr>
          <w:rPrChange w:id="2356" w:author="Aleksa Corovic" w:date="2018-08-21T12:50:00Z">
            <w:rPr>
              <w:noProof/>
            </w:rPr>
          </w:rPrChange>
        </w:rPr>
        <w:t>]</w:t>
      </w:r>
      <w:bookmarkEnd w:id="2338"/>
    </w:p>
    <w:p w14:paraId="1726512B" w14:textId="77777777" w:rsidR="00BE5A69" w:rsidRPr="00D96694" w:rsidRDefault="00BE5A69" w:rsidP="00BE5A69">
      <w:pPr>
        <w:rPr>
          <w:rPrChange w:id="2357" w:author="Aleksa Corovic" w:date="2018-08-21T12:50:00Z">
            <w:rPr>
              <w:lang w:val="en-GB"/>
            </w:rPr>
          </w:rPrChange>
        </w:rPr>
      </w:pPr>
    </w:p>
    <w:p w14:paraId="3404A355" w14:textId="77777777" w:rsidR="0037722C" w:rsidRPr="00D96694" w:rsidRDefault="00BE5A69" w:rsidP="000F4308">
      <w:pPr>
        <w:pStyle w:val="Heading3"/>
        <w:rPr>
          <w:rPrChange w:id="2358" w:author="Aleksa Corovic" w:date="2018-08-21T12:50:00Z">
            <w:rPr>
              <w:lang w:val="en-GB"/>
            </w:rPr>
          </w:rPrChange>
        </w:rPr>
      </w:pPr>
      <w:bookmarkStart w:id="2359" w:name="_Toc522019401"/>
      <w:r w:rsidRPr="00D96694">
        <w:rPr>
          <w:rPrChange w:id="2360" w:author="Aleksa Corovic" w:date="2018-08-21T12:50:00Z">
            <w:rPr>
              <w:lang w:val="en-GB"/>
            </w:rPr>
          </w:rPrChange>
        </w:rPr>
        <w:t xml:space="preserve">Algoritam RSA </w:t>
      </w:r>
      <w:r w:rsidR="000F4308" w:rsidRPr="00D96694">
        <w:rPr>
          <w:rPrChange w:id="2361" w:author="Aleksa Corovic" w:date="2018-08-21T12:50:00Z">
            <w:rPr>
              <w:lang w:val="en-GB"/>
            </w:rPr>
          </w:rPrChange>
        </w:rPr>
        <w:t>enkripcije</w:t>
      </w:r>
      <w:bookmarkEnd w:id="2359"/>
    </w:p>
    <w:p w14:paraId="30FABD03" w14:textId="77777777" w:rsidR="000F4308" w:rsidRPr="00D96694" w:rsidRDefault="000F4308" w:rsidP="000F4308">
      <w:pPr>
        <w:rPr>
          <w:rPrChange w:id="2362" w:author="Aleksa Corovic" w:date="2018-08-21T12:50:00Z">
            <w:rPr>
              <w:lang w:val="en-GB"/>
            </w:rPr>
          </w:rPrChange>
        </w:rPr>
      </w:pPr>
    </w:p>
    <w:p w14:paraId="1E31DA5C" w14:textId="77777777" w:rsidR="000F4308" w:rsidRPr="00D96694" w:rsidRDefault="00B10A50" w:rsidP="000F4308">
      <w:pPr>
        <w:rPr>
          <w:rPrChange w:id="2363" w:author="Aleksa Corovic" w:date="2018-08-21T12:50:00Z">
            <w:rPr>
              <w:lang w:val="en-GB"/>
            </w:rPr>
          </w:rPrChange>
        </w:rPr>
      </w:pPr>
      <w:r w:rsidRPr="00D96694">
        <w:rPr>
          <w:rPrChange w:id="2364" w:author="Aleksa Corovic" w:date="2018-08-21T12:50:00Z">
            <w:rPr>
              <w:lang w:val="en-GB"/>
            </w:rPr>
          </w:rPrChange>
        </w:rPr>
        <w:t xml:space="preserve">Kao što je  već rečeno, kod </w:t>
      </w:r>
      <w:r w:rsidRPr="00D96694">
        <w:rPr>
          <w:i/>
          <w:rPrChange w:id="2365" w:author="Aleksa Corovic" w:date="2018-08-21T12:50:00Z">
            <w:rPr>
              <w:i/>
              <w:lang w:val="en-GB"/>
            </w:rPr>
          </w:rPrChange>
        </w:rPr>
        <w:t>RSA</w:t>
      </w:r>
      <w:r w:rsidRPr="00D96694">
        <w:rPr>
          <w:rPrChange w:id="2366" w:author="Aleksa Corovic" w:date="2018-08-21T12:50:00Z">
            <w:rPr>
              <w:lang w:val="en-GB"/>
            </w:rPr>
          </w:rPrChange>
        </w:rPr>
        <w:t xml:space="preserve"> enkripcije se koriste dva ključa, </w:t>
      </w:r>
      <w:r w:rsidR="00AC564E" w:rsidRPr="00D96694">
        <w:rPr>
          <w:rPrChange w:id="2367" w:author="Aleksa Corovic" w:date="2018-08-21T12:50:00Z">
            <w:rPr>
              <w:lang w:val="en-GB"/>
            </w:rPr>
          </w:rPrChange>
        </w:rPr>
        <w:t>tajni i javni</w:t>
      </w:r>
      <w:r w:rsidRPr="00D96694">
        <w:rPr>
          <w:rPrChange w:id="2368" w:author="Aleksa Corovic" w:date="2018-08-21T12:50:00Z">
            <w:rPr>
              <w:lang w:val="en-GB"/>
            </w:rPr>
          </w:rPrChange>
        </w:rPr>
        <w:t xml:space="preserve">. Javni ključ je </w:t>
      </w:r>
      <w:commentRangeStart w:id="2369"/>
      <w:r w:rsidRPr="00D96694">
        <w:rPr>
          <w:rPrChange w:id="2370" w:author="Aleksa Corovic" w:date="2018-08-21T12:50:00Z">
            <w:rPr>
              <w:lang w:val="en-GB"/>
            </w:rPr>
          </w:rPrChange>
        </w:rPr>
        <w:t>dostupan</w:t>
      </w:r>
      <w:commentRangeEnd w:id="2369"/>
      <w:r w:rsidR="00E07932" w:rsidRPr="00D96694">
        <w:rPr>
          <w:rStyle w:val="CommentReference"/>
        </w:rPr>
        <w:commentReference w:id="2369"/>
      </w:r>
      <w:r w:rsidRPr="00D96694">
        <w:rPr>
          <w:rPrChange w:id="2371" w:author="Aleksa Corovic" w:date="2018-08-21T12:50:00Z">
            <w:rPr>
              <w:lang w:val="en-GB"/>
            </w:rPr>
          </w:rPrChange>
        </w:rPr>
        <w:t xml:space="preserve"> svima i on se koristi za enkriptovanje poruka. Poruke koje su enkriptovane javnim ključem mogu se dekriptovati jedino tajnim ključem. Ovaj par ključeva se generiše na sledeći način:</w:t>
      </w:r>
    </w:p>
    <w:p w14:paraId="7992ACB9" w14:textId="77777777" w:rsidR="00B10A50" w:rsidRPr="00D96694" w:rsidRDefault="00B10A50" w:rsidP="00B10A50">
      <w:pPr>
        <w:pStyle w:val="ListParagraph"/>
        <w:numPr>
          <w:ilvl w:val="0"/>
          <w:numId w:val="8"/>
        </w:numPr>
        <w:rPr>
          <w:rPrChange w:id="2372" w:author="Aleksa Corovic" w:date="2018-08-21T12:50:00Z">
            <w:rPr>
              <w:lang w:val="en-GB"/>
            </w:rPr>
          </w:rPrChange>
        </w:rPr>
      </w:pPr>
      <w:r w:rsidRPr="00D96694">
        <w:rPr>
          <w:rPrChange w:id="2373" w:author="Aleksa Corovic" w:date="2018-08-21T12:50:00Z">
            <w:rPr>
              <w:lang w:val="en-GB"/>
            </w:rPr>
          </w:rPrChange>
        </w:rPr>
        <w:t xml:space="preserve">Biraju se dva nasumična velika prosta broja </w:t>
      </w:r>
      <m:oMath>
        <m:r>
          <m:rPr>
            <m:sty m:val="bi"/>
          </m:rPr>
          <w:rPr>
            <w:rFonts w:ascii="Cambria Math" w:hAnsi="Cambria Math"/>
            <w:rPrChange w:id="2374" w:author="Aleksa Corovic" w:date="2018-08-21T12:50:00Z">
              <w:rPr>
                <w:rFonts w:ascii="Cambria Math" w:hAnsi="Cambria Math"/>
                <w:lang w:val="en-GB"/>
              </w:rPr>
            </w:rPrChange>
          </w:rPr>
          <m:t>p</m:t>
        </m:r>
      </m:oMath>
      <w:r w:rsidRPr="00D96694">
        <w:rPr>
          <w:rPrChange w:id="2375" w:author="Aleksa Corovic" w:date="2018-08-21T12:50:00Z">
            <w:rPr>
              <w:lang w:val="en-GB"/>
            </w:rPr>
          </w:rPrChange>
        </w:rPr>
        <w:t xml:space="preserve"> i </w:t>
      </w:r>
      <m:oMath>
        <m:r>
          <m:rPr>
            <m:sty m:val="bi"/>
          </m:rPr>
          <w:rPr>
            <w:rFonts w:ascii="Cambria Math" w:hAnsi="Cambria Math"/>
            <w:rPrChange w:id="2376" w:author="Aleksa Corovic" w:date="2018-08-21T12:50:00Z">
              <w:rPr>
                <w:rFonts w:ascii="Cambria Math" w:hAnsi="Cambria Math"/>
                <w:lang w:val="en-GB"/>
              </w:rPr>
            </w:rPrChange>
          </w:rPr>
          <m:t>q</m:t>
        </m:r>
      </m:oMath>
      <w:r w:rsidR="008529AC" w:rsidRPr="00D96694">
        <w:rPr>
          <w:rPrChange w:id="2377" w:author="Aleksa Corovic" w:date="2018-08-21T12:50:00Z">
            <w:rPr>
              <w:lang w:val="en-GB"/>
            </w:rPr>
          </w:rPrChange>
        </w:rPr>
        <w:t>.</w:t>
      </w:r>
    </w:p>
    <w:p w14:paraId="0AF922FB" w14:textId="77777777" w:rsidR="00F52E89" w:rsidRPr="00D96694" w:rsidRDefault="00B10A50" w:rsidP="00F52E89">
      <w:pPr>
        <w:pStyle w:val="ListParagraph"/>
        <w:numPr>
          <w:ilvl w:val="0"/>
          <w:numId w:val="8"/>
        </w:numPr>
        <w:rPr>
          <w:rPrChange w:id="2378" w:author="Aleksa Corovic" w:date="2018-08-21T12:50:00Z">
            <w:rPr>
              <w:lang w:val="en-GB"/>
            </w:rPr>
          </w:rPrChange>
        </w:rPr>
      </w:pPr>
      <w:r w:rsidRPr="00D96694">
        <w:rPr>
          <w:rPrChange w:id="2379" w:author="Aleksa Corovic" w:date="2018-08-21T12:50:00Z">
            <w:rPr>
              <w:lang w:val="en-GB"/>
            </w:rPr>
          </w:rPrChange>
        </w:rPr>
        <w:t>Računa se</w:t>
      </w:r>
      <w:r w:rsidR="00B42F84" w:rsidRPr="00D96694">
        <w:rPr>
          <w:rPrChange w:id="2380" w:author="Aleksa Corovic" w:date="2018-08-21T12:50:00Z">
            <w:rPr>
              <w:lang w:val="en-GB"/>
            </w:rPr>
          </w:rPrChange>
        </w:rPr>
        <w:t xml:space="preserve"> njihov proizvod</w:t>
      </w:r>
      <w:r w:rsidRPr="00D96694">
        <w:rPr>
          <w:rPrChange w:id="2381" w:author="Aleksa Corovic" w:date="2018-08-21T12:50:00Z">
            <w:rPr>
              <w:lang w:val="en-GB"/>
            </w:rPr>
          </w:rPrChange>
        </w:rPr>
        <w:t xml:space="preserve"> </w:t>
      </w:r>
      <m:oMath>
        <m:r>
          <m:rPr>
            <m:sty m:val="bi"/>
          </m:rPr>
          <w:rPr>
            <w:rFonts w:ascii="Cambria Math" w:hAnsi="Cambria Math"/>
            <w:rPrChange w:id="2382" w:author="Aleksa Corovic" w:date="2018-08-21T12:50:00Z">
              <w:rPr>
                <w:rFonts w:ascii="Cambria Math" w:hAnsi="Cambria Math"/>
                <w:lang w:val="en-GB"/>
              </w:rPr>
            </w:rPrChange>
          </w:rPr>
          <m:t>n=p*q</m:t>
        </m:r>
      </m:oMath>
      <w:r w:rsidR="008529AC" w:rsidRPr="00D96694">
        <w:rPr>
          <w:rPrChange w:id="2383" w:author="Aleksa Corovic" w:date="2018-08-21T12:50:00Z">
            <w:rPr>
              <w:lang w:val="en-GB"/>
            </w:rPr>
          </w:rPrChange>
        </w:rPr>
        <w:t>.</w:t>
      </w:r>
    </w:p>
    <w:p w14:paraId="12BFAEB5" w14:textId="7B0540E1" w:rsidR="00F52E89" w:rsidRPr="00D96694" w:rsidRDefault="0084228E" w:rsidP="00F52E89">
      <w:pPr>
        <w:pStyle w:val="ListParagraph"/>
        <w:numPr>
          <w:ilvl w:val="0"/>
          <w:numId w:val="8"/>
        </w:numPr>
        <w:rPr>
          <w:b/>
          <w:rPrChange w:id="2384" w:author="Aleksa Corovic" w:date="2018-08-21T12:50:00Z">
            <w:rPr>
              <w:b/>
              <w:lang w:val="en-GB"/>
            </w:rPr>
          </w:rPrChange>
        </w:rPr>
      </w:pPr>
      <w:r w:rsidRPr="00D96694">
        <w:rPr>
          <w:rPrChange w:id="2385" w:author="Aleksa Corovic" w:date="2018-08-21T12:50:00Z">
            <w:rPr>
              <w:lang w:val="en-GB"/>
            </w:rPr>
          </w:rPrChange>
        </w:rPr>
        <w:t>Nakon toga se računa</w:t>
      </w:r>
      <w:r w:rsidR="00F52E89" w:rsidRPr="00D96694">
        <w:t xml:space="preserve"> vrednost </w:t>
      </w:r>
      <w:r w:rsidR="00F52E89" w:rsidRPr="00D96694">
        <w:rPr>
          <w:i/>
        </w:rPr>
        <w:t>Ojlerove fi</w:t>
      </w:r>
      <w:r w:rsidR="00F52E89" w:rsidRPr="00D96694">
        <w:t xml:space="preserve"> </w:t>
      </w:r>
      <w:r w:rsidR="00F52E89" w:rsidRPr="00D96694">
        <w:rPr>
          <w:i/>
        </w:rPr>
        <w:t>funkcije</w:t>
      </w:r>
      <w:r w:rsidR="00F52E89" w:rsidRPr="00D96694">
        <w:t xml:space="preserve"> </w:t>
      </w:r>
      <m:oMath>
        <m:r>
          <m:rPr>
            <m:sty m:val="bi"/>
          </m:rPr>
          <w:rPr>
            <w:rFonts w:ascii="Cambria Math" w:hAnsi="Cambria Math"/>
          </w:rPr>
          <m:t>ϕ</m:t>
        </m:r>
        <m:d>
          <m:dPr>
            <m:ctrlPr>
              <w:rPr>
                <w:rFonts w:ascii="Cambria Math" w:hAnsi="Cambria Math"/>
                <w:b/>
                <w:i/>
              </w:rPr>
            </m:ctrlPr>
          </m:dPr>
          <m:e>
            <m:r>
              <m:rPr>
                <m:sty m:val="bi"/>
              </m:rPr>
              <w:rPr>
                <w:rFonts w:ascii="Cambria Math" w:hAnsi="Cambria Math"/>
                <w:rPrChange w:id="2386" w:author="Aleksa Corovic" w:date="2018-08-21T12:50:00Z">
                  <w:rPr>
                    <w:rFonts w:ascii="Cambria Math" w:hAnsi="Cambria Math"/>
                    <w:lang w:val="en-GB"/>
                  </w:rPr>
                </w:rPrChange>
              </w:rPr>
              <m:t>n</m:t>
            </m:r>
          </m:e>
        </m:d>
        <m:r>
          <m:rPr>
            <m:sty m:val="bi"/>
          </m:rPr>
          <w:rPr>
            <w:rFonts w:ascii="Cambria Math" w:hAnsi="Cambria Math"/>
            <w:rPrChange w:id="2387" w:author="Aleksa Corovic" w:date="2018-08-21T12:50:00Z">
              <w:rPr>
                <w:rFonts w:ascii="Cambria Math" w:hAnsi="Cambria Math"/>
                <w:lang w:val="en-GB"/>
              </w:rPr>
            </w:rPrChange>
          </w:rPr>
          <m:t>=</m:t>
        </m:r>
        <m:d>
          <m:dPr>
            <m:ctrlPr>
              <w:rPr>
                <w:rFonts w:ascii="Cambria Math" w:hAnsi="Cambria Math"/>
                <w:b/>
                <w:i/>
              </w:rPr>
            </m:ctrlPr>
          </m:dPr>
          <m:e>
            <m:r>
              <m:rPr>
                <m:sty m:val="bi"/>
              </m:rPr>
              <w:rPr>
                <w:rFonts w:ascii="Cambria Math" w:hAnsi="Cambria Math"/>
                <w:rPrChange w:id="2388" w:author="Aleksa Corovic" w:date="2018-08-21T12:50:00Z">
                  <w:rPr>
                    <w:rFonts w:ascii="Cambria Math" w:hAnsi="Cambria Math"/>
                    <w:lang w:val="en-GB"/>
                  </w:rPr>
                </w:rPrChange>
              </w:rPr>
              <m:t>p-1</m:t>
            </m:r>
          </m:e>
        </m:d>
        <m:r>
          <m:rPr>
            <m:sty m:val="bi"/>
          </m:rPr>
          <w:rPr>
            <w:rFonts w:ascii="Cambria Math" w:hAnsi="Cambria Math"/>
            <w:rPrChange w:id="2389" w:author="Aleksa Corovic" w:date="2018-08-21T12:50:00Z">
              <w:rPr>
                <w:rFonts w:ascii="Cambria Math" w:hAnsi="Cambria Math"/>
                <w:lang w:val="en-GB"/>
              </w:rPr>
            </w:rPrChange>
          </w:rPr>
          <m:t>*(q-1)</m:t>
        </m:r>
      </m:oMath>
      <w:r w:rsidR="008529AC" w:rsidRPr="00D96694">
        <w:rPr>
          <w:rPrChange w:id="2390" w:author="Aleksa Corovic" w:date="2018-08-21T12:50:00Z">
            <w:rPr>
              <w:lang w:val="en-GB"/>
            </w:rPr>
          </w:rPrChange>
        </w:rPr>
        <w:t>.</w:t>
      </w:r>
      <w:ins w:id="2391" w:author="Filip Dutina" w:date="2018-07-17T11:33:00Z">
        <w:r w:rsidR="00297E73" w:rsidRPr="00D96694">
          <w:rPr>
            <w:rPrChange w:id="2392" w:author="Aleksa Corovic" w:date="2018-08-21T12:50:00Z">
              <w:rPr>
                <w:lang w:val="en-GB"/>
              </w:rPr>
            </w:rPrChange>
          </w:rPr>
          <w:t xml:space="preserve"> U </w:t>
        </w:r>
        <w:r w:rsidR="00297E73" w:rsidRPr="00D96694">
          <w:t xml:space="preserve">teoriji brojeva, </w:t>
        </w:r>
        <w:r w:rsidR="00297E73" w:rsidRPr="00D96694">
          <w:rPr>
            <w:i/>
            <w:rPrChange w:id="2393" w:author="Aleksa Corovic" w:date="2018-08-21T12:50:00Z">
              <w:rPr/>
            </w:rPrChange>
          </w:rPr>
          <w:t>Ojlerova fi funkcija</w:t>
        </w:r>
        <w:r w:rsidR="00297E73" w:rsidRPr="00D96694">
          <w:t xml:space="preserve"> </w:t>
        </w:r>
      </w:ins>
      <m:oMath>
        <m:r>
          <w:ins w:id="2394" w:author="Filip Dutina" w:date="2018-07-17T11:34:00Z">
            <m:rPr>
              <m:sty m:val="bi"/>
            </m:rPr>
            <w:rPr>
              <w:rFonts w:ascii="Cambria Math" w:hAnsi="Cambria Math"/>
            </w:rPr>
            <m:t>ϕ</m:t>
          </w:ins>
        </m:r>
        <m:d>
          <m:dPr>
            <m:ctrlPr>
              <w:ins w:id="2395" w:author="Filip Dutina" w:date="2018-07-17T11:34:00Z">
                <w:rPr>
                  <w:rFonts w:ascii="Cambria Math" w:hAnsi="Cambria Math"/>
                  <w:b/>
                  <w:i/>
                </w:rPr>
              </w:ins>
            </m:ctrlPr>
          </m:dPr>
          <m:e>
            <m:r>
              <w:ins w:id="2396" w:author="Filip Dutina" w:date="2018-07-17T11:34:00Z">
                <m:rPr>
                  <m:sty m:val="bi"/>
                </m:rPr>
                <w:rPr>
                  <w:rFonts w:ascii="Cambria Math" w:hAnsi="Cambria Math"/>
                  <w:rPrChange w:id="2397" w:author="Aleksa Corovic" w:date="2018-08-21T12:50:00Z">
                    <w:rPr>
                      <w:rFonts w:ascii="Cambria Math" w:hAnsi="Cambria Math"/>
                      <w:lang w:val="en-GB"/>
                    </w:rPr>
                  </w:rPrChange>
                </w:rPr>
                <m:t>n</m:t>
              </w:ins>
            </m:r>
          </m:e>
        </m:d>
      </m:oMath>
      <w:ins w:id="2398" w:author="Filip Dutina" w:date="2018-07-17T11:34:00Z">
        <w:r w:rsidR="00297E73" w:rsidRPr="00D96694">
          <w:rPr>
            <w:rPrChange w:id="2399" w:author="Aleksa Corovic" w:date="2018-08-21T12:50:00Z">
              <w:rPr>
                <w:lang w:val="en-GB"/>
              </w:rPr>
            </w:rPrChange>
          </w:rPr>
          <w:t xml:space="preserve">, za pozitivne cele brojeve </w:t>
        </w:r>
        <w:r w:rsidR="00297E73" w:rsidRPr="00D96694">
          <w:rPr>
            <w:i/>
            <w:rPrChange w:id="2400" w:author="Aleksa Corovic" w:date="2018-08-21T12:50:00Z">
              <w:rPr>
                <w:i/>
                <w:lang w:val="en-GB"/>
              </w:rPr>
            </w:rPrChange>
          </w:rPr>
          <w:t>n</w:t>
        </w:r>
      </w:ins>
      <w:ins w:id="2401" w:author="Filip Dutina" w:date="2018-07-17T11:35:00Z">
        <w:r w:rsidR="00297E73" w:rsidRPr="00D96694">
          <w:rPr>
            <w:rPrChange w:id="2402" w:author="Aleksa Corovic" w:date="2018-08-21T12:50:00Z">
              <w:rPr>
                <w:lang w:val="en-GB"/>
              </w:rPr>
            </w:rPrChange>
          </w:rPr>
          <w:t xml:space="preserve">, je definisana kao broj pozitivnih celih brojeva manjih ili jednakih sa </w:t>
        </w:r>
        <w:r w:rsidR="00297E73" w:rsidRPr="00D96694">
          <w:rPr>
            <w:i/>
            <w:rPrChange w:id="2403" w:author="Aleksa Corovic" w:date="2018-08-21T12:50:00Z">
              <w:rPr>
                <w:i/>
                <w:lang w:val="en-GB"/>
              </w:rPr>
            </w:rPrChange>
          </w:rPr>
          <w:t>n</w:t>
        </w:r>
        <w:r w:rsidR="00297E73" w:rsidRPr="00D96694">
          <w:rPr>
            <w:rPrChange w:id="2404" w:author="Aleksa Corovic" w:date="2018-08-21T12:50:00Z">
              <w:rPr>
                <w:lang w:val="en-GB"/>
              </w:rPr>
            </w:rPrChange>
          </w:rPr>
          <w:t xml:space="preserve">, koji su uzajamno prosti sa </w:t>
        </w:r>
        <w:r w:rsidR="00297E73" w:rsidRPr="00D96694">
          <w:rPr>
            <w:i/>
            <w:rPrChange w:id="2405" w:author="Aleksa Corovic" w:date="2018-08-21T12:50:00Z">
              <w:rPr>
                <w:i/>
                <w:lang w:val="en-GB"/>
              </w:rPr>
            </w:rPrChange>
          </w:rPr>
          <w:t>n</w:t>
        </w:r>
        <w:r w:rsidR="00297E73" w:rsidRPr="00D96694">
          <w:rPr>
            <w:rPrChange w:id="2406" w:author="Aleksa Corovic" w:date="2018-08-21T12:50:00Z">
              <w:rPr>
                <w:lang w:val="en-GB"/>
              </w:rPr>
            </w:rPrChange>
          </w:rPr>
          <w:t>.</w:t>
        </w:r>
      </w:ins>
      <w:ins w:id="2407" w:author="Filip Dutina" w:date="2018-07-17T11:36:00Z">
        <w:r w:rsidR="00297E73" w:rsidRPr="00D96694">
          <w:rPr>
            <w:rPrChange w:id="2408" w:author="Aleksa Corovic" w:date="2018-08-21T12:50:00Z">
              <w:rPr>
                <w:lang w:val="en-GB"/>
              </w:rPr>
            </w:rPrChange>
          </w:rPr>
          <w:t xml:space="preserve"> [1</w:t>
        </w:r>
      </w:ins>
      <w:ins w:id="2409" w:author="Filip Dutina" w:date="2018-08-14T14:18:00Z">
        <w:r w:rsidR="0037741D" w:rsidRPr="00D96694">
          <w:rPr>
            <w:rPrChange w:id="2410" w:author="Aleksa Corovic" w:date="2018-08-21T12:50:00Z">
              <w:rPr>
                <w:lang w:val="en-GB"/>
              </w:rPr>
            </w:rPrChange>
          </w:rPr>
          <w:t>7</w:t>
        </w:r>
      </w:ins>
      <w:ins w:id="2411" w:author="Filip Dutina" w:date="2018-07-17T11:36:00Z">
        <w:r w:rsidR="00297E73" w:rsidRPr="00D96694">
          <w:rPr>
            <w:rPrChange w:id="2412" w:author="Aleksa Corovic" w:date="2018-08-21T12:50:00Z">
              <w:rPr>
                <w:lang w:val="en-GB"/>
              </w:rPr>
            </w:rPrChange>
          </w:rPr>
          <w:t>]</w:t>
        </w:r>
      </w:ins>
    </w:p>
    <w:p w14:paraId="5E9E2015" w14:textId="77777777" w:rsidR="00D804AD" w:rsidRPr="00D96694" w:rsidRDefault="00F52E89" w:rsidP="00D804AD">
      <w:pPr>
        <w:pStyle w:val="ListParagraph"/>
        <w:numPr>
          <w:ilvl w:val="0"/>
          <w:numId w:val="8"/>
        </w:numPr>
        <w:rPr>
          <w:rPrChange w:id="2413" w:author="Aleksa Corovic" w:date="2018-08-21T12:50:00Z">
            <w:rPr>
              <w:lang w:val="en-GB"/>
            </w:rPr>
          </w:rPrChange>
        </w:rPr>
      </w:pPr>
      <w:r w:rsidRPr="00D96694">
        <w:rPr>
          <w:rPrChange w:id="2414" w:author="Aleksa Corovic" w:date="2018-08-21T12:50:00Z">
            <w:rPr>
              <w:lang w:val="en-GB"/>
            </w:rPr>
          </w:rPrChange>
        </w:rPr>
        <w:t xml:space="preserve">Bira se </w:t>
      </w:r>
      <w:r w:rsidRPr="00D96694">
        <w:t xml:space="preserve">ceo broj </w:t>
      </w:r>
      <m:oMath>
        <m:r>
          <m:rPr>
            <m:sty m:val="bi"/>
          </m:rPr>
          <w:rPr>
            <w:rFonts w:ascii="Cambria Math" w:hAnsi="Cambria Math"/>
          </w:rPr>
          <m:t>e</m:t>
        </m:r>
      </m:oMath>
      <w:r w:rsidRPr="00D96694">
        <w:t xml:space="preserve">  takav da zadovoljava uslov </w:t>
      </w:r>
      <m:oMath>
        <m:r>
          <m:rPr>
            <m:sty m:val="bi"/>
          </m:rPr>
          <w:rPr>
            <w:rFonts w:ascii="Cambria Math" w:hAnsi="Cambria Math"/>
          </w:rPr>
          <m:t>1</m:t>
        </m:r>
        <m:r>
          <m:rPr>
            <m:sty m:val="bi"/>
          </m:rPr>
          <w:rPr>
            <w:rFonts w:ascii="Cambria Math" w:hAnsi="Cambria Math"/>
            <w:rPrChange w:id="2415" w:author="Aleksa Corovic" w:date="2018-08-21T12:50:00Z">
              <w:rPr>
                <w:rFonts w:ascii="Cambria Math" w:hAnsi="Cambria Math"/>
                <w:lang w:val="en-GB"/>
              </w:rPr>
            </w:rPrChange>
          </w:rPr>
          <m:t>&lt;e&lt; ϕ(n)</m:t>
        </m:r>
      </m:oMath>
      <w:r w:rsidRPr="00D96694">
        <w:rPr>
          <w:b/>
          <w:rPrChange w:id="2416" w:author="Aleksa Corovic" w:date="2018-08-21T12:50:00Z">
            <w:rPr>
              <w:b/>
              <w:lang w:val="en-GB"/>
            </w:rPr>
          </w:rPrChange>
        </w:rPr>
        <w:t xml:space="preserve"> </w:t>
      </w:r>
      <w:r w:rsidRPr="00D96694">
        <w:rPr>
          <w:rPrChange w:id="2417" w:author="Aleksa Corovic" w:date="2018-08-21T12:50:00Z">
            <w:rPr>
              <w:lang w:val="en-GB"/>
            </w:rPr>
          </w:rPrChange>
        </w:rPr>
        <w:t>i</w:t>
      </w:r>
      <w:r w:rsidRPr="00D96694">
        <w:rPr>
          <w:b/>
          <w:rPrChange w:id="2418" w:author="Aleksa Corovic" w:date="2018-08-21T12:50:00Z">
            <w:rPr>
              <w:b/>
              <w:lang w:val="en-GB"/>
            </w:rPr>
          </w:rPrChange>
        </w:rPr>
        <w:t xml:space="preserve"> </w:t>
      </w:r>
      <m:oMath>
        <m:r>
          <m:rPr>
            <m:sty m:val="bi"/>
          </m:rPr>
          <w:rPr>
            <w:rFonts w:ascii="Cambria Math" w:hAnsi="Cambria Math"/>
            <w:rPrChange w:id="2419" w:author="Aleksa Corovic" w:date="2018-08-21T12:50:00Z">
              <w:rPr>
                <w:rFonts w:ascii="Cambria Math" w:hAnsi="Cambria Math"/>
                <w:lang w:val="en-GB"/>
              </w:rPr>
            </w:rPrChange>
          </w:rPr>
          <m:t>e</m:t>
        </m:r>
      </m:oMath>
      <w:r w:rsidRPr="00D96694">
        <w:rPr>
          <w:rPrChange w:id="2420" w:author="Aleksa Corovic" w:date="2018-08-21T12:50:00Z">
            <w:rPr>
              <w:lang w:val="en-GB"/>
            </w:rPr>
          </w:rPrChange>
        </w:rPr>
        <w:t xml:space="preserve"> i </w:t>
      </w:r>
      <m:oMath>
        <m:r>
          <m:rPr>
            <m:sty m:val="bi"/>
          </m:rPr>
          <w:rPr>
            <w:rFonts w:ascii="Cambria Math" w:hAnsi="Cambria Math"/>
            <w:rPrChange w:id="2421" w:author="Aleksa Corovic" w:date="2018-08-21T12:50:00Z">
              <w:rPr>
                <w:rFonts w:ascii="Cambria Math" w:hAnsi="Cambria Math"/>
                <w:lang w:val="en-GB"/>
              </w:rPr>
            </w:rPrChange>
          </w:rPr>
          <m:t>ϕ</m:t>
        </m:r>
        <m:d>
          <m:dPr>
            <m:ctrlPr>
              <w:rPr>
                <w:rFonts w:ascii="Cambria Math" w:hAnsi="Cambria Math"/>
                <w:b/>
                <w:i/>
              </w:rPr>
            </m:ctrlPr>
          </m:dPr>
          <m:e>
            <m:r>
              <m:rPr>
                <m:sty m:val="bi"/>
              </m:rPr>
              <w:rPr>
                <w:rFonts w:ascii="Cambria Math" w:hAnsi="Cambria Math"/>
                <w:rPrChange w:id="2422" w:author="Aleksa Corovic" w:date="2018-08-21T12:50:00Z">
                  <w:rPr>
                    <w:rFonts w:ascii="Cambria Math" w:hAnsi="Cambria Math"/>
                    <w:lang w:val="en-GB"/>
                  </w:rPr>
                </w:rPrChange>
              </w:rPr>
              <m:t>n</m:t>
            </m:r>
          </m:e>
        </m:d>
      </m:oMath>
      <w:r w:rsidRPr="00D96694">
        <w:rPr>
          <w:rPrChange w:id="2423" w:author="Aleksa Corovic" w:date="2018-08-21T12:50:00Z">
            <w:rPr>
              <w:lang w:val="en-GB"/>
            </w:rPr>
          </w:rPrChange>
        </w:rPr>
        <w:t xml:space="preserve"> </w:t>
      </w:r>
      <w:r w:rsidR="00D804AD" w:rsidRPr="00D96694">
        <w:rPr>
          <w:rPrChange w:id="2424" w:author="Aleksa Corovic" w:date="2018-08-21T12:50:00Z">
            <w:rPr>
              <w:lang w:val="en-GB"/>
            </w:rPr>
          </w:rPrChange>
        </w:rPr>
        <w:t xml:space="preserve">ne smeju imati </w:t>
      </w:r>
      <w:r w:rsidRPr="00D96694">
        <w:t>zajednički faktor osim broja</w:t>
      </w:r>
      <w:r w:rsidRPr="00D96694">
        <w:rPr>
          <w:b/>
        </w:rPr>
        <w:t xml:space="preserve"> </w:t>
      </w:r>
      <m:oMath>
        <m:r>
          <m:rPr>
            <m:sty m:val="bi"/>
          </m:rPr>
          <w:rPr>
            <w:rFonts w:ascii="Cambria Math" w:hAnsi="Cambria Math"/>
          </w:rPr>
          <m:t>1</m:t>
        </m:r>
      </m:oMath>
      <w:r w:rsidR="00D804AD" w:rsidRPr="00D96694">
        <w:rPr>
          <w:b/>
        </w:rPr>
        <w:t xml:space="preserve">. </w:t>
      </w:r>
      <w:r w:rsidR="00D804AD" w:rsidRPr="00D96694">
        <w:rPr>
          <w:rPrChange w:id="2425" w:author="Aleksa Corovic" w:date="2018-08-21T12:50:00Z">
            <w:rPr>
              <w:lang w:val="en-GB"/>
            </w:rPr>
          </w:rPrChange>
        </w:rPr>
        <w:t>Par</w:t>
      </w:r>
      <m:oMath>
        <m:r>
          <w:rPr>
            <w:rFonts w:ascii="Cambria Math" w:hAnsi="Cambria Math"/>
            <w:rPrChange w:id="2426" w:author="Aleksa Corovic" w:date="2018-08-21T12:50:00Z">
              <w:rPr>
                <w:rFonts w:ascii="Cambria Math" w:hAnsi="Cambria Math"/>
                <w:lang w:val="en-GB"/>
              </w:rPr>
            </w:rPrChange>
          </w:rPr>
          <m:t xml:space="preserve"> </m:t>
        </m:r>
        <m:r>
          <m:rPr>
            <m:sty m:val="bi"/>
          </m:rPr>
          <w:rPr>
            <w:rFonts w:ascii="Cambria Math" w:hAnsi="Cambria Math"/>
            <w:rPrChange w:id="2427" w:author="Aleksa Corovic" w:date="2018-08-21T12:50:00Z">
              <w:rPr>
                <w:rFonts w:ascii="Cambria Math" w:hAnsi="Cambria Math"/>
                <w:lang w:val="en-GB"/>
              </w:rPr>
            </w:rPrChange>
          </w:rPr>
          <m:t>e</m:t>
        </m:r>
      </m:oMath>
      <w:r w:rsidR="00D804AD" w:rsidRPr="00D96694">
        <w:rPr>
          <w:rPrChange w:id="2428" w:author="Aleksa Corovic" w:date="2018-08-21T12:50:00Z">
            <w:rPr>
              <w:lang w:val="en-GB"/>
            </w:rPr>
          </w:rPrChange>
        </w:rPr>
        <w:t xml:space="preserve"> i </w:t>
      </w:r>
      <m:oMath>
        <m:r>
          <m:rPr>
            <m:sty m:val="bi"/>
          </m:rPr>
          <w:rPr>
            <w:rFonts w:ascii="Cambria Math" w:hAnsi="Cambria Math"/>
            <w:rPrChange w:id="2429" w:author="Aleksa Corovic" w:date="2018-08-21T12:50:00Z">
              <w:rPr>
                <w:rFonts w:ascii="Cambria Math" w:hAnsi="Cambria Math"/>
                <w:lang w:val="en-GB"/>
              </w:rPr>
            </w:rPrChange>
          </w:rPr>
          <m:t>n</m:t>
        </m:r>
      </m:oMath>
      <w:r w:rsidR="00D804AD" w:rsidRPr="00D96694">
        <w:rPr>
          <w:rPrChange w:id="2430" w:author="Aleksa Corovic" w:date="2018-08-21T12:50:00Z">
            <w:rPr>
              <w:lang w:val="en-GB"/>
            </w:rPr>
          </w:rPrChange>
        </w:rPr>
        <w:t xml:space="preserve"> predstavljaju javni ključ.</w:t>
      </w:r>
    </w:p>
    <w:p w14:paraId="7341A6A9" w14:textId="77777777" w:rsidR="001E7C5C" w:rsidRPr="00D96694" w:rsidRDefault="00D804AD" w:rsidP="001E7C5C">
      <w:pPr>
        <w:pStyle w:val="ListParagraph"/>
        <w:numPr>
          <w:ilvl w:val="0"/>
          <w:numId w:val="8"/>
        </w:numPr>
        <w:rPr>
          <w:rPrChange w:id="2431" w:author="Aleksa Corovic" w:date="2018-08-21T12:50:00Z">
            <w:rPr>
              <w:lang w:val="en-GB"/>
            </w:rPr>
          </w:rPrChange>
        </w:rPr>
      </w:pPr>
      <w:r w:rsidRPr="00D96694">
        <w:rPr>
          <w:rPrChange w:id="2432" w:author="Aleksa Corovic" w:date="2018-08-21T12:50:00Z">
            <w:rPr>
              <w:lang w:val="en-GB"/>
            </w:rPr>
          </w:rPrChange>
        </w:rPr>
        <w:t xml:space="preserve">Na kraju se računa </w:t>
      </w:r>
      <m:oMath>
        <m:r>
          <m:rPr>
            <m:sty m:val="bi"/>
          </m:rPr>
          <w:rPr>
            <w:rFonts w:ascii="Cambria Math" w:hAnsi="Cambria Math"/>
            <w:rPrChange w:id="2433" w:author="Aleksa Corovic" w:date="2018-08-21T12:50:00Z">
              <w:rPr>
                <w:rFonts w:ascii="Cambria Math" w:hAnsi="Cambria Math"/>
                <w:lang w:val="en-GB"/>
              </w:rPr>
            </w:rPrChange>
          </w:rPr>
          <m:t>d</m:t>
        </m:r>
      </m:oMath>
      <w:r w:rsidRPr="00D96694">
        <w:rPr>
          <w:rPrChange w:id="2434" w:author="Aleksa Corovic" w:date="2018-08-21T12:50:00Z">
            <w:rPr>
              <w:lang w:val="en-GB"/>
            </w:rPr>
          </w:rPrChange>
        </w:rPr>
        <w:t xml:space="preserve"> tako da zadovoljava uslov </w:t>
      </w:r>
      <m:oMath>
        <m:r>
          <m:rPr>
            <m:sty m:val="bi"/>
          </m:rPr>
          <w:rPr>
            <w:rFonts w:ascii="Cambria Math" w:hAnsi="Cambria Math"/>
            <w:rPrChange w:id="2435" w:author="Aleksa Corovic" w:date="2018-08-21T12:50:00Z">
              <w:rPr>
                <w:rFonts w:ascii="Cambria Math" w:hAnsi="Cambria Math"/>
                <w:lang w:val="en-GB"/>
              </w:rPr>
            </w:rPrChange>
          </w:rPr>
          <m:t>d*e=1+k* ϕ(n)</m:t>
        </m:r>
      </m:oMath>
      <w:r w:rsidRPr="00D96694">
        <w:rPr>
          <w:rPrChange w:id="2436" w:author="Aleksa Corovic" w:date="2018-08-21T12:50:00Z">
            <w:rPr>
              <w:lang w:val="en-GB"/>
            </w:rPr>
          </w:rPrChange>
        </w:rPr>
        <w:t xml:space="preserve"> </w:t>
      </w:r>
      <w:r w:rsidRPr="00D96694">
        <w:t xml:space="preserve">za neki ceo broj </w:t>
      </w:r>
      <m:oMath>
        <m:r>
          <m:rPr>
            <m:sty m:val="bi"/>
          </m:rPr>
          <w:rPr>
            <w:rFonts w:ascii="Cambria Math" w:hAnsi="Cambria Math"/>
          </w:rPr>
          <m:t>k</m:t>
        </m:r>
      </m:oMath>
      <w:r w:rsidRPr="00D96694">
        <w:t xml:space="preserve">. Par </w:t>
      </w:r>
      <m:oMath>
        <m:r>
          <m:rPr>
            <m:sty m:val="bi"/>
          </m:rPr>
          <w:rPr>
            <w:rFonts w:ascii="Cambria Math" w:hAnsi="Cambria Math"/>
          </w:rPr>
          <m:t>d</m:t>
        </m:r>
      </m:oMath>
      <w:r w:rsidRPr="00D96694">
        <w:t xml:space="preserve"> i </w:t>
      </w:r>
      <m:oMath>
        <m:r>
          <m:rPr>
            <m:sty m:val="bi"/>
          </m:rPr>
          <w:rPr>
            <w:rFonts w:ascii="Cambria Math" w:hAnsi="Cambria Math"/>
          </w:rPr>
          <m:t>n</m:t>
        </m:r>
      </m:oMath>
      <w:r w:rsidRPr="00D96694">
        <w:t xml:space="preserve"> se čuvaju kao tajni ključ.</w:t>
      </w:r>
    </w:p>
    <w:p w14:paraId="38A383DA" w14:textId="22340468" w:rsidR="001E7C5C" w:rsidRPr="00D96694" w:rsidRDefault="001E7C5C" w:rsidP="001E7C5C">
      <w:pPr>
        <w:rPr>
          <w:rPrChange w:id="2437" w:author="Aleksa Corovic" w:date="2018-08-21T12:50:00Z">
            <w:rPr>
              <w:lang w:val="en-GB"/>
            </w:rPr>
          </w:rPrChange>
        </w:rPr>
      </w:pPr>
      <w:r w:rsidRPr="00D96694">
        <w:rPr>
          <w:rPrChange w:id="2438" w:author="Aleksa Corovic" w:date="2018-08-21T12:50:00Z">
            <w:rPr>
              <w:lang w:val="en-GB"/>
            </w:rPr>
          </w:rPrChange>
        </w:rPr>
        <w:lastRenderedPageBreak/>
        <w:t xml:space="preserve">Formula koja se koristi </w:t>
      </w:r>
      <w:r w:rsidRPr="00D96694">
        <w:t xml:space="preserve">za enkripciju poruke </w:t>
      </w:r>
      <m:oMath>
        <m:r>
          <m:rPr>
            <m:sty m:val="bi"/>
          </m:rPr>
          <w:rPr>
            <w:rFonts w:ascii="Cambria Math" w:hAnsi="Cambria Math"/>
          </w:rPr>
          <m:t>m</m:t>
        </m:r>
      </m:oMath>
      <w:r w:rsidRPr="00D96694">
        <w:t xml:space="preserve"> je </w:t>
      </w:r>
      <m:oMath>
        <m:r>
          <m:rPr>
            <m:sty m:val="bi"/>
          </m:rPr>
          <w:rPr>
            <w:rFonts w:ascii="Cambria Math" w:hAnsi="Cambria Math"/>
          </w:rPr>
          <m:t>c</m:t>
        </m:r>
        <m:r>
          <m:rPr>
            <m:sty m:val="bi"/>
          </m:rPr>
          <w:rPr>
            <w:rFonts w:ascii="Cambria Math" w:hAnsi="Cambria Math"/>
            <w:rPrChange w:id="2439" w:author="Aleksa Corovic" w:date="2018-08-21T12:50:00Z">
              <w:rPr>
                <w:rFonts w:ascii="Cambria Math" w:hAnsi="Cambria Math"/>
                <w:lang w:val="en-GB"/>
              </w:rPr>
            </w:rPrChange>
          </w:rPr>
          <m:t>=</m:t>
        </m:r>
        <m:sSup>
          <m:sSupPr>
            <m:ctrlPr>
              <w:rPr>
                <w:rFonts w:ascii="Cambria Math" w:hAnsi="Cambria Math"/>
                <w:b/>
                <w:i/>
              </w:rPr>
            </m:ctrlPr>
          </m:sSupPr>
          <m:e>
            <m:r>
              <m:rPr>
                <m:sty m:val="bi"/>
              </m:rPr>
              <w:rPr>
                <w:rFonts w:ascii="Cambria Math" w:hAnsi="Cambria Math"/>
                <w:rPrChange w:id="2440" w:author="Aleksa Corovic" w:date="2018-08-21T12:50:00Z">
                  <w:rPr>
                    <w:rFonts w:ascii="Cambria Math" w:hAnsi="Cambria Math"/>
                    <w:lang w:val="en-GB"/>
                  </w:rPr>
                </w:rPrChange>
              </w:rPr>
              <m:t>m</m:t>
            </m:r>
          </m:e>
          <m:sup>
            <m:r>
              <m:rPr>
                <m:sty m:val="bi"/>
              </m:rPr>
              <w:rPr>
                <w:rFonts w:ascii="Cambria Math" w:hAnsi="Cambria Math"/>
                <w:rPrChange w:id="2441" w:author="Aleksa Corovic" w:date="2018-08-21T12:50:00Z">
                  <w:rPr>
                    <w:rFonts w:ascii="Cambria Math" w:hAnsi="Cambria Math"/>
                    <w:lang w:val="en-GB"/>
                  </w:rPr>
                </w:rPrChange>
              </w:rPr>
              <m:t>e</m:t>
            </m:r>
          </m:sup>
        </m:sSup>
        <m:r>
          <m:rPr>
            <m:sty m:val="bi"/>
          </m:rPr>
          <w:rPr>
            <w:rFonts w:ascii="Cambria Math" w:hAnsi="Cambria Math"/>
            <w:rPrChange w:id="2442" w:author="Aleksa Corovic" w:date="2018-08-21T12:50:00Z">
              <w:rPr>
                <w:rFonts w:ascii="Cambria Math" w:hAnsi="Cambria Math"/>
                <w:lang w:val="en-GB"/>
              </w:rPr>
            </w:rPrChange>
          </w:rPr>
          <m:t>*(mod</m:t>
        </m:r>
        <m:d>
          <m:dPr>
            <m:ctrlPr>
              <w:rPr>
                <w:rFonts w:ascii="Cambria Math" w:hAnsi="Cambria Math"/>
                <w:b/>
                <w:i/>
              </w:rPr>
            </m:ctrlPr>
          </m:dPr>
          <m:e>
            <m:r>
              <m:rPr>
                <m:sty m:val="bi"/>
              </m:rPr>
              <w:rPr>
                <w:rFonts w:ascii="Cambria Math" w:hAnsi="Cambria Math"/>
                <w:rPrChange w:id="2443" w:author="Aleksa Corovic" w:date="2018-08-21T12:50:00Z">
                  <w:rPr>
                    <w:rFonts w:ascii="Cambria Math" w:hAnsi="Cambria Math"/>
                    <w:lang w:val="en-GB"/>
                  </w:rPr>
                </w:rPrChange>
              </w:rPr>
              <m:t>n</m:t>
            </m:r>
          </m:e>
        </m:d>
        <m:r>
          <m:rPr>
            <m:sty m:val="bi"/>
          </m:rPr>
          <w:rPr>
            <w:rFonts w:ascii="Cambria Math" w:hAnsi="Cambria Math"/>
            <w:rPrChange w:id="2444" w:author="Aleksa Corovic" w:date="2018-08-21T12:50:00Z">
              <w:rPr>
                <w:rFonts w:ascii="Cambria Math" w:hAnsi="Cambria Math"/>
                <w:lang w:val="en-GB"/>
              </w:rPr>
            </w:rPrChange>
          </w:rPr>
          <m:t>)</m:t>
        </m:r>
      </m:oMath>
      <w:r w:rsidRPr="00D96694">
        <w:rPr>
          <w:rPrChange w:id="2445" w:author="Aleksa Corovic" w:date="2018-08-21T12:50:00Z">
            <w:rPr>
              <w:lang w:val="en-GB"/>
            </w:rPr>
          </w:rPrChange>
        </w:rPr>
        <w:t>, a da bi se iz</w:t>
      </w:r>
      <w:r w:rsidRPr="00D96694">
        <w:t xml:space="preserve"> enkriptovane poruke </w:t>
      </w:r>
      <m:oMath>
        <m:r>
          <m:rPr>
            <m:sty m:val="bi"/>
          </m:rPr>
          <w:rPr>
            <w:rFonts w:ascii="Cambria Math" w:hAnsi="Cambria Math"/>
          </w:rPr>
          <m:t>c</m:t>
        </m:r>
      </m:oMath>
      <w:r w:rsidRPr="00D96694">
        <w:t xml:space="preserve"> došlo do originalne poruke </w:t>
      </w:r>
      <m:oMath>
        <m:r>
          <m:rPr>
            <m:sty m:val="bi"/>
          </m:rPr>
          <w:rPr>
            <w:rFonts w:ascii="Cambria Math" w:hAnsi="Cambria Math"/>
          </w:rPr>
          <m:t>m</m:t>
        </m:r>
      </m:oMath>
      <w:r w:rsidRPr="00D96694">
        <w:t xml:space="preserve">,  neophodno je uraditi sledeće </w:t>
      </w:r>
      <m:oMath>
        <m:r>
          <m:rPr>
            <m:sty m:val="bi"/>
          </m:rPr>
          <w:rPr>
            <w:rFonts w:ascii="Cambria Math" w:hAnsi="Cambria Math"/>
          </w:rPr>
          <m:t>m</m:t>
        </m:r>
        <m:r>
          <m:rPr>
            <m:sty m:val="bi"/>
          </m:rPr>
          <w:rPr>
            <w:rFonts w:ascii="Cambria Math" w:hAnsi="Cambria Math"/>
            <w:rPrChange w:id="2446" w:author="Aleksa Corovic" w:date="2018-08-21T12:50:00Z">
              <w:rPr>
                <w:rFonts w:ascii="Cambria Math" w:hAnsi="Cambria Math"/>
                <w:lang w:val="en-GB"/>
              </w:rPr>
            </w:rPrChange>
          </w:rPr>
          <m:t xml:space="preserve">= </m:t>
        </m:r>
        <m:sSup>
          <m:sSupPr>
            <m:ctrlPr>
              <w:rPr>
                <w:rFonts w:ascii="Cambria Math" w:hAnsi="Cambria Math"/>
                <w:b/>
                <w:i/>
              </w:rPr>
            </m:ctrlPr>
          </m:sSupPr>
          <m:e>
            <m:r>
              <m:rPr>
                <m:sty m:val="bi"/>
              </m:rPr>
              <w:rPr>
                <w:rFonts w:ascii="Cambria Math" w:hAnsi="Cambria Math"/>
                <w:rPrChange w:id="2447" w:author="Aleksa Corovic" w:date="2018-08-21T12:50:00Z">
                  <w:rPr>
                    <w:rFonts w:ascii="Cambria Math" w:hAnsi="Cambria Math"/>
                    <w:lang w:val="en-GB"/>
                  </w:rPr>
                </w:rPrChange>
              </w:rPr>
              <m:t>c</m:t>
            </m:r>
          </m:e>
          <m:sup>
            <m:r>
              <m:rPr>
                <m:sty m:val="bi"/>
              </m:rPr>
              <w:rPr>
                <w:rFonts w:ascii="Cambria Math" w:hAnsi="Cambria Math"/>
                <w:rPrChange w:id="2448" w:author="Aleksa Corovic" w:date="2018-08-21T12:50:00Z">
                  <w:rPr>
                    <w:rFonts w:ascii="Cambria Math" w:hAnsi="Cambria Math"/>
                    <w:lang w:val="en-GB"/>
                  </w:rPr>
                </w:rPrChange>
              </w:rPr>
              <m:t>d</m:t>
            </m:r>
          </m:sup>
        </m:sSup>
        <m:r>
          <m:rPr>
            <m:sty m:val="bi"/>
          </m:rPr>
          <w:rPr>
            <w:rFonts w:ascii="Cambria Math" w:hAnsi="Cambria Math"/>
            <w:rPrChange w:id="2449" w:author="Aleksa Corovic" w:date="2018-08-21T12:50:00Z">
              <w:rPr>
                <w:rFonts w:ascii="Cambria Math" w:hAnsi="Cambria Math"/>
                <w:lang w:val="en-GB"/>
              </w:rPr>
            </w:rPrChange>
          </w:rPr>
          <m:t>*(mod(n))</m:t>
        </m:r>
      </m:oMath>
      <w:r w:rsidRPr="00D96694">
        <w:rPr>
          <w:rPrChange w:id="2450" w:author="Aleksa Corovic" w:date="2018-08-21T12:50:00Z">
            <w:rPr>
              <w:lang w:val="en-GB"/>
            </w:rPr>
          </w:rPrChange>
        </w:rPr>
        <w:t>.</w:t>
      </w:r>
      <w:r w:rsidR="00074CD9" w:rsidRPr="00D96694">
        <w:rPr>
          <w:rPrChange w:id="2451" w:author="Aleksa Corovic" w:date="2018-08-21T12:50:00Z">
            <w:rPr>
              <w:lang w:val="en-GB"/>
            </w:rPr>
          </w:rPrChange>
        </w:rPr>
        <w:t xml:space="preserve"> [1</w:t>
      </w:r>
      <w:ins w:id="2452" w:author="Filip Dutina" w:date="2018-08-14T14:19:00Z">
        <w:r w:rsidR="0037741D" w:rsidRPr="00D96694">
          <w:rPr>
            <w:rPrChange w:id="2453" w:author="Aleksa Corovic" w:date="2018-08-21T12:50:00Z">
              <w:rPr>
                <w:lang w:val="en-GB"/>
              </w:rPr>
            </w:rPrChange>
          </w:rPr>
          <w:t>8</w:t>
        </w:r>
      </w:ins>
      <w:del w:id="2454" w:author="Filip Dutina" w:date="2018-08-14T14:07:00Z">
        <w:r w:rsidR="00074CD9" w:rsidRPr="00D96694" w:rsidDel="0063232B">
          <w:rPr>
            <w:rPrChange w:id="2455" w:author="Aleksa Corovic" w:date="2018-08-21T12:50:00Z">
              <w:rPr>
                <w:lang w:val="en-GB"/>
              </w:rPr>
            </w:rPrChange>
          </w:rPr>
          <w:delText>4</w:delText>
        </w:r>
      </w:del>
      <w:r w:rsidR="002F35DF" w:rsidRPr="00D96694">
        <w:rPr>
          <w:rPrChange w:id="2456" w:author="Aleksa Corovic" w:date="2018-08-21T12:50:00Z">
            <w:rPr>
              <w:lang w:val="en-GB"/>
            </w:rPr>
          </w:rPrChange>
        </w:rPr>
        <w:t>]</w:t>
      </w:r>
    </w:p>
    <w:p w14:paraId="74060FBE" w14:textId="77777777" w:rsidR="002209E3" w:rsidRPr="00D96694" w:rsidRDefault="001E7C5C" w:rsidP="00E04928">
      <w:r w:rsidRPr="00D96694">
        <w:rPr>
          <w:rPrChange w:id="2457" w:author="Aleksa Corovic" w:date="2018-08-21T12:50:00Z">
            <w:rPr>
              <w:lang w:val="en-GB"/>
            </w:rPr>
          </w:rPrChange>
        </w:rPr>
        <w:t xml:space="preserve">Kod </w:t>
      </w:r>
      <w:r w:rsidRPr="00D96694">
        <w:rPr>
          <w:i/>
          <w:rPrChange w:id="2458" w:author="Aleksa Corovic" w:date="2018-08-21T12:50:00Z">
            <w:rPr>
              <w:i/>
              <w:lang w:val="en-GB"/>
            </w:rPr>
          </w:rPrChange>
        </w:rPr>
        <w:t>RSA</w:t>
      </w:r>
      <w:r w:rsidRPr="00D96694">
        <w:rPr>
          <w:rPrChange w:id="2459" w:author="Aleksa Corovic" w:date="2018-08-21T12:50:00Z">
            <w:rPr>
              <w:lang w:val="en-GB"/>
            </w:rPr>
          </w:rPrChange>
        </w:rPr>
        <w:t xml:space="preserve"> enkripcije se postavlja pitanje zašto</w:t>
      </w:r>
      <w:r w:rsidR="008529AC" w:rsidRPr="00D96694">
        <w:rPr>
          <w:rPrChange w:id="2460" w:author="Aleksa Corovic" w:date="2018-08-21T12:50:00Z">
            <w:rPr>
              <w:lang w:val="en-GB"/>
            </w:rPr>
          </w:rPrChange>
        </w:rPr>
        <w:t xml:space="preserve"> se koriste</w:t>
      </w:r>
      <w:r w:rsidRPr="00D96694">
        <w:rPr>
          <w:rPrChange w:id="2461" w:author="Aleksa Corovic" w:date="2018-08-21T12:50:00Z">
            <w:rPr>
              <w:lang w:val="en-GB"/>
            </w:rPr>
          </w:rPrChange>
        </w:rPr>
        <w:t xml:space="preserve"> baš prosti brojevi?</w:t>
      </w:r>
      <w:r w:rsidR="008529AC" w:rsidRPr="00D96694">
        <w:rPr>
          <w:rPrChange w:id="2462" w:author="Aleksa Corovic" w:date="2018-08-21T12:50:00Z">
            <w:rPr>
              <w:lang w:val="en-GB"/>
            </w:rPr>
          </w:rPrChange>
        </w:rPr>
        <w:t xml:space="preserve"> Zašto ne bilo koja dva velika broja?</w:t>
      </w:r>
      <w:r w:rsidRPr="00D96694">
        <w:rPr>
          <w:rPrChange w:id="2463" w:author="Aleksa Corovic" w:date="2018-08-21T12:50:00Z">
            <w:rPr>
              <w:lang w:val="en-GB"/>
            </w:rPr>
          </w:rPrChange>
        </w:rPr>
        <w:t xml:space="preserve"> </w:t>
      </w:r>
      <w:r w:rsidRPr="00D96694">
        <w:t>Odgovor leži u tome</w:t>
      </w:r>
      <w:r w:rsidR="008529AC" w:rsidRPr="00D96694">
        <w:t xml:space="preserve"> da je današnjim računarima veoma lako pomnožiti dva velika prosta broja i naći broj </w:t>
      </w:r>
      <m:oMath>
        <m:r>
          <m:rPr>
            <m:sty m:val="bi"/>
          </m:rPr>
          <w:rPr>
            <w:rFonts w:ascii="Cambria Math" w:hAnsi="Cambria Math"/>
          </w:rPr>
          <m:t>n</m:t>
        </m:r>
      </m:oMath>
      <w:r w:rsidR="008529AC" w:rsidRPr="00D96694">
        <w:t xml:space="preserve">, ali ne postoji način na koji bi se efikasno odradila inverzna operacija kako bi se došlo do faktora </w:t>
      </w:r>
      <m:oMath>
        <m:r>
          <m:rPr>
            <m:sty m:val="bi"/>
          </m:rPr>
          <w:rPr>
            <w:rFonts w:ascii="Cambria Math" w:hAnsi="Cambria Math"/>
            <w:rPrChange w:id="2464" w:author="Aleksa Corovic" w:date="2018-08-21T12:50:00Z">
              <w:rPr>
                <w:rFonts w:ascii="Cambria Math" w:hAnsi="Cambria Math"/>
                <w:lang w:val="en-GB"/>
              </w:rPr>
            </w:rPrChange>
          </w:rPr>
          <m:t>p</m:t>
        </m:r>
      </m:oMath>
      <w:r w:rsidR="008529AC" w:rsidRPr="00D96694">
        <w:rPr>
          <w:rPrChange w:id="2465" w:author="Aleksa Corovic" w:date="2018-08-21T12:50:00Z">
            <w:rPr>
              <w:lang w:val="en-GB"/>
            </w:rPr>
          </w:rPrChange>
        </w:rPr>
        <w:t xml:space="preserve"> i </w:t>
      </w:r>
      <m:oMath>
        <m:r>
          <m:rPr>
            <m:sty m:val="bi"/>
          </m:rPr>
          <w:rPr>
            <w:rFonts w:ascii="Cambria Math" w:hAnsi="Cambria Math"/>
            <w:rPrChange w:id="2466" w:author="Aleksa Corovic" w:date="2018-08-21T12:50:00Z">
              <w:rPr>
                <w:rFonts w:ascii="Cambria Math" w:hAnsi="Cambria Math"/>
                <w:lang w:val="en-GB"/>
              </w:rPr>
            </w:rPrChange>
          </w:rPr>
          <m:t>q</m:t>
        </m:r>
      </m:oMath>
      <w:r w:rsidR="008529AC" w:rsidRPr="00D96694">
        <w:rPr>
          <w:rPrChange w:id="2467" w:author="Aleksa Corovic" w:date="2018-08-21T12:50:00Z">
            <w:rPr>
              <w:lang w:val="en-GB"/>
            </w:rPr>
          </w:rPrChange>
        </w:rPr>
        <w:t xml:space="preserve"> jer to</w:t>
      </w:r>
      <w:r w:rsidR="00A857D6" w:rsidRPr="00D96694">
        <w:rPr>
          <w:rPrChange w:id="2468" w:author="Aleksa Corovic" w:date="2018-08-21T12:50:00Z">
            <w:rPr>
              <w:lang w:val="en-GB"/>
            </w:rPr>
          </w:rPrChange>
        </w:rPr>
        <w:t xml:space="preserve"> direktno</w:t>
      </w:r>
      <w:r w:rsidR="008529AC" w:rsidRPr="00D96694">
        <w:rPr>
          <w:rPrChange w:id="2469" w:author="Aleksa Corovic" w:date="2018-08-21T12:50:00Z">
            <w:rPr>
              <w:lang w:val="en-GB"/>
            </w:rPr>
          </w:rPrChange>
        </w:rPr>
        <w:t xml:space="preserve"> proizilazi iz osnovne teoreme algebre</w:t>
      </w:r>
      <w:r w:rsidR="00A857D6" w:rsidRPr="00D96694">
        <w:rPr>
          <w:rPrChange w:id="2470" w:author="Aleksa Corovic" w:date="2018-08-21T12:50:00Z">
            <w:rPr>
              <w:lang w:val="en-GB"/>
            </w:rPr>
          </w:rPrChange>
        </w:rPr>
        <w:t>. Ona</w:t>
      </w:r>
      <w:r w:rsidR="008529AC" w:rsidRPr="00D96694">
        <w:rPr>
          <w:rPrChange w:id="2471" w:author="Aleksa Corovic" w:date="2018-08-21T12:50:00Z">
            <w:rPr>
              <w:lang w:val="en-GB"/>
            </w:rPr>
          </w:rPrChange>
        </w:rPr>
        <w:t xml:space="preserve"> kaže da se svaki složeni broj, koji je veći od 1, može napisati na tačno jedan način kao proizvod</w:t>
      </w:r>
      <w:r w:rsidR="00A857D6" w:rsidRPr="00D96694">
        <w:rPr>
          <w:rPrChange w:id="2472" w:author="Aleksa Corovic" w:date="2018-08-21T12:50:00Z">
            <w:rPr>
              <w:lang w:val="en-GB"/>
            </w:rPr>
          </w:rPrChange>
        </w:rPr>
        <w:t xml:space="preserve"> prostih brojeva. Sa malim brojevima</w:t>
      </w:r>
      <w:r w:rsidR="00BF2DAC" w:rsidRPr="00D96694">
        <w:rPr>
          <w:rPrChange w:id="2473" w:author="Aleksa Corovic" w:date="2018-08-21T12:50:00Z">
            <w:rPr>
              <w:lang w:val="en-GB"/>
            </w:rPr>
          </w:rPrChange>
        </w:rPr>
        <w:t xml:space="preserve"> to</w:t>
      </w:r>
      <w:r w:rsidR="00A857D6" w:rsidRPr="00D96694">
        <w:rPr>
          <w:rPrChange w:id="2474" w:author="Aleksa Corovic" w:date="2018-08-21T12:50:00Z">
            <w:rPr>
              <w:lang w:val="en-GB"/>
            </w:rPr>
          </w:rPrChange>
        </w:rPr>
        <w:t xml:space="preserve"> je lako, npr. </w:t>
      </w:r>
      <m:oMath>
        <m:r>
          <m:rPr>
            <m:sty m:val="bi"/>
          </m:rPr>
          <w:rPr>
            <w:rFonts w:ascii="Cambria Math" w:hAnsi="Cambria Math"/>
            <w:rPrChange w:id="2475" w:author="Aleksa Corovic" w:date="2018-08-21T12:50:00Z">
              <w:rPr>
                <w:rFonts w:ascii="Cambria Math" w:hAnsi="Cambria Math"/>
                <w:lang w:val="en-GB"/>
              </w:rPr>
            </w:rPrChange>
          </w:rPr>
          <m:t>15=3*5</m:t>
        </m:r>
      </m:oMath>
      <w:r w:rsidR="00A857D6" w:rsidRPr="00D96694">
        <w:rPr>
          <w:rPrChange w:id="2476" w:author="Aleksa Corovic" w:date="2018-08-21T12:50:00Z">
            <w:rPr>
              <w:lang w:val="en-GB"/>
            </w:rPr>
          </w:rPrChange>
        </w:rPr>
        <w:t xml:space="preserve"> ili </w:t>
      </w:r>
      <m:oMath>
        <m:r>
          <m:rPr>
            <m:sty m:val="bi"/>
          </m:rPr>
          <w:rPr>
            <w:rFonts w:ascii="Cambria Math" w:hAnsi="Cambria Math"/>
            <w:rPrChange w:id="2477" w:author="Aleksa Corovic" w:date="2018-08-21T12:50:00Z">
              <w:rPr>
                <w:rFonts w:ascii="Cambria Math" w:hAnsi="Cambria Math"/>
                <w:lang w:val="en-GB"/>
              </w:rPr>
            </w:rPrChange>
          </w:rPr>
          <m:t>255=3*5*17</m:t>
        </m:r>
      </m:oMath>
      <w:r w:rsidR="00A857D6" w:rsidRPr="00D96694">
        <w:rPr>
          <w:rPrChange w:id="2478" w:author="Aleksa Corovic" w:date="2018-08-21T12:50:00Z">
            <w:rPr>
              <w:lang w:val="en-GB"/>
            </w:rPr>
          </w:rPrChange>
        </w:rPr>
        <w:t xml:space="preserve">, ali kada je dat problem koji izgleda kao </w:t>
      </w:r>
      <m:oMath>
        <m:r>
          <m:rPr>
            <m:sty m:val="bi"/>
          </m:rPr>
          <w:rPr>
            <w:rFonts w:ascii="Cambria Math" w:hAnsi="Cambria Math"/>
            <w:rPrChange w:id="2479" w:author="Aleksa Corovic" w:date="2018-08-21T12:50:00Z">
              <w:rPr>
                <w:rFonts w:ascii="Cambria Math" w:hAnsi="Cambria Math"/>
                <w:lang w:val="en-GB"/>
              </w:rPr>
            </w:rPrChange>
          </w:rPr>
          <m:t>p*q=6700283</m:t>
        </m:r>
      </m:oMath>
      <w:r w:rsidR="00A857D6" w:rsidRPr="00D96694">
        <w:rPr>
          <w:rPrChange w:id="2480" w:author="Aleksa Corovic" w:date="2018-08-21T12:50:00Z">
            <w:rPr>
              <w:lang w:val="en-GB"/>
            </w:rPr>
          </w:rPrChange>
        </w:rPr>
        <w:t>, onda je izuzetno te</w:t>
      </w:r>
      <w:r w:rsidR="00BF2DAC" w:rsidRPr="00D96694">
        <w:t>ško zaključiti da je</w:t>
      </w:r>
      <w:r w:rsidR="00A857D6" w:rsidRPr="00D96694">
        <w:t xml:space="preserve"> </w:t>
      </w:r>
      <m:oMath>
        <m:r>
          <m:rPr>
            <m:sty m:val="bi"/>
          </m:rPr>
          <w:rPr>
            <w:rFonts w:ascii="Cambria Math" w:hAnsi="Cambria Math"/>
          </w:rPr>
          <m:t>p=1889</m:t>
        </m:r>
      </m:oMath>
      <w:r w:rsidR="00A857D6" w:rsidRPr="00D96694">
        <w:t xml:space="preserve"> i da je </w:t>
      </w:r>
      <m:oMath>
        <m:r>
          <m:rPr>
            <m:sty m:val="bi"/>
          </m:rPr>
          <w:rPr>
            <w:rFonts w:ascii="Cambria Math" w:hAnsi="Cambria Math"/>
          </w:rPr>
          <m:t>q=3547</m:t>
        </m:r>
      </m:oMath>
      <w:r w:rsidR="00A857D6" w:rsidRPr="00D96694">
        <w:t xml:space="preserve">.  Do današnjeg dana nije osmišljen algoritam koji ovo omogućava i ne preostaje ništa drugo no pokušati sa </w:t>
      </w:r>
      <w:r w:rsidR="00A857D6" w:rsidRPr="00D96694">
        <w:rPr>
          <w:i/>
        </w:rPr>
        <w:t>brute-force</w:t>
      </w:r>
      <w:r w:rsidR="00A857D6" w:rsidRPr="00D96694">
        <w:t xml:space="preserve"> pretragom (sistematično nabrajanje svih mogućih kandidata za rešavanje problema i proveravanje da li svaki kandidat zadovoljava problem). Ako su brojevi </w:t>
      </w:r>
      <m:oMath>
        <m:r>
          <m:rPr>
            <m:sty m:val="bi"/>
          </m:rPr>
          <w:rPr>
            <w:rFonts w:ascii="Cambria Math" w:hAnsi="Cambria Math"/>
            <w:rPrChange w:id="2481" w:author="Aleksa Corovic" w:date="2018-08-21T12:50:00Z">
              <w:rPr>
                <w:rFonts w:ascii="Cambria Math" w:hAnsi="Cambria Math"/>
                <w:lang w:val="en-GB"/>
              </w:rPr>
            </w:rPrChange>
          </w:rPr>
          <m:t>p</m:t>
        </m:r>
      </m:oMath>
      <w:r w:rsidR="00A857D6" w:rsidRPr="00D96694">
        <w:rPr>
          <w:rPrChange w:id="2482" w:author="Aleksa Corovic" w:date="2018-08-21T12:50:00Z">
            <w:rPr>
              <w:lang w:val="en-GB"/>
            </w:rPr>
          </w:rPrChange>
        </w:rPr>
        <w:t xml:space="preserve"> i </w:t>
      </w:r>
      <m:oMath>
        <m:r>
          <m:rPr>
            <m:sty m:val="bi"/>
          </m:rPr>
          <w:rPr>
            <w:rFonts w:ascii="Cambria Math" w:hAnsi="Cambria Math"/>
            <w:rPrChange w:id="2483" w:author="Aleksa Corovic" w:date="2018-08-21T12:50:00Z">
              <w:rPr>
                <w:rFonts w:ascii="Cambria Math" w:hAnsi="Cambria Math"/>
                <w:lang w:val="en-GB"/>
              </w:rPr>
            </w:rPrChange>
          </w:rPr>
          <m:t>q</m:t>
        </m:r>
      </m:oMath>
      <w:r w:rsidR="00A857D6" w:rsidRPr="00D96694">
        <w:rPr>
          <w:b/>
          <w:rPrChange w:id="2484" w:author="Aleksa Corovic" w:date="2018-08-21T12:50:00Z">
            <w:rPr>
              <w:b/>
              <w:lang w:val="en-GB"/>
            </w:rPr>
          </w:rPrChange>
        </w:rPr>
        <w:t xml:space="preserve"> </w:t>
      </w:r>
      <w:r w:rsidR="00A857D6" w:rsidRPr="00D96694">
        <w:rPr>
          <w:rPrChange w:id="2485" w:author="Aleksa Corovic" w:date="2018-08-21T12:50:00Z">
            <w:rPr>
              <w:lang w:val="en-GB"/>
            </w:rPr>
          </w:rPrChange>
        </w:rPr>
        <w:t xml:space="preserve">dovoljno veliki, srednje vreme </w:t>
      </w:r>
      <w:r w:rsidR="00A857D6" w:rsidRPr="00D96694">
        <w:rPr>
          <w:i/>
        </w:rPr>
        <w:t xml:space="preserve">brute-force </w:t>
      </w:r>
      <w:r w:rsidR="00A857D6" w:rsidRPr="00D96694">
        <w:t xml:space="preserve">pretrage može da iznosi nekoliko desetina, pa čak i nekoliko stotina godina, što svakako ide u prilog robusnosti i sigurnosti </w:t>
      </w:r>
      <w:r w:rsidR="00A857D6" w:rsidRPr="00D96694">
        <w:rPr>
          <w:i/>
        </w:rPr>
        <w:t>RSA</w:t>
      </w:r>
      <w:r w:rsidR="00A857D6" w:rsidRPr="00D96694">
        <w:t xml:space="preserve"> algoritma</w:t>
      </w:r>
      <w:r w:rsidR="00485BCF" w:rsidRPr="00D96694">
        <w:t>.</w:t>
      </w:r>
    </w:p>
    <w:p w14:paraId="2796EC27" w14:textId="77777777" w:rsidR="00485BCF" w:rsidRPr="00D96694" w:rsidRDefault="00485BCF" w:rsidP="00E04928">
      <w:pPr>
        <w:rPr>
          <w:rStyle w:val="Strong"/>
        </w:rPr>
        <w:sectPr w:rsidR="00485BCF" w:rsidRPr="00D96694" w:rsidSect="00AD67BD">
          <w:headerReference w:type="default" r:id="rId40"/>
          <w:pgSz w:w="11907" w:h="16840" w:code="9"/>
          <w:pgMar w:top="1134" w:right="851" w:bottom="1134" w:left="1701" w:header="567" w:footer="567" w:gutter="0"/>
          <w:cols w:space="720"/>
        </w:sectPr>
      </w:pPr>
    </w:p>
    <w:p w14:paraId="63EE5F05" w14:textId="77777777" w:rsidR="00517A6A" w:rsidRPr="00D96694" w:rsidRDefault="003D77B6">
      <w:pPr>
        <w:pStyle w:val="Heading1"/>
      </w:pPr>
      <w:bookmarkStart w:id="2486" w:name="_Ref518072610"/>
      <w:bookmarkStart w:id="2487" w:name="_Toc522019402"/>
      <w:r w:rsidRPr="00D96694">
        <w:rPr>
          <w:rPrChange w:id="2488" w:author="Aleksa Corovic" w:date="2018-08-21T12:50:00Z">
            <w:rPr>
              <w:b w:val="0"/>
              <w:bCs w:val="0"/>
            </w:rPr>
          </w:rPrChange>
        </w:rPr>
        <w:lastRenderedPageBreak/>
        <w:t>Koncept rešenja</w:t>
      </w:r>
      <w:bookmarkEnd w:id="2486"/>
      <w:bookmarkEnd w:id="2487"/>
    </w:p>
    <w:p w14:paraId="4AC02E43" w14:textId="77777777" w:rsidR="00381F50" w:rsidRPr="00D96694" w:rsidRDefault="00381F50" w:rsidP="00381F50"/>
    <w:p w14:paraId="49BBAC50" w14:textId="77777777" w:rsidR="003D77B6" w:rsidRPr="00D96694" w:rsidRDefault="003D77B6" w:rsidP="003D77B6"/>
    <w:p w14:paraId="3FCE4916" w14:textId="57AC57AD" w:rsidR="00517A6A" w:rsidRPr="00D96694" w:rsidRDefault="00A973E2" w:rsidP="002209E3">
      <w:r w:rsidRPr="00D96694">
        <w:t xml:space="preserve">U ovom poglavlju biće pojašnjen koncept rešenja. </w:t>
      </w:r>
      <w:r w:rsidR="003D77B6" w:rsidRPr="00D96694">
        <w:t xml:space="preserve">Rešenje prikazano u ovom radu se sastoji iz dva dela </w:t>
      </w:r>
      <w:ins w:id="2489" w:author="Filip Dutina" w:date="2018-08-15T12:03:00Z">
        <w:r w:rsidR="00367938" w:rsidRPr="00D96694">
          <w:t>-</w:t>
        </w:r>
      </w:ins>
      <w:del w:id="2490" w:author="Filip Dutina" w:date="2018-08-15T12:03:00Z">
        <w:r w:rsidR="003D77B6" w:rsidRPr="00D96694" w:rsidDel="00367938">
          <w:delText>–</w:delText>
        </w:r>
      </w:del>
      <w:r w:rsidRPr="00D96694">
        <w:t xml:space="preserve"> prvi deo rešenja predstavlja klijentsku stranu i ona se izvršava na računaru, dok je drugi deo rešenja serverska strana koja se izvršava na namenskoj platformi. Obe strane su realizovane u programskom jeziku </w:t>
      </w:r>
      <w:r w:rsidRPr="00D96694">
        <w:rPr>
          <w:i/>
        </w:rPr>
        <w:t>C</w:t>
      </w:r>
      <w:r w:rsidRPr="00D96694">
        <w:t xml:space="preserve">. Radno okruženje koje je korišćeno prilikom izrade klijentske strane je </w:t>
      </w:r>
      <w:r w:rsidRPr="00D96694">
        <w:rPr>
          <w:i/>
        </w:rPr>
        <w:t>Visual Studio 2017 Professional</w:t>
      </w:r>
      <w:r w:rsidRPr="00D96694">
        <w:t>. Samo okruženje poseduje sve neophodne biblioteke</w:t>
      </w:r>
      <w:r w:rsidR="00D255CB" w:rsidRPr="00D96694">
        <w:t xml:space="preserve"> i podešavanja kako bi se  uspostavila komunikacija sa namenskom platformom. Operativni sistem koji se nalazi na računaru je </w:t>
      </w:r>
      <w:r w:rsidR="00D255CB" w:rsidRPr="00D96694">
        <w:rPr>
          <w:i/>
        </w:rPr>
        <w:t>Windows 10</w:t>
      </w:r>
      <w:r w:rsidR="00D255CB" w:rsidRPr="00D96694">
        <w:t xml:space="preserve">. Na namenskoj platformi se nalazi </w:t>
      </w:r>
      <w:r w:rsidR="00D255CB" w:rsidRPr="00D96694">
        <w:rPr>
          <w:i/>
        </w:rPr>
        <w:t>RTOS VxWorks Wind River</w:t>
      </w:r>
      <w:r w:rsidR="00D255CB" w:rsidRPr="00D96694">
        <w:t xml:space="preserve"> operativni sistem sa svim neophodnim bibliotekama za razmenu podataka sa klijentskom stranom. Serverska strana je napisana u </w:t>
      </w:r>
      <w:r w:rsidR="00D255CB" w:rsidRPr="00D96694">
        <w:rPr>
          <w:i/>
        </w:rPr>
        <w:t>Notepad++</w:t>
      </w:r>
      <w:r w:rsidR="00D255CB" w:rsidRPr="00D96694">
        <w:t xml:space="preserve"> alatu</w:t>
      </w:r>
      <w:r w:rsidR="002209E3" w:rsidRPr="00D96694">
        <w:t>.</w:t>
      </w:r>
      <w:r w:rsidR="00327DFD" w:rsidRPr="00D96694">
        <w:t xml:space="preserve"> Dodatak rešenju jeste grafičk</w:t>
      </w:r>
      <w:ins w:id="2491" w:author="Filip Dutina" w:date="2018-07-12T11:22:00Z">
        <w:r w:rsidR="00AD7512" w:rsidRPr="00D96694">
          <w:t>a</w:t>
        </w:r>
      </w:ins>
      <w:del w:id="2492" w:author="Filip Dutina" w:date="2018-07-12T11:22:00Z">
        <w:r w:rsidR="00327DFD" w:rsidRPr="00D96694" w:rsidDel="00AD7512">
          <w:delText>o</w:delText>
        </w:r>
      </w:del>
      <w:r w:rsidR="00327DFD" w:rsidRPr="00D96694">
        <w:t xml:space="preserve"> korisničk</w:t>
      </w:r>
      <w:ins w:id="2493" w:author="Filip Dutina" w:date="2018-07-12T11:22:00Z">
        <w:r w:rsidR="00AD7512" w:rsidRPr="00D96694">
          <w:t>a</w:t>
        </w:r>
      </w:ins>
      <w:del w:id="2494" w:author="Filip Dutina" w:date="2018-07-12T11:22:00Z">
        <w:r w:rsidR="00327DFD" w:rsidRPr="00D96694" w:rsidDel="00AD7512">
          <w:delText>o</w:delText>
        </w:r>
      </w:del>
      <w:r w:rsidR="00327DFD" w:rsidRPr="00D96694">
        <w:t xml:space="preserve"> </w:t>
      </w:r>
      <w:ins w:id="2495" w:author="Filip Dutina" w:date="2018-07-12T11:22:00Z">
        <w:r w:rsidR="00AD7512" w:rsidRPr="00D96694">
          <w:t>sprega</w:t>
        </w:r>
      </w:ins>
      <w:del w:id="2496" w:author="Filip Dutina" w:date="2018-07-12T11:22:00Z">
        <w:r w:rsidR="00327DFD" w:rsidRPr="00D96694" w:rsidDel="00AD7512">
          <w:delText>sučelje</w:delText>
        </w:r>
      </w:del>
      <w:r w:rsidR="00327DFD" w:rsidRPr="00D96694">
        <w:t xml:space="preserve"> na klijentskoj strani koje je napisao u </w:t>
      </w:r>
      <w:r w:rsidR="00327DFD" w:rsidRPr="00D96694">
        <w:rPr>
          <w:i/>
        </w:rPr>
        <w:t>Python</w:t>
      </w:r>
      <w:r w:rsidR="00327DFD" w:rsidRPr="00D96694">
        <w:t xml:space="preserve"> jeziku, koristeći </w:t>
      </w:r>
      <w:r w:rsidR="00327DFD" w:rsidRPr="00D96694">
        <w:rPr>
          <w:i/>
        </w:rPr>
        <w:t>TkInter</w:t>
      </w:r>
      <w:r w:rsidR="00327DFD" w:rsidRPr="00D96694">
        <w:t xml:space="preserve"> paket za izradu </w:t>
      </w:r>
      <w:r w:rsidR="00327DFD" w:rsidRPr="00D96694">
        <w:rPr>
          <w:i/>
        </w:rPr>
        <w:t>GUI</w:t>
      </w:r>
      <w:r w:rsidR="00327DFD" w:rsidRPr="00D96694">
        <w:t xml:space="preserve"> elemenata.</w:t>
      </w:r>
    </w:p>
    <w:p w14:paraId="67D6AA88" w14:textId="77777777" w:rsidR="002209E3" w:rsidRPr="00D96694" w:rsidRDefault="002209E3" w:rsidP="002209E3">
      <w:r w:rsidRPr="00D96694">
        <w:rPr>
          <w:i/>
        </w:rPr>
        <w:t>SoC</w:t>
      </w:r>
      <w:r w:rsidRPr="00D96694">
        <w:t xml:space="preserve"> koji se nalazi na namenskoj platformi i koji omogućava realizaciju rešenja sa serverske strane je </w:t>
      </w:r>
      <w:r w:rsidRPr="00D96694">
        <w:rPr>
          <w:i/>
        </w:rPr>
        <w:t xml:space="preserve">Altera Cyclone V Soc </w:t>
      </w:r>
      <w:r w:rsidRPr="00D96694">
        <w:t xml:space="preserve">sa integrisanim </w:t>
      </w:r>
      <w:r w:rsidRPr="00D96694">
        <w:rPr>
          <w:i/>
        </w:rPr>
        <w:t>ARM</w:t>
      </w:r>
      <w:r w:rsidRPr="00D96694">
        <w:t xml:space="preserve"> procesorom.</w:t>
      </w:r>
    </w:p>
    <w:p w14:paraId="3158FF92" w14:textId="77777777" w:rsidR="00381F50" w:rsidRPr="00D96694" w:rsidRDefault="00381F50" w:rsidP="002209E3"/>
    <w:p w14:paraId="3E51478D" w14:textId="77777777" w:rsidR="00381F50" w:rsidRPr="00D96694" w:rsidRDefault="00381F50" w:rsidP="00381F50">
      <w:pPr>
        <w:keepNext/>
        <w:jc w:val="center"/>
      </w:pPr>
      <w:r w:rsidRPr="00DF0BBD">
        <w:rPr>
          <w:noProof/>
          <w:lang w:val="en-GB" w:eastAsia="en-GB"/>
        </w:rPr>
        <w:drawing>
          <wp:inline distT="0" distB="0" distL="0" distR="0" wp14:anchorId="5ADB38F6" wp14:editId="27250FE2">
            <wp:extent cx="1333500" cy="13110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tera.png"/>
                    <pic:cNvPicPr/>
                  </pic:nvPicPr>
                  <pic:blipFill>
                    <a:blip r:embed="rId41">
                      <a:extLst>
                        <a:ext uri="{28A0092B-C50C-407E-A947-70E740481C1C}">
                          <a14:useLocalDpi xmlns:a14="http://schemas.microsoft.com/office/drawing/2010/main" val="0"/>
                        </a:ext>
                      </a:extLst>
                    </a:blip>
                    <a:stretch>
                      <a:fillRect/>
                    </a:stretch>
                  </pic:blipFill>
                  <pic:spPr>
                    <a:xfrm>
                      <a:off x="0" y="0"/>
                      <a:ext cx="1363143" cy="1340234"/>
                    </a:xfrm>
                    <a:prstGeom prst="rect">
                      <a:avLst/>
                    </a:prstGeom>
                  </pic:spPr>
                </pic:pic>
              </a:graphicData>
            </a:graphic>
          </wp:inline>
        </w:drawing>
      </w:r>
    </w:p>
    <w:p w14:paraId="4F32B8F3" w14:textId="65E1746E" w:rsidR="00381F50" w:rsidRPr="00D96694" w:rsidRDefault="00381F50" w:rsidP="00381F50">
      <w:pPr>
        <w:pStyle w:val="Caption"/>
        <w:rPr>
          <w:rPrChange w:id="2497" w:author="Aleksa Corovic" w:date="2018-08-21T12:50:00Z">
            <w:rPr>
              <w:noProof/>
            </w:rPr>
          </w:rPrChange>
        </w:rPr>
      </w:pPr>
      <w:bookmarkStart w:id="2498" w:name="_Toc522019432"/>
      <w:r w:rsidRPr="00D96694">
        <w:t xml:space="preserve">Slika </w:t>
      </w:r>
      <w:ins w:id="2499"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500" w:author="Aleksa Corovic" w:date="2018-08-21T12:50:00Z">
            <w:rPr>
              <w:noProof/>
            </w:rPr>
          </w:rPrChange>
        </w:rPr>
        <w:t>3</w:t>
      </w:r>
      <w:ins w:id="250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502" w:author="Filip Dutina" w:date="2018-08-14T14:04:00Z">
        <w:r w:rsidR="0063232B" w:rsidRPr="00D96694">
          <w:rPr>
            <w:rPrChange w:id="2503" w:author="Aleksa Corovic" w:date="2018-08-21T12:50:00Z">
              <w:rPr>
                <w:noProof/>
              </w:rPr>
            </w:rPrChange>
          </w:rPr>
          <w:t>1</w:t>
        </w:r>
        <w:r w:rsidR="0063232B" w:rsidRPr="00DF0BBD">
          <w:fldChar w:fldCharType="end"/>
        </w:r>
      </w:ins>
      <w:del w:id="250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505"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506" w:author="Aleksa Corovic" w:date="2018-08-21T12:50:00Z">
              <w:rPr>
                <w:noProof/>
              </w:rPr>
            </w:rPrChange>
          </w:rPr>
          <w:delText>1</w:delText>
        </w:r>
        <w:r w:rsidR="0067303B" w:rsidRPr="00DF0BBD" w:rsidDel="00D03B92">
          <w:fldChar w:fldCharType="end"/>
        </w:r>
      </w:del>
      <w:r w:rsidRPr="00D96694">
        <w:t xml:space="preserve"> </w:t>
      </w:r>
      <w:r w:rsidRPr="00D96694">
        <w:rPr>
          <w:i/>
          <w:rPrChange w:id="2507" w:author="Aleksa Corovic" w:date="2018-08-21T12:50:00Z">
            <w:rPr>
              <w:i/>
              <w:noProof/>
            </w:rPr>
          </w:rPrChange>
        </w:rPr>
        <w:t>Altera Cyclone</w:t>
      </w:r>
      <w:r w:rsidRPr="00D96694">
        <w:rPr>
          <w:rPrChange w:id="2508" w:author="Aleksa Corovic" w:date="2018-08-21T12:50:00Z">
            <w:rPr>
              <w:noProof/>
            </w:rPr>
          </w:rPrChange>
        </w:rPr>
        <w:t xml:space="preserve"> pete generacije</w:t>
      </w:r>
      <w:r w:rsidR="002432A8" w:rsidRPr="00D96694">
        <w:rPr>
          <w:rPrChange w:id="2509" w:author="Aleksa Corovic" w:date="2018-08-21T12:50:00Z">
            <w:rPr>
              <w:noProof/>
            </w:rPr>
          </w:rPrChange>
        </w:rPr>
        <w:t xml:space="preserve"> [1</w:t>
      </w:r>
      <w:ins w:id="2510" w:author="Filip Dutina" w:date="2018-08-14T14:19:00Z">
        <w:r w:rsidR="0037741D" w:rsidRPr="00D96694">
          <w:rPr>
            <w:rPrChange w:id="2511" w:author="Aleksa Corovic" w:date="2018-08-21T12:50:00Z">
              <w:rPr>
                <w:noProof/>
              </w:rPr>
            </w:rPrChange>
          </w:rPr>
          <w:t>9</w:t>
        </w:r>
      </w:ins>
      <w:del w:id="2512" w:author="Filip Dutina" w:date="2018-08-14T14:08:00Z">
        <w:r w:rsidR="002432A8" w:rsidRPr="00D96694" w:rsidDel="0063232B">
          <w:rPr>
            <w:rPrChange w:id="2513" w:author="Aleksa Corovic" w:date="2018-08-21T12:50:00Z">
              <w:rPr>
                <w:noProof/>
              </w:rPr>
            </w:rPrChange>
          </w:rPr>
          <w:delText>5</w:delText>
        </w:r>
      </w:del>
      <w:r w:rsidR="002432A8" w:rsidRPr="00D96694">
        <w:rPr>
          <w:rPrChange w:id="2514" w:author="Aleksa Corovic" w:date="2018-08-21T12:50:00Z">
            <w:rPr>
              <w:noProof/>
            </w:rPr>
          </w:rPrChange>
        </w:rPr>
        <w:t>]</w:t>
      </w:r>
      <w:bookmarkEnd w:id="2498"/>
    </w:p>
    <w:p w14:paraId="67EE1C1D" w14:textId="77777777" w:rsidR="00381F50" w:rsidRPr="00D96694" w:rsidRDefault="00381F50" w:rsidP="00381F50"/>
    <w:p w14:paraId="34B97C92" w14:textId="6029555C" w:rsidR="00381F50" w:rsidRPr="00D96694" w:rsidRDefault="00381F50" w:rsidP="00381F50">
      <w:r w:rsidRPr="00D96694">
        <w:lastRenderedPageBreak/>
        <w:t xml:space="preserve">Ideja zadatka je da se podaci sa namenske platforme izvuku bezbedno, i da samo vlasnici tajnog </w:t>
      </w:r>
      <w:r w:rsidRPr="00D96694">
        <w:rPr>
          <w:i/>
        </w:rPr>
        <w:t>RSA</w:t>
      </w:r>
      <w:r w:rsidRPr="00D96694">
        <w:t xml:space="preserve"> ključa mogu da ih pročitaju u njihovom originalnom obliku</w:t>
      </w:r>
      <w:r w:rsidR="008A5B10" w:rsidRPr="00D96694">
        <w:t>. K</w:t>
      </w:r>
      <w:r w:rsidRPr="00D96694">
        <w:t xml:space="preserve">ada bi neko sa malicioznim tendencijama </w:t>
      </w:r>
      <w:r w:rsidR="00731A5D" w:rsidRPr="00D96694">
        <w:t>pokuš</w:t>
      </w:r>
      <w:r w:rsidRPr="00D96694">
        <w:t>ao da izvuče podatke</w:t>
      </w:r>
      <w:r w:rsidR="00731A5D" w:rsidRPr="00D96694">
        <w:t xml:space="preserve"> sa platforme oni bi bili nečitljivi i njihovo vraćanje u originalni oblik bi bilo praktično nemoguće kao što je i objašnjeno u </w:t>
      </w:r>
      <w:del w:id="2515" w:author="Aleksa Corovic" w:date="2018-08-21T12:54:00Z">
        <w:r w:rsidR="00731A5D" w:rsidRPr="00D96694" w:rsidDel="00D96694">
          <w:delText>poglavnju</w:delText>
        </w:r>
      </w:del>
      <w:ins w:id="2516" w:author="Aleksa Corovic" w:date="2018-08-21T12:54:00Z">
        <w:r w:rsidR="00D96694" w:rsidRPr="00D96694">
          <w:t>poglavlju</w:t>
        </w:r>
      </w:ins>
      <w:r w:rsidR="00731A5D" w:rsidRPr="00D96694">
        <w:t xml:space="preserve"> </w:t>
      </w:r>
      <w:r w:rsidR="00731A5D" w:rsidRPr="00D96694">
        <w:rPr>
          <w:i/>
        </w:rPr>
        <w:t>RSA</w:t>
      </w:r>
      <w:r w:rsidR="00731A5D" w:rsidRPr="00D96694">
        <w:t xml:space="preserve"> enkripcije.</w:t>
      </w:r>
    </w:p>
    <w:p w14:paraId="4AECC66E" w14:textId="77777777" w:rsidR="00A631CD" w:rsidRPr="00D96694" w:rsidRDefault="00A631CD" w:rsidP="00546CE7">
      <w:r w:rsidRPr="00D96694">
        <w:t>Na samom početku rešenja neophodno je izabrati tajni i javni ključ.</w:t>
      </w:r>
      <w:r w:rsidR="00633C80" w:rsidRPr="00D96694">
        <w:t xml:space="preserve"> Oni se biraju na </w:t>
      </w:r>
      <w:r w:rsidR="00AC12F7" w:rsidRPr="00D96694">
        <w:t>slučajan način</w:t>
      </w:r>
      <w:r w:rsidR="00954A60" w:rsidRPr="00D96694">
        <w:t xml:space="preserve"> na klijentskoj strani što s</w:t>
      </w:r>
      <w:r w:rsidR="002677AA" w:rsidRPr="00D96694">
        <w:t>vakako uvećava robusnost</w:t>
      </w:r>
      <w:r w:rsidR="00954A60" w:rsidRPr="00D96694">
        <w:t>.</w:t>
      </w:r>
    </w:p>
    <w:p w14:paraId="7885382F" w14:textId="77777777" w:rsidR="00022DCA" w:rsidRPr="00D96694" w:rsidRDefault="00731A5D" w:rsidP="00546CE7">
      <w:r w:rsidRPr="00D96694">
        <w:t>Komunikacija između računara i namenske platforme započinje tako što se najpre pošalje zahtev  sa klijentske strane za početak komunikacije. To je realizovano tako što obe strane unapred znaju</w:t>
      </w:r>
      <w:r w:rsidR="00C30987" w:rsidRPr="00D96694">
        <w:t xml:space="preserve"> odgovarajuću reč</w:t>
      </w:r>
      <w:r w:rsidR="00074422" w:rsidRPr="00D96694">
        <w:t xml:space="preserve"> (npr. </w:t>
      </w:r>
      <w:r w:rsidR="00074422" w:rsidRPr="00D96694">
        <w:rPr>
          <w:i/>
        </w:rPr>
        <w:t>Start</w:t>
      </w:r>
      <w:r w:rsidR="00074422" w:rsidRPr="00D96694">
        <w:t>)</w:t>
      </w:r>
      <w:r w:rsidR="00C30987" w:rsidRPr="00D96694">
        <w:t xml:space="preserve"> i proverom primljene i unapred poznate reči se</w:t>
      </w:r>
      <w:r w:rsidR="00022DCA" w:rsidRPr="00D96694">
        <w:t>rver</w:t>
      </w:r>
      <w:r w:rsidR="00C30987" w:rsidRPr="00D96694">
        <w:t xml:space="preserve"> lako utvrdi ko pokušava </w:t>
      </w:r>
      <w:r w:rsidR="00546CE7" w:rsidRPr="00D96694">
        <w:t>da pristupi namenskoj platformi.</w:t>
      </w:r>
      <w:r w:rsidR="002677AA" w:rsidRPr="00D96694">
        <w:t xml:space="preserve"> </w:t>
      </w:r>
      <w:r w:rsidR="00074422" w:rsidRPr="00D96694">
        <w:t>Ako je primljena reč potvrđena kao validna</w:t>
      </w:r>
      <w:r w:rsidR="00231253" w:rsidRPr="00D96694">
        <w:t xml:space="preserve"> server šalje</w:t>
      </w:r>
      <w:r w:rsidR="00074422" w:rsidRPr="00D96694">
        <w:t xml:space="preserve"> klijentu</w:t>
      </w:r>
      <w:r w:rsidR="00231253" w:rsidRPr="00D96694">
        <w:t xml:space="preserve"> </w:t>
      </w:r>
      <w:r w:rsidR="00231253" w:rsidRPr="00D96694">
        <w:rPr>
          <w:i/>
        </w:rPr>
        <w:t>ACK</w:t>
      </w:r>
      <w:r w:rsidR="00231253" w:rsidRPr="00D96694">
        <w:t xml:space="preserve"> paket i rešenje</w:t>
      </w:r>
      <w:r w:rsidR="00142069" w:rsidRPr="00D96694">
        <w:t xml:space="preserve"> je</w:t>
      </w:r>
      <w:r w:rsidR="00231253" w:rsidRPr="00D96694">
        <w:t xml:space="preserve"> spremno za bezbedan prenos informacija preko mreže.</w:t>
      </w:r>
    </w:p>
    <w:p w14:paraId="29C95531" w14:textId="4D0F98D0" w:rsidR="00074422" w:rsidRPr="00D96694" w:rsidRDefault="00142069" w:rsidP="00546CE7">
      <w:r w:rsidRPr="00D96694">
        <w:t>Sledeći korak je slanje javnog ključa serveru kako bi se mogla izvršiti enkripcija podataka, dok tajni ključ ostaje u posedu klijenta radi dekripcije.</w:t>
      </w:r>
      <w:ins w:id="2517" w:author="Filip Dutina" w:date="2018-08-15T12:05:00Z">
        <w:r w:rsidR="005A2191" w:rsidRPr="00D96694">
          <w:t xml:space="preserve"> Poslati javni ključ je prethodno simetrično enkriptovan radi uvećanja bezbednosti </w:t>
        </w:r>
        <w:commentRangeStart w:id="2518"/>
        <w:r w:rsidR="005A2191" w:rsidRPr="00D96694">
          <w:t>sistema</w:t>
        </w:r>
      </w:ins>
      <w:commentRangeEnd w:id="2518"/>
      <w:ins w:id="2519" w:author="Filip Dutina" w:date="2018-08-15T12:06:00Z">
        <w:r w:rsidR="009C54EE" w:rsidRPr="00D96694">
          <w:rPr>
            <w:rStyle w:val="CommentReference"/>
          </w:rPr>
          <w:commentReference w:id="2518"/>
        </w:r>
      </w:ins>
      <w:ins w:id="2520" w:author="Filip Dutina" w:date="2018-08-15T12:05:00Z">
        <w:r w:rsidR="005A2191" w:rsidRPr="00D96694">
          <w:t>.</w:t>
        </w:r>
      </w:ins>
      <w:r w:rsidR="00074422" w:rsidRPr="00D96694">
        <w:t xml:space="preserve"> </w:t>
      </w:r>
      <w:r w:rsidRPr="00D96694">
        <w:t xml:space="preserve">Nakon toga sledi </w:t>
      </w:r>
      <w:r w:rsidR="00074422" w:rsidRPr="00D96694">
        <w:t xml:space="preserve">prikupljanje </w:t>
      </w:r>
      <w:r w:rsidRPr="00D96694">
        <w:t xml:space="preserve"> podataka iz željenog direktorijuma na namenskoj platformi, njihova enkripcija i slanje ka klijentu. Klijentska strana vrši dekripciju svakog paketa odmah nakon primanja i upisuje dekriptovani paket u datoteku. Rešenje je realizovano dinamički, što znači da broj datoteka koje se šalju ne mora biti unapred poznat već se vrši njihovo prebrojavanje nakon otvaranja željenog direktorijuma. Jedino što unapred mora biti poznato j</w:t>
      </w:r>
      <w:r w:rsidR="00212AFF" w:rsidRPr="00D96694">
        <w:t>este</w:t>
      </w:r>
      <w:r w:rsidRPr="00D96694">
        <w:t xml:space="preserve"> ime željenog direktorijuma i putanja do njega.</w:t>
      </w:r>
    </w:p>
    <w:p w14:paraId="2BD604DB" w14:textId="77777777" w:rsidR="00762830" w:rsidRPr="00D96694" w:rsidRDefault="00762830" w:rsidP="00546CE7"/>
    <w:p w14:paraId="4C85070C" w14:textId="77777777" w:rsidR="00762830" w:rsidRPr="00D96694" w:rsidRDefault="00762830" w:rsidP="00762830">
      <w:pPr>
        <w:keepNext/>
        <w:jc w:val="left"/>
      </w:pPr>
      <w:r w:rsidRPr="00DF0BBD">
        <w:rPr>
          <w:noProof/>
          <w:lang w:val="en-GB" w:eastAsia="en-GB"/>
        </w:rPr>
        <w:drawing>
          <wp:inline distT="0" distB="0" distL="0" distR="0" wp14:anchorId="53DF14C3" wp14:editId="30F9AF64">
            <wp:extent cx="5483151" cy="33554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811" cy="3378496"/>
                    </a:xfrm>
                    <a:prstGeom prst="rect">
                      <a:avLst/>
                    </a:prstGeom>
                  </pic:spPr>
                </pic:pic>
              </a:graphicData>
            </a:graphic>
          </wp:inline>
        </w:drawing>
      </w:r>
    </w:p>
    <w:p w14:paraId="266C27C2" w14:textId="51BB02A4" w:rsidR="00E47857" w:rsidRPr="00D96694" w:rsidRDefault="00762830" w:rsidP="00E47857">
      <w:pPr>
        <w:pStyle w:val="Caption"/>
        <w:rPr>
          <w:rPrChange w:id="2521" w:author="Aleksa Corovic" w:date="2018-08-21T12:50:00Z">
            <w:rPr>
              <w:noProof/>
            </w:rPr>
          </w:rPrChange>
        </w:rPr>
      </w:pPr>
      <w:bookmarkStart w:id="2522" w:name="_Toc522019433"/>
      <w:r w:rsidRPr="00D96694">
        <w:t xml:space="preserve">Slika </w:t>
      </w:r>
      <w:ins w:id="252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524" w:author="Aleksa Corovic" w:date="2018-08-21T12:50:00Z">
            <w:rPr>
              <w:noProof/>
            </w:rPr>
          </w:rPrChange>
        </w:rPr>
        <w:t>3</w:t>
      </w:r>
      <w:ins w:id="252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526" w:author="Filip Dutina" w:date="2018-08-14T14:04:00Z">
        <w:r w:rsidR="0063232B" w:rsidRPr="00D96694">
          <w:rPr>
            <w:rPrChange w:id="2527" w:author="Aleksa Corovic" w:date="2018-08-21T12:50:00Z">
              <w:rPr>
                <w:noProof/>
              </w:rPr>
            </w:rPrChange>
          </w:rPr>
          <w:t>2</w:t>
        </w:r>
        <w:r w:rsidR="0063232B" w:rsidRPr="00DF0BBD">
          <w:fldChar w:fldCharType="end"/>
        </w:r>
      </w:ins>
      <w:del w:id="252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529"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530" w:author="Aleksa Corovic" w:date="2018-08-21T12:50:00Z">
              <w:rPr>
                <w:noProof/>
              </w:rPr>
            </w:rPrChange>
          </w:rPr>
          <w:delText>2</w:delText>
        </w:r>
        <w:r w:rsidR="0067303B" w:rsidRPr="00DF0BBD" w:rsidDel="00D03B92">
          <w:fldChar w:fldCharType="end"/>
        </w:r>
      </w:del>
      <w:r w:rsidRPr="00D96694">
        <w:t xml:space="preserve"> Izgled klijentskog terminala</w:t>
      </w:r>
      <w:bookmarkEnd w:id="2522"/>
    </w:p>
    <w:p w14:paraId="1E3E137F" w14:textId="77777777" w:rsidR="00730A0C" w:rsidRPr="00D96694" w:rsidRDefault="00730A0C" w:rsidP="00730A0C"/>
    <w:p w14:paraId="4E7EB6B1" w14:textId="77777777" w:rsidR="005E78C7" w:rsidRPr="00D96694" w:rsidRDefault="0080036F" w:rsidP="008847DA">
      <w:pPr>
        <w:pStyle w:val="Caption"/>
        <w:ind w:firstLine="720"/>
        <w:jc w:val="both"/>
      </w:pPr>
      <w:r w:rsidRPr="00D96694">
        <w:t xml:space="preserve">Na slici 3.2 </w:t>
      </w:r>
      <w:r w:rsidR="00A5284B" w:rsidRPr="00D96694">
        <w:t>su prikazani ispisi u terminalu</w:t>
      </w:r>
      <w:r w:rsidR="00BF2DAC" w:rsidRPr="00D96694">
        <w:t xml:space="preserve"> na klijentskoj strani</w:t>
      </w:r>
      <w:r w:rsidR="00A5284B" w:rsidRPr="00D96694">
        <w:t xml:space="preserve"> koji demonstriraju</w:t>
      </w:r>
      <w:r w:rsidRPr="00D96694">
        <w:t xml:space="preserve"> sve što je prethodno objašnjeno, uz dodatak da klijentska strana vodi računa o tome na koji način se prima svaka datoteka, koliko celih paketa tre</w:t>
      </w:r>
      <w:r w:rsidR="00A5284B" w:rsidRPr="00D96694">
        <w:t xml:space="preserve">ba da dobije i koje je veličine </w:t>
      </w:r>
      <w:r w:rsidR="008A241C" w:rsidRPr="00D96694">
        <w:t>poslednji paket</w:t>
      </w:r>
      <w:r w:rsidR="00817F60" w:rsidRPr="00D96694">
        <w:t>,</w:t>
      </w:r>
      <w:r w:rsidR="001B58EB" w:rsidRPr="00D96694">
        <w:t xml:space="preserve"> o čemu će biti reči u </w:t>
      </w:r>
      <w:r w:rsidR="002D7D29" w:rsidRPr="00D96694">
        <w:t>idućem</w:t>
      </w:r>
      <w:r w:rsidR="001B58EB" w:rsidRPr="00D96694">
        <w:t xml:space="preserve"> poglavlju</w:t>
      </w:r>
      <w:r w:rsidR="008A241C" w:rsidRPr="00D96694">
        <w:t>.</w:t>
      </w:r>
      <w:r w:rsidR="00E04928" w:rsidRPr="00D96694">
        <w:t xml:space="preserve"> </w:t>
      </w:r>
    </w:p>
    <w:p w14:paraId="6E33900C" w14:textId="77777777" w:rsidR="001D2135" w:rsidRPr="00D96694" w:rsidRDefault="001D2135" w:rsidP="001D2135"/>
    <w:p w14:paraId="4B29FDD7" w14:textId="77777777" w:rsidR="001D2135" w:rsidRPr="00D96694" w:rsidRDefault="001D2135" w:rsidP="001D2135"/>
    <w:p w14:paraId="24FC0716" w14:textId="77777777" w:rsidR="001D2135" w:rsidRPr="00D96694" w:rsidRDefault="001D2135" w:rsidP="001D2135"/>
    <w:p w14:paraId="73A892A2" w14:textId="77777777" w:rsidR="001D2135" w:rsidRPr="00D96694" w:rsidRDefault="001D2135" w:rsidP="001D2135"/>
    <w:p w14:paraId="250E412C" w14:textId="77777777" w:rsidR="001D2135" w:rsidRPr="00D96694" w:rsidRDefault="001D2135" w:rsidP="00E04928">
      <w:pPr>
        <w:pStyle w:val="Heading1"/>
        <w:sectPr w:rsidR="001D2135" w:rsidRPr="00D96694" w:rsidSect="001D2135">
          <w:headerReference w:type="default" r:id="rId43"/>
          <w:pgSz w:w="11907" w:h="16840" w:code="9"/>
          <w:pgMar w:top="1138" w:right="850" w:bottom="1138" w:left="1699" w:header="562" w:footer="562" w:gutter="0"/>
          <w:cols w:space="720"/>
        </w:sectPr>
      </w:pPr>
    </w:p>
    <w:p w14:paraId="2EE6F340" w14:textId="77777777" w:rsidR="00E04928" w:rsidRPr="00D96694" w:rsidRDefault="00E04928" w:rsidP="00E04928">
      <w:pPr>
        <w:pStyle w:val="Heading1"/>
      </w:pPr>
      <w:bookmarkStart w:id="2531" w:name="_Ref518072599"/>
      <w:bookmarkStart w:id="2532" w:name="_Toc522019403"/>
      <w:r w:rsidRPr="00D96694">
        <w:lastRenderedPageBreak/>
        <w:t>Programsko rešenje</w:t>
      </w:r>
      <w:bookmarkEnd w:id="2531"/>
      <w:bookmarkEnd w:id="2532"/>
    </w:p>
    <w:p w14:paraId="6D0EB5EA" w14:textId="77777777" w:rsidR="003845A2" w:rsidRPr="00D96694" w:rsidRDefault="003845A2" w:rsidP="003845A2"/>
    <w:p w14:paraId="7C1F8CEB" w14:textId="77777777" w:rsidR="00102858" w:rsidRPr="00D96694" w:rsidRDefault="00102858" w:rsidP="00234C6F">
      <w:pPr>
        <w:rPr>
          <w:ins w:id="2533" w:author="Filip Dutina" w:date="2018-07-17T11:52:00Z"/>
        </w:rPr>
      </w:pPr>
    </w:p>
    <w:p w14:paraId="6865BFC7" w14:textId="77777777" w:rsidR="00234C6F" w:rsidRPr="00D96694" w:rsidRDefault="00234C6F" w:rsidP="00234C6F">
      <w:r w:rsidRPr="00D96694">
        <w:t>Kao što je naglašeno ranije, programsko rešenje je podeljeno u dva modu</w:t>
      </w:r>
      <w:r w:rsidR="008C703D" w:rsidRPr="00D96694">
        <w:t>la -</w:t>
      </w:r>
      <w:r w:rsidRPr="00D96694">
        <w:t xml:space="preserve"> na serversku stranu koja se nalazi na namenskoj platformi i na klijentsku stranu koja se nalazi na računaru. U ovom poglavlju biće opisana oba modula detaljno, ali sa akcentom na funkcionisanje jednog modula kao celine, nezavisno od drugog (iako svakako zavise jedan od drugog, međutim ovaj pristup omogućuje dublji uvid u ideju i realizaciju iste zarad uspešnijeg rešenja problema).</w:t>
      </w:r>
    </w:p>
    <w:p w14:paraId="227B132E" w14:textId="77777777" w:rsidR="00234C6F" w:rsidRPr="00D96694" w:rsidRDefault="00234C6F" w:rsidP="00234C6F"/>
    <w:p w14:paraId="669B960A" w14:textId="77777777" w:rsidR="00234C6F" w:rsidRPr="00D96694" w:rsidRDefault="00234C6F" w:rsidP="00234C6F">
      <w:pPr>
        <w:pStyle w:val="Heading2"/>
      </w:pPr>
      <w:bookmarkStart w:id="2534" w:name="_Toc522019404"/>
      <w:r w:rsidRPr="00D96694">
        <w:t>Klijentska strana</w:t>
      </w:r>
      <w:bookmarkEnd w:id="2534"/>
    </w:p>
    <w:p w14:paraId="79D7DEA9" w14:textId="77777777" w:rsidR="00234C6F" w:rsidRPr="00D96694" w:rsidRDefault="00234C6F" w:rsidP="00234C6F"/>
    <w:tbl>
      <w:tblPr>
        <w:tblStyle w:val="TableGrid"/>
        <w:tblW w:w="0" w:type="auto"/>
        <w:tblLook w:val="04A0" w:firstRow="1" w:lastRow="0" w:firstColumn="1" w:lastColumn="0" w:noHBand="0" w:noVBand="1"/>
      </w:tblPr>
      <w:tblGrid>
        <w:gridCol w:w="4672"/>
        <w:gridCol w:w="4673"/>
      </w:tblGrid>
      <w:tr w:rsidR="00105B53" w:rsidRPr="00D96694" w14:paraId="5919CC2B" w14:textId="77777777" w:rsidTr="005E3D11">
        <w:tc>
          <w:tcPr>
            <w:tcW w:w="4672" w:type="dxa"/>
          </w:tcPr>
          <w:p w14:paraId="69860236" w14:textId="77777777" w:rsidR="00105B53" w:rsidRPr="00D96694" w:rsidRDefault="00105B53" w:rsidP="005E3D11">
            <w:pPr>
              <w:ind w:firstLine="0"/>
              <w:rPr>
                <w:i/>
              </w:rPr>
            </w:pPr>
            <w:r w:rsidRPr="00D96694">
              <w:rPr>
                <w:i/>
              </w:rPr>
              <w:t>int main(void)</w:t>
            </w:r>
          </w:p>
        </w:tc>
        <w:tc>
          <w:tcPr>
            <w:tcW w:w="4673" w:type="dxa"/>
          </w:tcPr>
          <w:p w14:paraId="550FC588" w14:textId="76A93C25" w:rsidR="00105B53" w:rsidRPr="00D96694" w:rsidRDefault="00297E73" w:rsidP="005E3D11">
            <w:pPr>
              <w:ind w:firstLine="0"/>
            </w:pPr>
            <w:ins w:id="2535" w:author="Filip Dutina" w:date="2018-07-17T11:38:00Z">
              <w:r w:rsidRPr="00D96694">
                <w:rPr>
                  <w:i/>
                </w:rPr>
                <w:t>M</w:t>
              </w:r>
            </w:ins>
            <w:del w:id="2536" w:author="Filip Dutina" w:date="2018-07-17T11:38:00Z">
              <w:r w:rsidR="008C703D" w:rsidRPr="00D96694" w:rsidDel="00297E73">
                <w:rPr>
                  <w:i/>
                </w:rPr>
                <w:delText>m</w:delText>
              </w:r>
            </w:del>
            <w:r w:rsidR="00CA430E" w:rsidRPr="00D96694">
              <w:rPr>
                <w:i/>
              </w:rPr>
              <w:t>ain</w:t>
            </w:r>
            <w:r w:rsidR="00CA430E" w:rsidRPr="00D96694">
              <w:t xml:space="preserve"> funkcija</w:t>
            </w:r>
          </w:p>
        </w:tc>
      </w:tr>
      <w:tr w:rsidR="00234C6F" w:rsidRPr="00D96694" w14:paraId="03E020A2" w14:textId="77777777" w:rsidTr="005E3D11">
        <w:tc>
          <w:tcPr>
            <w:tcW w:w="4672" w:type="dxa"/>
          </w:tcPr>
          <w:p w14:paraId="4DBA7EB0" w14:textId="77777777" w:rsidR="00234C6F" w:rsidRPr="00D96694" w:rsidRDefault="00234C6F" w:rsidP="005E3D11">
            <w:pPr>
              <w:ind w:firstLine="0"/>
              <w:rPr>
                <w:i/>
              </w:rPr>
            </w:pPr>
            <w:r w:rsidRPr="00D96694">
              <w:rPr>
                <w:i/>
              </w:rPr>
              <w:t>void receiveFile(void)</w:t>
            </w:r>
          </w:p>
        </w:tc>
        <w:tc>
          <w:tcPr>
            <w:tcW w:w="4673" w:type="dxa"/>
          </w:tcPr>
          <w:p w14:paraId="069B0374" w14:textId="55755C83" w:rsidR="00234C6F" w:rsidRPr="00D96694" w:rsidRDefault="00297E73" w:rsidP="005E3D11">
            <w:pPr>
              <w:ind w:firstLine="0"/>
            </w:pPr>
            <w:ins w:id="2537" w:author="Filip Dutina" w:date="2018-07-17T11:38:00Z">
              <w:r w:rsidRPr="00D96694">
                <w:t>P</w:t>
              </w:r>
            </w:ins>
            <w:del w:id="2538" w:author="Filip Dutina" w:date="2018-07-17T11:38:00Z">
              <w:r w:rsidR="008C703D" w:rsidRPr="00D96694" w:rsidDel="00297E73">
                <w:delText>p</w:delText>
              </w:r>
            </w:del>
            <w:r w:rsidR="00234C6F" w:rsidRPr="00D96694">
              <w:t>rimanje datoteke</w:t>
            </w:r>
          </w:p>
        </w:tc>
      </w:tr>
      <w:tr w:rsidR="00234C6F" w:rsidRPr="00D96694" w14:paraId="2AF16A3F" w14:textId="77777777" w:rsidTr="005E3D11">
        <w:tc>
          <w:tcPr>
            <w:tcW w:w="4672" w:type="dxa"/>
          </w:tcPr>
          <w:p w14:paraId="48508FC3" w14:textId="77777777" w:rsidR="00234C6F" w:rsidRPr="00D96694" w:rsidRDefault="00234C6F" w:rsidP="005E3D11">
            <w:pPr>
              <w:ind w:firstLine="0"/>
              <w:rPr>
                <w:i/>
              </w:rPr>
            </w:pPr>
            <w:r w:rsidRPr="00D96694">
              <w:rPr>
                <w:i/>
              </w:rPr>
              <w:t xml:space="preserve">void decrypt(void) </w:t>
            </w:r>
          </w:p>
        </w:tc>
        <w:tc>
          <w:tcPr>
            <w:tcW w:w="4673" w:type="dxa"/>
          </w:tcPr>
          <w:p w14:paraId="55A80C6C" w14:textId="126AFE36" w:rsidR="00234C6F" w:rsidRPr="00D96694" w:rsidRDefault="00297E73" w:rsidP="005E3D11">
            <w:pPr>
              <w:tabs>
                <w:tab w:val="left" w:pos="2867"/>
              </w:tabs>
              <w:ind w:firstLine="0"/>
            </w:pPr>
            <w:ins w:id="2539" w:author="Filip Dutina" w:date="2018-07-17T11:38:00Z">
              <w:r w:rsidRPr="00D96694">
                <w:t>D</w:t>
              </w:r>
            </w:ins>
            <w:del w:id="2540" w:author="Filip Dutina" w:date="2018-07-17T11:38:00Z">
              <w:r w:rsidR="008C703D" w:rsidRPr="00D96694" w:rsidDel="00297E73">
                <w:delText>d</w:delText>
              </w:r>
            </w:del>
            <w:r w:rsidR="00234C6F" w:rsidRPr="00D96694">
              <w:t>ekripcija</w:t>
            </w:r>
            <w:r w:rsidR="00234C6F" w:rsidRPr="00D96694">
              <w:tab/>
            </w:r>
          </w:p>
        </w:tc>
      </w:tr>
      <w:tr w:rsidR="00234C6F" w:rsidRPr="00D96694" w14:paraId="5A15AAF6" w14:textId="77777777" w:rsidTr="005E3D11">
        <w:tc>
          <w:tcPr>
            <w:tcW w:w="4672" w:type="dxa"/>
          </w:tcPr>
          <w:p w14:paraId="0A85B2A7" w14:textId="77777777" w:rsidR="00234C6F" w:rsidRPr="00D96694" w:rsidRDefault="00234C6F" w:rsidP="005E3D11">
            <w:pPr>
              <w:ind w:firstLine="0"/>
              <w:rPr>
                <w:i/>
              </w:rPr>
            </w:pPr>
            <w:r w:rsidRPr="00D96694">
              <w:rPr>
                <w:i/>
              </w:rPr>
              <w:t>uint32_t prime(uint32_t pr)</w:t>
            </w:r>
          </w:p>
        </w:tc>
        <w:tc>
          <w:tcPr>
            <w:tcW w:w="4673" w:type="dxa"/>
          </w:tcPr>
          <w:p w14:paraId="46237A3F" w14:textId="2DA71152" w:rsidR="00234C6F" w:rsidRPr="00D96694" w:rsidRDefault="00297E73" w:rsidP="005E3D11">
            <w:pPr>
              <w:ind w:firstLine="0"/>
            </w:pPr>
            <w:ins w:id="2541" w:author="Filip Dutina" w:date="2018-07-17T11:38:00Z">
              <w:r w:rsidRPr="00D96694">
                <w:t>F</w:t>
              </w:r>
            </w:ins>
            <w:del w:id="2542" w:author="Filip Dutina" w:date="2018-07-17T11:38:00Z">
              <w:r w:rsidR="008C703D" w:rsidRPr="00D96694" w:rsidDel="00297E73">
                <w:delText>f</w:delText>
              </w:r>
            </w:del>
            <w:r w:rsidR="008C703D" w:rsidRPr="00D96694">
              <w:t>unkcija u kojoj se proverava</w:t>
            </w:r>
            <w:r w:rsidR="00234C6F" w:rsidRPr="00D96694">
              <w:t xml:space="preserve"> da li je broj prost</w:t>
            </w:r>
          </w:p>
        </w:tc>
      </w:tr>
      <w:tr w:rsidR="00234C6F" w:rsidRPr="00D96694" w14:paraId="52FC21C2" w14:textId="77777777" w:rsidTr="005E3D11">
        <w:tc>
          <w:tcPr>
            <w:tcW w:w="4672" w:type="dxa"/>
          </w:tcPr>
          <w:p w14:paraId="0C4C84AC" w14:textId="77777777" w:rsidR="00234C6F" w:rsidRPr="00D96694" w:rsidRDefault="00234C6F" w:rsidP="005E3D11">
            <w:pPr>
              <w:ind w:firstLine="0"/>
              <w:rPr>
                <w:i/>
              </w:rPr>
            </w:pPr>
            <w:r w:rsidRPr="00D96694">
              <w:rPr>
                <w:i/>
              </w:rPr>
              <w:t>void ce(void)</w:t>
            </w:r>
          </w:p>
        </w:tc>
        <w:tc>
          <w:tcPr>
            <w:tcW w:w="4673" w:type="dxa"/>
          </w:tcPr>
          <w:p w14:paraId="6E8A8423" w14:textId="7D503700" w:rsidR="00234C6F" w:rsidRPr="00D96694" w:rsidRDefault="00297E73" w:rsidP="005E3D11">
            <w:pPr>
              <w:ind w:firstLine="0"/>
            </w:pPr>
            <w:ins w:id="2543" w:author="Filip Dutina" w:date="2018-07-17T11:38:00Z">
              <w:r w:rsidRPr="00D96694">
                <w:t>F</w:t>
              </w:r>
            </w:ins>
            <w:del w:id="2544" w:author="Filip Dutina" w:date="2018-07-17T11:38:00Z">
              <w:r w:rsidR="008C703D" w:rsidRPr="00D96694" w:rsidDel="00297E73">
                <w:delText>f</w:delText>
              </w:r>
            </w:del>
            <w:r w:rsidR="00234C6F" w:rsidRPr="00D96694">
              <w:t>unkcija u kojoj se računaju tajni i javni ključevi</w:t>
            </w:r>
          </w:p>
        </w:tc>
      </w:tr>
      <w:tr w:rsidR="00234C6F" w:rsidRPr="00D96694" w14:paraId="61DBE789" w14:textId="77777777" w:rsidTr="005E3D11">
        <w:tc>
          <w:tcPr>
            <w:tcW w:w="4672" w:type="dxa"/>
          </w:tcPr>
          <w:p w14:paraId="2DA7F0CF" w14:textId="77777777" w:rsidR="00234C6F" w:rsidRPr="00D96694" w:rsidRDefault="00234C6F" w:rsidP="005E3D11">
            <w:pPr>
              <w:ind w:firstLine="0"/>
              <w:rPr>
                <w:i/>
              </w:rPr>
            </w:pPr>
            <w:r w:rsidRPr="00D96694">
              <w:rPr>
                <w:i/>
              </w:rPr>
              <w:t>uint32_t cd(uint32_t x)</w:t>
            </w:r>
          </w:p>
        </w:tc>
        <w:tc>
          <w:tcPr>
            <w:tcW w:w="4673" w:type="dxa"/>
          </w:tcPr>
          <w:p w14:paraId="1ECE0D2B" w14:textId="095AEE65" w:rsidR="00234C6F" w:rsidRPr="00D96694" w:rsidRDefault="00297E73" w:rsidP="005E3D11">
            <w:pPr>
              <w:keepNext/>
              <w:ind w:firstLine="0"/>
            </w:pPr>
            <w:ins w:id="2545" w:author="Filip Dutina" w:date="2018-07-17T11:38:00Z">
              <w:r w:rsidRPr="00D96694">
                <w:t>P</w:t>
              </w:r>
            </w:ins>
            <w:del w:id="2546" w:author="Filip Dutina" w:date="2018-07-17T11:38:00Z">
              <w:r w:rsidR="008C703D" w:rsidRPr="00D96694" w:rsidDel="00297E73">
                <w:delText>p</w:delText>
              </w:r>
            </w:del>
            <w:r w:rsidR="00234C6F" w:rsidRPr="00D96694">
              <w:t>omoćna funkcija za računanje tajnih ključeva</w:t>
            </w:r>
          </w:p>
        </w:tc>
      </w:tr>
    </w:tbl>
    <w:p w14:paraId="4C4E6675" w14:textId="77777777" w:rsidR="00234C6F" w:rsidRPr="00D96694" w:rsidRDefault="00234C6F" w:rsidP="00234C6F">
      <w:pPr>
        <w:pStyle w:val="Caption"/>
        <w:rPr>
          <w:rPrChange w:id="2547" w:author="Aleksa Corovic" w:date="2018-08-21T12:50:00Z">
            <w:rPr>
              <w:noProof/>
            </w:rPr>
          </w:rPrChange>
        </w:rPr>
      </w:pPr>
      <w:bookmarkStart w:id="2548" w:name="_Toc517776094"/>
      <w:r w:rsidRPr="00D96694">
        <w:t xml:space="preserve">Tabela </w:t>
      </w:r>
      <w:r w:rsidR="004F2608" w:rsidRPr="00DF0BBD">
        <w:fldChar w:fldCharType="begin"/>
      </w:r>
      <w:r w:rsidR="004F2608" w:rsidRPr="00D96694">
        <w:instrText xml:space="preserve"> STYLEREF 1 \s </w:instrText>
      </w:r>
      <w:r w:rsidR="004F2608" w:rsidRPr="00DF0BBD">
        <w:fldChar w:fldCharType="separate"/>
      </w:r>
      <w:r w:rsidR="004F2608" w:rsidRPr="00D96694">
        <w:rPr>
          <w:rPrChange w:id="2549" w:author="Aleksa Corovic" w:date="2018-08-21T12:50:00Z">
            <w:rPr>
              <w:noProof/>
            </w:rPr>
          </w:rPrChange>
        </w:rPr>
        <w:t>4</w:t>
      </w:r>
      <w:r w:rsidR="004F2608" w:rsidRPr="00DF0BBD">
        <w:fldChar w:fldCharType="end"/>
      </w:r>
      <w:r w:rsidR="004F2608" w:rsidRPr="00D96694">
        <w:t>.</w:t>
      </w:r>
      <w:r w:rsidR="004F2608" w:rsidRPr="00DF0BBD">
        <w:fldChar w:fldCharType="begin"/>
      </w:r>
      <w:r w:rsidR="004F2608" w:rsidRPr="00D96694">
        <w:instrText xml:space="preserve"> SEQ Tabela \* ARABIC \s 1 </w:instrText>
      </w:r>
      <w:r w:rsidR="004F2608" w:rsidRPr="00DF0BBD">
        <w:fldChar w:fldCharType="separate"/>
      </w:r>
      <w:r w:rsidR="004F2608" w:rsidRPr="00D96694">
        <w:rPr>
          <w:rPrChange w:id="2550" w:author="Aleksa Corovic" w:date="2018-08-21T12:50:00Z">
            <w:rPr>
              <w:noProof/>
            </w:rPr>
          </w:rPrChange>
        </w:rPr>
        <w:t>1</w:t>
      </w:r>
      <w:r w:rsidR="004F2608" w:rsidRPr="00DF0BBD">
        <w:fldChar w:fldCharType="end"/>
      </w:r>
      <w:r w:rsidRPr="00D96694">
        <w:t xml:space="preserve"> Funkcije na klijentskoj strani</w:t>
      </w:r>
      <w:bookmarkEnd w:id="2548"/>
    </w:p>
    <w:p w14:paraId="76BD81B9" w14:textId="77777777" w:rsidR="00234C6F" w:rsidRPr="00D96694" w:rsidRDefault="00234C6F" w:rsidP="00234C6F"/>
    <w:p w14:paraId="5F2693A3" w14:textId="77777777" w:rsidR="00234C6F" w:rsidRPr="00D96694" w:rsidRDefault="00234C6F" w:rsidP="00234C6F">
      <w:pPr>
        <w:rPr>
          <w:rPrChange w:id="2551" w:author="Aleksa Corovic" w:date="2018-08-21T12:50:00Z">
            <w:rPr>
              <w:lang w:val="en-GB"/>
            </w:rPr>
          </w:rPrChange>
        </w:rPr>
      </w:pPr>
      <w:r w:rsidRPr="00D96694">
        <w:lastRenderedPageBreak/>
        <w:t xml:space="preserve">U narednim </w:t>
      </w:r>
      <w:r w:rsidR="00E65BD5" w:rsidRPr="00D96694">
        <w:t>poglavljima</w:t>
      </w:r>
      <w:r w:rsidRPr="00D96694">
        <w:t xml:space="preserve"> biće detaljno pojašnjena svaka napisana funkcija na klijentskoj strani rešenja.</w:t>
      </w:r>
    </w:p>
    <w:p w14:paraId="65FAB0C0" w14:textId="77777777" w:rsidR="00234C6F" w:rsidRPr="00D96694" w:rsidRDefault="00234C6F" w:rsidP="00234C6F"/>
    <w:p w14:paraId="5D5B9C1A" w14:textId="4B685B30" w:rsidR="00234C6F" w:rsidRPr="00D96694" w:rsidRDefault="00234C6F" w:rsidP="00234C6F">
      <w:pPr>
        <w:pStyle w:val="Heading3"/>
      </w:pPr>
      <w:del w:id="2552" w:author="Filip Dutina" w:date="2018-07-17T12:02:00Z">
        <w:r w:rsidRPr="00D96694" w:rsidDel="004240DA">
          <w:delText>int main(void)</w:delText>
        </w:r>
      </w:del>
      <w:bookmarkStart w:id="2553" w:name="_Toc522019405"/>
      <w:ins w:id="2554" w:author="Filip Dutina" w:date="2018-07-17T12:02:00Z">
        <w:r w:rsidR="004240DA" w:rsidRPr="00D96694">
          <w:rPr>
            <w:i/>
            <w:rPrChange w:id="2555" w:author="Aleksa Corovic" w:date="2018-08-21T12:50:00Z">
              <w:rPr/>
            </w:rPrChange>
          </w:rPr>
          <w:t>Main</w:t>
        </w:r>
        <w:r w:rsidR="004240DA" w:rsidRPr="00D96694">
          <w:t xml:space="preserve"> funkcija</w:t>
        </w:r>
      </w:ins>
      <w:bookmarkEnd w:id="2553"/>
      <w:r w:rsidRPr="00D96694">
        <w:t xml:space="preserve"> </w:t>
      </w:r>
    </w:p>
    <w:p w14:paraId="1E806FEF" w14:textId="77777777" w:rsidR="00234C6F" w:rsidRPr="00D96694" w:rsidRDefault="00234C6F" w:rsidP="00234C6F"/>
    <w:p w14:paraId="4052D92C" w14:textId="20D1F25C" w:rsidR="00234C6F" w:rsidRPr="00D96694" w:rsidRDefault="00234C6F" w:rsidP="00234C6F">
      <w:pPr>
        <w:ind w:firstLine="720"/>
      </w:pPr>
      <w:r w:rsidRPr="00D96694">
        <w:t xml:space="preserve">Izvršavanje klijentske strane počinje u </w:t>
      </w:r>
      <w:r w:rsidRPr="00D96694">
        <w:rPr>
          <w:i/>
        </w:rPr>
        <w:t>int main(void)</w:t>
      </w:r>
      <w:r w:rsidRPr="00D96694">
        <w:t xml:space="preserve"> funkciji u kojoj se na početku na slučajan način</w:t>
      </w:r>
      <w:ins w:id="2556" w:author="Filip Dutina" w:date="2018-07-17T12:00:00Z">
        <w:r w:rsidR="00102858" w:rsidRPr="00D96694">
          <w:t xml:space="preserve"> </w:t>
        </w:r>
      </w:ins>
      <w:del w:id="2557" w:author="Filip Dutina" w:date="2018-07-17T12:00:00Z">
        <w:r w:rsidRPr="00D96694" w:rsidDel="00102858">
          <w:delText xml:space="preserve">, pomoću funkcija </w:delText>
        </w:r>
        <w:r w:rsidRPr="00D96694" w:rsidDel="00102858">
          <w:rPr>
            <w:i/>
          </w:rPr>
          <w:delText>void</w:delText>
        </w:r>
        <w:r w:rsidRPr="00D96694" w:rsidDel="00102858">
          <w:delText xml:space="preserve"> </w:delText>
        </w:r>
        <w:r w:rsidRPr="00D96694" w:rsidDel="00102858">
          <w:rPr>
            <w:i/>
          </w:rPr>
          <w:delText>srand(unsigned int seed)</w:delText>
        </w:r>
        <w:r w:rsidRPr="00D96694" w:rsidDel="00102858">
          <w:delText xml:space="preserve"> i </w:delText>
        </w:r>
        <w:r w:rsidRPr="00D96694" w:rsidDel="00102858">
          <w:rPr>
            <w:i/>
          </w:rPr>
          <w:delText>int</w:delText>
        </w:r>
        <w:r w:rsidRPr="00D96694" w:rsidDel="00102858">
          <w:delText xml:space="preserve"> </w:delText>
        </w:r>
        <w:r w:rsidRPr="00D96694" w:rsidDel="00102858">
          <w:rPr>
            <w:i/>
          </w:rPr>
          <w:delText xml:space="preserve">rand(void) </w:delText>
        </w:r>
        <w:r w:rsidRPr="00D96694" w:rsidDel="00102858">
          <w:delText xml:space="preserve">iz biblioteke </w:delText>
        </w:r>
        <w:r w:rsidRPr="00D96694" w:rsidDel="00102858">
          <w:rPr>
            <w:i/>
          </w:rPr>
          <w:delText>time.h</w:delText>
        </w:r>
        <w:r w:rsidRPr="00D96694" w:rsidDel="00102858">
          <w:delText xml:space="preserve">, </w:delText>
        </w:r>
      </w:del>
      <w:r w:rsidRPr="00D96694">
        <w:t xml:space="preserve">biraju dva prosta broja iz niza prostih brojeva. Nakon toga se pozivaju funkcije </w:t>
      </w:r>
      <w:r w:rsidRPr="00D96694">
        <w:rPr>
          <w:i/>
        </w:rPr>
        <w:t>void ce(void)</w:t>
      </w:r>
      <w:r w:rsidRPr="00D96694">
        <w:t xml:space="preserve"> i </w:t>
      </w:r>
      <w:r w:rsidRPr="00D96694">
        <w:rPr>
          <w:i/>
        </w:rPr>
        <w:t>uint32_t cd(uint_t x)</w:t>
      </w:r>
      <w:r w:rsidRPr="00D96694">
        <w:t xml:space="preserve"> zahvaljujući kojima se računaju tajni i javni ključevi pomoću </w:t>
      </w:r>
      <w:r w:rsidRPr="00D96694">
        <w:rPr>
          <w:i/>
        </w:rPr>
        <w:t>RSA</w:t>
      </w:r>
      <w:r w:rsidRPr="00D96694">
        <w:t xml:space="preserve"> algoritma (poglavlje </w:t>
      </w:r>
      <w:r w:rsidRPr="00D96694">
        <w:rPr>
          <w:i/>
        </w:rPr>
        <w:t>2.5.3</w:t>
      </w:r>
      <w:r w:rsidRPr="00D96694">
        <w:t xml:space="preserve">). Kada su ključevi izračunati sledeći korak je pravljenje </w:t>
      </w:r>
      <w:r w:rsidRPr="00D96694">
        <w:rPr>
          <w:i/>
        </w:rPr>
        <w:t>socket-a</w:t>
      </w:r>
      <w:r w:rsidRPr="00D96694">
        <w:t xml:space="preserve"> za k</w:t>
      </w:r>
      <w:r w:rsidR="006372A8" w:rsidRPr="00D96694">
        <w:t>omunikaciju i popunjavanje struk</w:t>
      </w:r>
      <w:r w:rsidRPr="00D96694">
        <w:t xml:space="preserve">ture </w:t>
      </w:r>
      <w:r w:rsidRPr="00D96694">
        <w:rPr>
          <w:i/>
        </w:rPr>
        <w:t xml:space="preserve">sockaddr_in6 </w:t>
      </w:r>
      <w:r w:rsidRPr="00D96694">
        <w:t>odgovarajućim parametrima kako bi se uspešno uspostavila veza sa namenskom platformom. Sledi</w:t>
      </w:r>
      <w:ins w:id="2558" w:author="Filip Dutina" w:date="2018-07-17T12:01:00Z">
        <w:r w:rsidR="004240DA" w:rsidRPr="00D96694">
          <w:t xml:space="preserve"> povezivanje</w:t>
        </w:r>
      </w:ins>
      <w:r w:rsidRPr="00D96694">
        <w:t xml:space="preserve"> </w:t>
      </w:r>
      <w:del w:id="2559" w:author="Filip Dutina" w:date="2018-07-17T12:01:00Z">
        <w:r w:rsidRPr="00D96694" w:rsidDel="004240DA">
          <w:delText xml:space="preserve">poziv funkcije </w:delText>
        </w:r>
        <w:r w:rsidRPr="00D96694" w:rsidDel="004240DA">
          <w:rPr>
            <w:i/>
          </w:rPr>
          <w:delText>int connect(int socket, const struct sockaddr* address, socklen_t address_len)</w:delText>
        </w:r>
        <w:r w:rsidRPr="00D96694" w:rsidDel="004240DA">
          <w:delText xml:space="preserve"> pomoću koje se klijentska strana povezuje </w:delText>
        </w:r>
      </w:del>
      <w:r w:rsidRPr="00D96694">
        <w:t xml:space="preserve">sa serverskom stranom na platformi. Nakon uspešnog povezivanja sledi slanje inicijalne poruke, odnosno unapred dogovorene reči kako bi se </w:t>
      </w:r>
      <w:del w:id="2560" w:author="Filip Dutina" w:date="2018-07-17T12:01:00Z">
        <w:r w:rsidRPr="00D96694" w:rsidDel="004240DA">
          <w:delText xml:space="preserve">verifikovala </w:delText>
        </w:r>
      </w:del>
      <w:ins w:id="2561" w:author="Filip Dutina" w:date="2018-07-17T12:01:00Z">
        <w:r w:rsidR="004240DA" w:rsidRPr="00D96694">
          <w:t xml:space="preserve">potvrdila </w:t>
        </w:r>
      </w:ins>
      <w:del w:id="2562" w:author="Filip Dutina" w:date="2018-07-12T11:19:00Z">
        <w:r w:rsidRPr="00D96694" w:rsidDel="00425260">
          <w:delText xml:space="preserve">konekcija </w:delText>
        </w:r>
      </w:del>
      <w:ins w:id="2563" w:author="Filip Dutina" w:date="2018-07-12T11:19:00Z">
        <w:r w:rsidR="00425260" w:rsidRPr="00D96694">
          <w:t xml:space="preserve">veza </w:t>
        </w:r>
      </w:ins>
      <w:r w:rsidRPr="00D96694">
        <w:t>i kako bi usledilo slanje enkriptovanih podataka. Kada klijentska strana primi odobrenje od servera, sledeći korak je slanje javnog ključa</w:t>
      </w:r>
      <w:ins w:id="2564" w:author="Filip Dutina" w:date="2018-08-15T12:13:00Z">
        <w:r w:rsidR="003A74C9" w:rsidRPr="00D96694">
          <w:t xml:space="preserve"> (koji je prethodno simetrično enkriptovan, radi robusnosti rešenja)</w:t>
        </w:r>
      </w:ins>
      <w:r w:rsidRPr="00D96694">
        <w:t xml:space="preserve"> kako bi serverska strana mogla da enkriptuje željene datoteke. Zatim se na klijentskoj strani bira iz kog direktorijuma namenska platforma treba da pročita podatke i dobija se odgovor od platforme koliko će datoteka biti poslato. Poslednje što treba uraditi u </w:t>
      </w:r>
      <w:r w:rsidRPr="00D96694">
        <w:rPr>
          <w:i/>
        </w:rPr>
        <w:t xml:space="preserve">int main(void) </w:t>
      </w:r>
      <w:r w:rsidRPr="00D96694">
        <w:t>funkciji je proći kroz</w:t>
      </w:r>
      <w:del w:id="2565" w:author="Filip Dutina" w:date="2018-07-17T12:06:00Z">
        <w:r w:rsidRPr="00D96694" w:rsidDel="00BB46D1">
          <w:delText xml:space="preserve"> </w:delText>
        </w:r>
      </w:del>
      <w:del w:id="2566" w:author="Filip Dutina" w:date="2018-07-17T12:05:00Z">
        <w:r w:rsidRPr="00D96694" w:rsidDel="00BB46D1">
          <w:rPr>
            <w:i/>
          </w:rPr>
          <w:delText>for</w:delText>
        </w:r>
        <w:r w:rsidRPr="00D96694" w:rsidDel="00BB46D1">
          <w:delText xml:space="preserve"> </w:delText>
        </w:r>
      </w:del>
      <w:ins w:id="2567" w:author="Filip Dutina" w:date="2018-07-17T12:06:00Z">
        <w:r w:rsidR="00BB46D1" w:rsidRPr="00D96694">
          <w:t xml:space="preserve"> </w:t>
        </w:r>
      </w:ins>
      <w:r w:rsidRPr="00D96694">
        <w:t xml:space="preserve">petlju onoliko puta koliko je platforma rekla da ima datoteka u željenom direktorijumu i za svaki prolaz pozvati funkciju </w:t>
      </w:r>
      <w:r w:rsidRPr="00D96694">
        <w:rPr>
          <w:i/>
        </w:rPr>
        <w:t>void receiveFile(void)</w:t>
      </w:r>
      <w:r w:rsidRPr="00D96694">
        <w:t xml:space="preserve">. Nakon izlaska iz petlje treba još zatvoriti </w:t>
      </w:r>
      <w:r w:rsidRPr="00D96694">
        <w:rPr>
          <w:i/>
        </w:rPr>
        <w:t>socket</w:t>
      </w:r>
      <w:r w:rsidRPr="00D96694">
        <w:t xml:space="preserve"> i izvršavanje </w:t>
      </w:r>
      <w:del w:id="2568" w:author="Aleksa Corovic" w:date="2018-08-21T12:55:00Z">
        <w:r w:rsidRPr="00D96694" w:rsidDel="00D96694">
          <w:delText>funckije</w:delText>
        </w:r>
      </w:del>
      <w:ins w:id="2569" w:author="Aleksa Corovic" w:date="2018-08-21T12:55:00Z">
        <w:r w:rsidR="00D96694" w:rsidRPr="00D96694">
          <w:t>funkcije</w:t>
        </w:r>
      </w:ins>
      <w:r w:rsidRPr="00D96694">
        <w:t xml:space="preserve"> je gotovo.</w:t>
      </w:r>
    </w:p>
    <w:p w14:paraId="45625369" w14:textId="77777777" w:rsidR="00234C6F" w:rsidRPr="00D96694" w:rsidRDefault="00234C6F" w:rsidP="00234C6F">
      <w:pPr>
        <w:ind w:firstLine="720"/>
      </w:pPr>
    </w:p>
    <w:p w14:paraId="6826C898" w14:textId="5E392001" w:rsidR="00234C6F" w:rsidRPr="00D96694" w:rsidRDefault="00234C6F" w:rsidP="00234C6F">
      <w:pPr>
        <w:pStyle w:val="Heading3"/>
      </w:pPr>
      <w:del w:id="2570" w:author="Filip Dutina" w:date="2018-07-17T12:03:00Z">
        <w:r w:rsidRPr="00D96694" w:rsidDel="004240DA">
          <w:delText>void receiveFile(void)</w:delText>
        </w:r>
      </w:del>
      <w:bookmarkStart w:id="2571" w:name="_Toc522019406"/>
      <w:ins w:id="2572" w:author="Filip Dutina" w:date="2018-07-17T12:03:00Z">
        <w:r w:rsidR="004240DA" w:rsidRPr="00D96694">
          <w:t>Primanje datoteka</w:t>
        </w:r>
      </w:ins>
      <w:bookmarkEnd w:id="2571"/>
    </w:p>
    <w:p w14:paraId="32EA6D2D" w14:textId="77777777" w:rsidR="005E3D11" w:rsidRPr="00D96694" w:rsidRDefault="005E3D11" w:rsidP="005E3D11"/>
    <w:p w14:paraId="666B17C9" w14:textId="695A5214" w:rsidR="005E3D11" w:rsidRPr="00D96694" w:rsidRDefault="005E3D11" w:rsidP="005E3D11">
      <w:pPr>
        <w:rPr>
          <w:ins w:id="2573" w:author="Filip Dutina" w:date="2018-07-06T11:04:00Z"/>
        </w:rPr>
      </w:pPr>
      <w:r w:rsidRPr="00D96694">
        <w:t xml:space="preserve">U </w:t>
      </w:r>
      <w:del w:id="2574" w:author="Filip Dutina" w:date="2018-07-17T12:03:00Z">
        <w:r w:rsidRPr="00D96694" w:rsidDel="004240DA">
          <w:delText xml:space="preserve">ovoj </w:delText>
        </w:r>
      </w:del>
      <w:r w:rsidRPr="00D96694">
        <w:t>funkciji</w:t>
      </w:r>
      <w:ins w:id="2575" w:author="Filip Dutina" w:date="2018-07-17T12:03:00Z">
        <w:r w:rsidR="004240DA" w:rsidRPr="00D96694">
          <w:t xml:space="preserve"> </w:t>
        </w:r>
        <w:r w:rsidR="004240DA" w:rsidRPr="00D96694">
          <w:rPr>
            <w:i/>
            <w:rPrChange w:id="2576" w:author="Aleksa Corovic" w:date="2018-08-21T12:50:00Z">
              <w:rPr/>
            </w:rPrChange>
          </w:rPr>
          <w:t>void receiveFile(void)</w:t>
        </w:r>
      </w:ins>
      <w:del w:id="2577" w:author="Filip Dutina" w:date="2018-07-17T12:04:00Z">
        <w:r w:rsidRPr="00D96694" w:rsidDel="004240DA">
          <w:delText xml:space="preserve"> se </w:delText>
        </w:r>
      </w:del>
      <w:r w:rsidRPr="00D96694">
        <w:t>odvija</w:t>
      </w:r>
      <w:ins w:id="2578" w:author="Filip Dutina" w:date="2018-07-17T12:04:00Z">
        <w:r w:rsidR="004240DA" w:rsidRPr="00D96694">
          <w:t xml:space="preserve"> se</w:t>
        </w:r>
      </w:ins>
      <w:r w:rsidRPr="00D96694">
        <w:t xml:space="preserve"> primanje jedne datoteke. Server najpre šalje ime</w:t>
      </w:r>
      <w:r w:rsidR="00911788" w:rsidRPr="00D96694">
        <w:t xml:space="preserve"> i ekstenziju</w:t>
      </w:r>
      <w:r w:rsidR="00624F47" w:rsidRPr="00D96694">
        <w:t xml:space="preserve"> datoteke, pa zatim i veličinu. Na klijentskoj strani se otvara datoteka sa identičnim imenom i ekstenzijom</w:t>
      </w:r>
      <w:del w:id="2579" w:author="Filip Dutina" w:date="2018-07-17T12:03:00Z">
        <w:r w:rsidR="00624F47" w:rsidRPr="00D96694" w:rsidDel="004240DA">
          <w:delText xml:space="preserve"> pomoću funkcije </w:delText>
        </w:r>
        <w:r w:rsidR="00624F47" w:rsidRPr="00D96694" w:rsidDel="004240DA">
          <w:rPr>
            <w:i/>
            <w:rPrChange w:id="2580" w:author="Aleksa Corovic" w:date="2018-08-21T12:50:00Z">
              <w:rPr>
                <w:i/>
                <w:lang w:val="en-GB"/>
              </w:rPr>
            </w:rPrChange>
          </w:rPr>
          <w:delText>FILE* fopen(const char* filename, const char* mode)</w:delText>
        </w:r>
      </w:del>
      <w:ins w:id="2581" w:author="Filip Dutina" w:date="2018-07-17T12:03:00Z">
        <w:r w:rsidR="004240DA" w:rsidRPr="00D96694">
          <w:rPr>
            <w:rPrChange w:id="2582" w:author="Aleksa Corovic" w:date="2018-08-21T12:50:00Z">
              <w:rPr>
                <w:lang w:val="en-GB"/>
              </w:rPr>
            </w:rPrChange>
          </w:rPr>
          <w:t>.</w:t>
        </w:r>
      </w:ins>
      <w:del w:id="2583" w:author="Filip Dutina" w:date="2018-07-17T12:03:00Z">
        <w:r w:rsidR="00AF1BBC" w:rsidRPr="00D96694" w:rsidDel="004240DA">
          <w:rPr>
            <w:rPrChange w:id="2584" w:author="Aleksa Corovic" w:date="2018-08-21T12:50:00Z">
              <w:rPr>
                <w:lang w:val="en-GB"/>
              </w:rPr>
            </w:rPrChange>
          </w:rPr>
          <w:delText>.</w:delText>
        </w:r>
      </w:del>
      <w:r w:rsidR="00AF1BBC" w:rsidRPr="00D96694">
        <w:rPr>
          <w:rPrChange w:id="2585" w:author="Aleksa Corovic" w:date="2018-08-21T12:50:00Z">
            <w:rPr>
              <w:lang w:val="en-GB"/>
            </w:rPr>
          </w:rPrChange>
        </w:rPr>
        <w:t xml:space="preserve"> Nakon toga sledi računanje broja paketa koji će biti veličine </w:t>
      </w:r>
      <w:r w:rsidR="00AF1BBC" w:rsidRPr="00D96694">
        <w:rPr>
          <w:i/>
          <w:rPrChange w:id="2586" w:author="Aleksa Corovic" w:date="2018-08-21T12:50:00Z">
            <w:rPr>
              <w:i/>
              <w:lang w:val="en-GB"/>
            </w:rPr>
          </w:rPrChange>
        </w:rPr>
        <w:t>512</w:t>
      </w:r>
      <w:r w:rsidR="00CD6D17" w:rsidRPr="00D96694">
        <w:rPr>
          <w:i/>
          <w:rPrChange w:id="2587" w:author="Aleksa Corovic" w:date="2018-08-21T12:50:00Z">
            <w:rPr>
              <w:i/>
              <w:lang w:val="en-GB"/>
            </w:rPr>
          </w:rPrChange>
        </w:rPr>
        <w:t xml:space="preserve"> </w:t>
      </w:r>
      <w:r w:rsidR="00CD6D17" w:rsidRPr="00D96694">
        <w:rPr>
          <w:rPrChange w:id="2588" w:author="Aleksa Corovic" w:date="2018-08-21T12:50:00Z">
            <w:rPr>
              <w:lang w:val="en-GB"/>
            </w:rPr>
          </w:rPrChange>
        </w:rPr>
        <w:t>bajta</w:t>
      </w:r>
      <w:r w:rsidR="00AF1BBC" w:rsidRPr="00D96694">
        <w:rPr>
          <w:rPrChange w:id="2589" w:author="Aleksa Corovic" w:date="2018-08-21T12:50:00Z">
            <w:rPr>
              <w:lang w:val="en-GB"/>
            </w:rPr>
          </w:rPrChange>
        </w:rPr>
        <w:t xml:space="preserve"> (kao što je definisano u pretprocesorskoj direktivi) i računa se koliki će biti poslednji paket</w:t>
      </w:r>
      <w:r w:rsidR="005052B4" w:rsidRPr="00D96694">
        <w:rPr>
          <w:rPrChange w:id="2590" w:author="Aleksa Corovic" w:date="2018-08-21T12:50:00Z">
            <w:rPr>
              <w:lang w:val="en-GB"/>
            </w:rPr>
          </w:rPrChange>
        </w:rPr>
        <w:t xml:space="preserve"> (najčešće je manji od </w:t>
      </w:r>
      <w:r w:rsidR="005052B4" w:rsidRPr="00D96694">
        <w:rPr>
          <w:i/>
          <w:rPrChange w:id="2591" w:author="Aleksa Corovic" w:date="2018-08-21T12:50:00Z">
            <w:rPr>
              <w:i/>
              <w:lang w:val="en-GB"/>
            </w:rPr>
          </w:rPrChange>
        </w:rPr>
        <w:t>512</w:t>
      </w:r>
      <w:r w:rsidR="00CD6D17" w:rsidRPr="00D96694">
        <w:rPr>
          <w:i/>
          <w:rPrChange w:id="2592" w:author="Aleksa Corovic" w:date="2018-08-21T12:50:00Z">
            <w:rPr>
              <w:i/>
              <w:lang w:val="en-GB"/>
            </w:rPr>
          </w:rPrChange>
        </w:rPr>
        <w:t xml:space="preserve"> </w:t>
      </w:r>
      <w:r w:rsidR="00CD6D17" w:rsidRPr="00D96694">
        <w:rPr>
          <w:rPrChange w:id="2593" w:author="Aleksa Corovic" w:date="2018-08-21T12:50:00Z">
            <w:rPr>
              <w:lang w:val="en-GB"/>
            </w:rPr>
          </w:rPrChange>
        </w:rPr>
        <w:t>bajta</w:t>
      </w:r>
      <w:r w:rsidR="005052B4" w:rsidRPr="00D96694">
        <w:rPr>
          <w:rPrChange w:id="2594" w:author="Aleksa Corovic" w:date="2018-08-21T12:50:00Z">
            <w:rPr>
              <w:lang w:val="en-GB"/>
            </w:rPr>
          </w:rPrChange>
        </w:rPr>
        <w:t>)</w:t>
      </w:r>
      <w:r w:rsidR="00AF1BBC" w:rsidRPr="00D96694">
        <w:rPr>
          <w:rPrChange w:id="2595" w:author="Aleksa Corovic" w:date="2018-08-21T12:50:00Z">
            <w:rPr>
              <w:lang w:val="en-GB"/>
            </w:rPr>
          </w:rPrChange>
        </w:rPr>
        <w:t>.</w:t>
      </w:r>
      <w:r w:rsidR="005052B4" w:rsidRPr="00D96694">
        <w:rPr>
          <w:rPrChange w:id="2596" w:author="Aleksa Corovic" w:date="2018-08-21T12:50:00Z">
            <w:rPr>
              <w:lang w:val="en-GB"/>
            </w:rPr>
          </w:rPrChange>
        </w:rPr>
        <w:t xml:space="preserve"> Sledi </w:t>
      </w:r>
      <w:del w:id="2597" w:author="Filip Dutina" w:date="2018-07-17T12:06:00Z">
        <w:r w:rsidR="005052B4" w:rsidRPr="00D96694" w:rsidDel="00BB46D1">
          <w:rPr>
            <w:i/>
            <w:rPrChange w:id="2598" w:author="Aleksa Corovic" w:date="2018-08-21T12:50:00Z">
              <w:rPr>
                <w:i/>
                <w:lang w:val="en-GB"/>
              </w:rPr>
            </w:rPrChange>
          </w:rPr>
          <w:delText>while</w:delText>
        </w:r>
        <w:r w:rsidR="005052B4" w:rsidRPr="00D96694" w:rsidDel="00BB46D1">
          <w:rPr>
            <w:rPrChange w:id="2599" w:author="Aleksa Corovic" w:date="2018-08-21T12:50:00Z">
              <w:rPr>
                <w:lang w:val="en-GB"/>
              </w:rPr>
            </w:rPrChange>
          </w:rPr>
          <w:delText xml:space="preserve"> </w:delText>
        </w:r>
      </w:del>
      <w:r w:rsidR="005052B4" w:rsidRPr="00D96694">
        <w:rPr>
          <w:rPrChange w:id="2600" w:author="Aleksa Corovic" w:date="2018-08-21T12:50:00Z">
            <w:rPr>
              <w:lang w:val="en-GB"/>
            </w:rPr>
          </w:rPrChange>
        </w:rPr>
        <w:t>petlja u kojoj se vrši primanje paketa</w:t>
      </w:r>
      <w:del w:id="2601" w:author="Filip Dutina" w:date="2018-07-17T12:04:00Z">
        <w:r w:rsidR="005052B4" w:rsidRPr="00D96694" w:rsidDel="004240DA">
          <w:rPr>
            <w:rPrChange w:id="2602" w:author="Aleksa Corovic" w:date="2018-08-21T12:50:00Z">
              <w:rPr>
                <w:lang w:val="en-GB"/>
              </w:rPr>
            </w:rPrChange>
          </w:rPr>
          <w:delText xml:space="preserve"> pomoću funkcije  </w:delText>
        </w:r>
        <w:r w:rsidR="006921CF" w:rsidRPr="00D96694" w:rsidDel="004240DA">
          <w:rPr>
            <w:i/>
            <w:rPrChange w:id="2603" w:author="Aleksa Corovic" w:date="2018-08-21T12:50:00Z">
              <w:rPr>
                <w:i/>
                <w:lang w:val="en-GB"/>
              </w:rPr>
            </w:rPrChange>
          </w:rPr>
          <w:delText>ssize_t</w:delText>
        </w:r>
        <w:r w:rsidR="005052B4" w:rsidRPr="00D96694" w:rsidDel="004240DA">
          <w:rPr>
            <w:i/>
            <w:rPrChange w:id="2604" w:author="Aleksa Corovic" w:date="2018-08-21T12:50:00Z">
              <w:rPr>
                <w:i/>
                <w:lang w:val="en-GB"/>
              </w:rPr>
            </w:rPrChange>
          </w:rPr>
          <w:delText xml:space="preserve"> recv (int s, void* buf, </w:delText>
        </w:r>
        <w:r w:rsidR="006921CF" w:rsidRPr="00D96694" w:rsidDel="004240DA">
          <w:rPr>
            <w:i/>
            <w:rPrChange w:id="2605" w:author="Aleksa Corovic" w:date="2018-08-21T12:50:00Z">
              <w:rPr>
                <w:i/>
                <w:lang w:val="en-GB"/>
              </w:rPr>
            </w:rPrChange>
          </w:rPr>
          <w:delText>size_t</w:delText>
        </w:r>
        <w:r w:rsidR="005052B4" w:rsidRPr="00D96694" w:rsidDel="004240DA">
          <w:rPr>
            <w:i/>
            <w:rPrChange w:id="2606" w:author="Aleksa Corovic" w:date="2018-08-21T12:50:00Z">
              <w:rPr>
                <w:i/>
                <w:lang w:val="en-GB"/>
              </w:rPr>
            </w:rPrChange>
          </w:rPr>
          <w:delText xml:space="preserve"> len, int flags)</w:delText>
        </w:r>
      </w:del>
      <w:r w:rsidR="00B43EBC" w:rsidRPr="00D96694">
        <w:rPr>
          <w:rPrChange w:id="2607" w:author="Aleksa Corovic" w:date="2018-08-21T12:50:00Z">
            <w:rPr>
              <w:lang w:val="en-GB"/>
            </w:rPr>
          </w:rPrChange>
        </w:rPr>
        <w:t xml:space="preserve">. </w:t>
      </w:r>
      <w:r w:rsidR="006921CF" w:rsidRPr="00D96694">
        <w:rPr>
          <w:rPrChange w:id="2608" w:author="Aleksa Corovic" w:date="2018-08-21T12:50:00Z">
            <w:rPr>
              <w:lang w:val="en-GB"/>
            </w:rPr>
          </w:rPrChange>
        </w:rPr>
        <w:t xml:space="preserve"> Nakon primljenog paketa po</w:t>
      </w:r>
      <w:r w:rsidR="006921CF" w:rsidRPr="00D96694">
        <w:t xml:space="preserve">ziva se funkcija </w:t>
      </w:r>
      <w:r w:rsidR="006921CF" w:rsidRPr="00D96694">
        <w:rPr>
          <w:i/>
        </w:rPr>
        <w:t xml:space="preserve">void decrypt(void) </w:t>
      </w:r>
      <w:r w:rsidR="006921CF" w:rsidRPr="00D96694">
        <w:t>u kojoj se primljeni paket dekriptuje i odmah nakon toga upisuje u otvorenu datoteku</w:t>
      </w:r>
      <w:del w:id="2609" w:author="Filip Dutina" w:date="2018-07-17T12:04:00Z">
        <w:r w:rsidR="006921CF" w:rsidRPr="00D96694" w:rsidDel="004240DA">
          <w:delText xml:space="preserve"> pom</w:delText>
        </w:r>
        <w:r w:rsidR="006921CF" w:rsidRPr="00D96694" w:rsidDel="004240DA">
          <w:rPr>
            <w:rPrChange w:id="2610" w:author="Aleksa Corovic" w:date="2018-08-21T12:50:00Z">
              <w:rPr>
                <w:lang w:val="sr-Cyrl-RS"/>
              </w:rPr>
            </w:rPrChange>
          </w:rPr>
          <w:delText>о</w:delText>
        </w:r>
        <w:r w:rsidR="006921CF" w:rsidRPr="00D96694" w:rsidDel="004240DA">
          <w:delText xml:space="preserve">ću </w:delText>
        </w:r>
        <w:r w:rsidR="006921CF" w:rsidRPr="00D96694" w:rsidDel="004240DA">
          <w:lastRenderedPageBreak/>
          <w:delText xml:space="preserve">funkcije </w:delText>
        </w:r>
        <w:r w:rsidR="006921CF" w:rsidRPr="00D96694" w:rsidDel="004240DA">
          <w:rPr>
            <w:i/>
            <w:rPrChange w:id="2611" w:author="Aleksa Corovic" w:date="2018-08-21T12:50:00Z">
              <w:rPr>
                <w:i/>
                <w:lang w:val="en-GB"/>
              </w:rPr>
            </w:rPrChange>
          </w:rPr>
          <w:delText>size_t fwrite(const void* ptr, size_t size, size_t nmemb, FILE* stream)</w:delText>
        </w:r>
      </w:del>
      <w:r w:rsidR="006921CF" w:rsidRPr="00D96694">
        <w:rPr>
          <w:rPrChange w:id="2612" w:author="Aleksa Corovic" w:date="2018-08-21T12:50:00Z">
            <w:rPr>
              <w:lang w:val="en-GB"/>
            </w:rPr>
          </w:rPrChange>
        </w:rPr>
        <w:t>. S</w:t>
      </w:r>
      <w:r w:rsidR="006921CF" w:rsidRPr="00D96694">
        <w:t xml:space="preserve">ledi čišćenje svih bafera, provera da li je primljeni paket poslednji i ako jeste izlazi se iz </w:t>
      </w:r>
      <w:r w:rsidR="006921CF" w:rsidRPr="00D96694">
        <w:rPr>
          <w:i/>
        </w:rPr>
        <w:t>while</w:t>
      </w:r>
      <w:r w:rsidR="006921CF" w:rsidRPr="00D96694">
        <w:t xml:space="preserve"> petlje. Nakon toga se zatvara otvorena datoteka i izlazi se iz </w:t>
      </w:r>
      <w:r w:rsidR="006921CF" w:rsidRPr="00D96694">
        <w:rPr>
          <w:i/>
        </w:rPr>
        <w:t>void receiveFile(void)</w:t>
      </w:r>
      <w:r w:rsidR="006921CF" w:rsidRPr="00D96694">
        <w:t xml:space="preserve"> funkcije.</w:t>
      </w:r>
    </w:p>
    <w:p w14:paraId="357C5BF4" w14:textId="77777777" w:rsidR="00D03B92" w:rsidRPr="00D96694" w:rsidRDefault="00D03B92" w:rsidP="005E3D11">
      <w:pPr>
        <w:rPr>
          <w:ins w:id="2613" w:author="Filip Dutina" w:date="2018-07-06T11:04:00Z"/>
        </w:rPr>
      </w:pPr>
    </w:p>
    <w:p w14:paraId="7EE0629F" w14:textId="77777777" w:rsidR="00D03B92" w:rsidRPr="00D96694" w:rsidRDefault="00D03B92">
      <w:pPr>
        <w:keepNext/>
        <w:jc w:val="center"/>
        <w:rPr>
          <w:ins w:id="2614" w:author="Filip Dutina" w:date="2018-07-06T11:06:00Z"/>
        </w:rPr>
        <w:pPrChange w:id="2615" w:author="Filip Dutina" w:date="2018-07-06T11:06:00Z">
          <w:pPr>
            <w:jc w:val="center"/>
          </w:pPr>
        </w:pPrChange>
      </w:pPr>
      <w:ins w:id="2616" w:author="Filip Dutina" w:date="2018-07-06T11:04:00Z">
        <w:r w:rsidRPr="00DF0BBD">
          <w:rPr>
            <w:noProof/>
            <w:lang w:val="en-GB" w:eastAsia="en-GB"/>
          </w:rPr>
          <w:drawing>
            <wp:inline distT="0" distB="0" distL="0" distR="0" wp14:anchorId="3025C176" wp14:editId="337B9E4A">
              <wp:extent cx="5572125" cy="31064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manje.png"/>
                      <pic:cNvPicPr/>
                    </pic:nvPicPr>
                    <pic:blipFill>
                      <a:blip r:embed="rId44">
                        <a:extLst>
                          <a:ext uri="{28A0092B-C50C-407E-A947-70E740481C1C}">
                            <a14:useLocalDpi xmlns:a14="http://schemas.microsoft.com/office/drawing/2010/main" val="0"/>
                          </a:ext>
                        </a:extLst>
                      </a:blip>
                      <a:stretch>
                        <a:fillRect/>
                      </a:stretch>
                    </pic:blipFill>
                    <pic:spPr>
                      <a:xfrm>
                        <a:off x="0" y="0"/>
                        <a:ext cx="5572125" cy="3106420"/>
                      </a:xfrm>
                      <a:prstGeom prst="rect">
                        <a:avLst/>
                      </a:prstGeom>
                    </pic:spPr>
                  </pic:pic>
                </a:graphicData>
              </a:graphic>
            </wp:inline>
          </w:drawing>
        </w:r>
      </w:ins>
    </w:p>
    <w:p w14:paraId="01347CCE" w14:textId="49D23372" w:rsidR="00D03B92" w:rsidRPr="00D96694" w:rsidRDefault="00D03B92">
      <w:pPr>
        <w:pStyle w:val="Caption"/>
        <w:rPr>
          <w:rPrChange w:id="2617" w:author="Aleksa Corovic" w:date="2018-08-21T12:50:00Z">
            <w:rPr>
              <w:lang w:val="en-GB"/>
            </w:rPr>
          </w:rPrChange>
        </w:rPr>
        <w:pPrChange w:id="2618" w:author="Filip Dutina" w:date="2018-07-06T11:06:00Z">
          <w:pPr/>
        </w:pPrChange>
      </w:pPr>
      <w:bookmarkStart w:id="2619" w:name="_Toc522019434"/>
      <w:ins w:id="2620" w:author="Filip Dutina" w:date="2018-07-06T11:06:00Z">
        <w:r w:rsidRPr="00DF0BBD">
          <w:t xml:space="preserve">Slika </w:t>
        </w:r>
      </w:ins>
      <w:ins w:id="2621"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622" w:author="Aleksa Corovic" w:date="2018-08-21T12:50:00Z">
            <w:rPr>
              <w:noProof/>
            </w:rPr>
          </w:rPrChange>
        </w:rPr>
        <w:t>4</w:t>
      </w:r>
      <w:ins w:id="2623"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624" w:author="Filip Dutina" w:date="2018-08-14T14:04:00Z">
        <w:r w:rsidR="0063232B" w:rsidRPr="00D96694">
          <w:rPr>
            <w:rPrChange w:id="2625" w:author="Aleksa Corovic" w:date="2018-08-21T12:50:00Z">
              <w:rPr>
                <w:noProof/>
              </w:rPr>
            </w:rPrChange>
          </w:rPr>
          <w:t>1</w:t>
        </w:r>
        <w:r w:rsidR="0063232B" w:rsidRPr="00DF0BBD">
          <w:fldChar w:fldCharType="end"/>
        </w:r>
      </w:ins>
      <w:ins w:id="2626" w:author="Filip Dutina" w:date="2018-07-06T11:06:00Z">
        <w:r w:rsidRPr="00DF0BBD">
          <w:t xml:space="preserve"> Izgled klijentskog terminala pri primanju datoteka</w:t>
        </w:r>
      </w:ins>
      <w:bookmarkEnd w:id="2619"/>
    </w:p>
    <w:p w14:paraId="55A494DF" w14:textId="77777777" w:rsidR="00FE6B7C" w:rsidRPr="00D96694" w:rsidRDefault="00FE6B7C" w:rsidP="005E3D11">
      <w:pPr>
        <w:rPr>
          <w:rPrChange w:id="2627" w:author="Aleksa Corovic" w:date="2018-08-21T12:50:00Z">
            <w:rPr>
              <w:lang w:val="en-GB"/>
            </w:rPr>
          </w:rPrChange>
        </w:rPr>
      </w:pPr>
    </w:p>
    <w:p w14:paraId="25F00508" w14:textId="644E117D" w:rsidR="00FE6B7C" w:rsidRPr="00D96694" w:rsidRDefault="00FE6B7C" w:rsidP="00FE6B7C">
      <w:pPr>
        <w:pStyle w:val="Heading3"/>
        <w:rPr>
          <w:rPrChange w:id="2628" w:author="Aleksa Corovic" w:date="2018-08-21T12:50:00Z">
            <w:rPr>
              <w:lang w:val="en-GB"/>
            </w:rPr>
          </w:rPrChange>
        </w:rPr>
      </w:pPr>
      <w:del w:id="2629" w:author="Filip Dutina" w:date="2018-07-17T12:06:00Z">
        <w:r w:rsidRPr="00D96694" w:rsidDel="00BB46D1">
          <w:rPr>
            <w:rPrChange w:id="2630" w:author="Aleksa Corovic" w:date="2018-08-21T12:50:00Z">
              <w:rPr>
                <w:lang w:val="en-GB"/>
              </w:rPr>
            </w:rPrChange>
          </w:rPr>
          <w:delText>void decrypt(void)</w:delText>
        </w:r>
      </w:del>
      <w:bookmarkStart w:id="2631" w:name="_Toc522019407"/>
      <w:ins w:id="2632" w:author="Filip Dutina" w:date="2018-07-17T12:06:00Z">
        <w:r w:rsidR="00BB46D1" w:rsidRPr="00D96694">
          <w:rPr>
            <w:rPrChange w:id="2633" w:author="Aleksa Corovic" w:date="2018-08-21T12:50:00Z">
              <w:rPr>
                <w:lang w:val="en-GB"/>
              </w:rPr>
            </w:rPrChange>
          </w:rPr>
          <w:t>Dekripcija paketa</w:t>
        </w:r>
      </w:ins>
      <w:bookmarkEnd w:id="2631"/>
    </w:p>
    <w:p w14:paraId="03FDD6EE" w14:textId="77777777" w:rsidR="00E9048F" w:rsidRPr="00D96694" w:rsidRDefault="00E9048F" w:rsidP="00E9048F">
      <w:pPr>
        <w:rPr>
          <w:rPrChange w:id="2634" w:author="Aleksa Corovic" w:date="2018-08-21T12:50:00Z">
            <w:rPr>
              <w:lang w:val="en-GB"/>
            </w:rPr>
          </w:rPrChange>
        </w:rPr>
      </w:pPr>
    </w:p>
    <w:p w14:paraId="3C2B25D4" w14:textId="77777777" w:rsidR="00E9048F" w:rsidRPr="00D96694" w:rsidRDefault="00886BBA" w:rsidP="00E9048F">
      <w:pPr>
        <w:rPr>
          <w:rPrChange w:id="2635" w:author="Aleksa Corovic" w:date="2018-08-21T12:50:00Z">
            <w:rPr>
              <w:lang w:val="en-GB"/>
            </w:rPr>
          </w:rPrChange>
        </w:rPr>
      </w:pPr>
      <w:r w:rsidRPr="00D96694">
        <w:rPr>
          <w:rPrChange w:id="2636" w:author="Aleksa Corovic" w:date="2018-08-21T12:50:00Z">
            <w:rPr>
              <w:lang w:val="en-GB"/>
            </w:rPr>
          </w:rPrChange>
        </w:rPr>
        <w:t xml:space="preserve">U funkciji </w:t>
      </w:r>
      <w:r w:rsidRPr="00D96694">
        <w:rPr>
          <w:i/>
          <w:rPrChange w:id="2637" w:author="Aleksa Corovic" w:date="2018-08-21T12:50:00Z">
            <w:rPr>
              <w:i/>
              <w:lang w:val="en-GB"/>
            </w:rPr>
          </w:rPrChange>
        </w:rPr>
        <w:t>void decrypt(void</w:t>
      </w:r>
      <w:r w:rsidR="0012615C" w:rsidRPr="00D96694">
        <w:rPr>
          <w:i/>
          <w:rPrChange w:id="2638" w:author="Aleksa Corovic" w:date="2018-08-21T12:50:00Z">
            <w:rPr>
              <w:i/>
              <w:lang w:val="en-GB"/>
            </w:rPr>
          </w:rPrChange>
        </w:rPr>
        <w:t>)</w:t>
      </w:r>
      <w:r w:rsidR="0012615C" w:rsidRPr="00D96694">
        <w:rPr>
          <w:rPrChange w:id="2639" w:author="Aleksa Corovic" w:date="2018-08-21T12:50:00Z">
            <w:rPr>
              <w:lang w:val="en-GB"/>
            </w:rPr>
          </w:rPrChange>
        </w:rPr>
        <w:t xml:space="preserve"> vrši se dekripcija pristiglog paketa na osnovu algoritma koji je izložen u poglavlju </w:t>
      </w:r>
      <w:r w:rsidR="0012615C" w:rsidRPr="00D96694">
        <w:rPr>
          <w:i/>
          <w:rPrChange w:id="2640" w:author="Aleksa Corovic" w:date="2018-08-21T12:50:00Z">
            <w:rPr>
              <w:i/>
              <w:lang w:val="en-GB"/>
            </w:rPr>
          </w:rPrChange>
        </w:rPr>
        <w:t>2.5.3</w:t>
      </w:r>
      <w:r w:rsidR="0012615C" w:rsidRPr="00D96694">
        <w:rPr>
          <w:rPrChange w:id="2641" w:author="Aleksa Corovic" w:date="2018-08-21T12:50:00Z">
            <w:rPr>
              <w:lang w:val="en-GB"/>
            </w:rPr>
          </w:rPrChange>
        </w:rPr>
        <w:t>. Ova funkcija će biti pozvana onoliko puta koliko paketa stigne na klijentsku stranu</w:t>
      </w:r>
      <w:r w:rsidR="00976A8C" w:rsidRPr="00D96694">
        <w:rPr>
          <w:rPrChange w:id="2642" w:author="Aleksa Corovic" w:date="2018-08-21T12:50:00Z">
            <w:rPr>
              <w:lang w:val="en-GB"/>
            </w:rPr>
          </w:rPrChange>
        </w:rPr>
        <w:t>.</w:t>
      </w:r>
    </w:p>
    <w:p w14:paraId="5E5706C9" w14:textId="77777777" w:rsidR="00976A8C" w:rsidRPr="00D96694" w:rsidRDefault="00976A8C" w:rsidP="00E9048F">
      <w:pPr>
        <w:rPr>
          <w:rPrChange w:id="2643" w:author="Aleksa Corovic" w:date="2018-08-21T12:50:00Z">
            <w:rPr>
              <w:lang w:val="en-GB"/>
            </w:rPr>
          </w:rPrChange>
        </w:rPr>
      </w:pPr>
    </w:p>
    <w:p w14:paraId="4BAC45E1" w14:textId="3171C9CA" w:rsidR="00976A8C" w:rsidRPr="00D96694" w:rsidRDefault="00976A8C" w:rsidP="00976A8C">
      <w:pPr>
        <w:pStyle w:val="Heading3"/>
      </w:pPr>
      <w:del w:id="2644" w:author="Filip Dutina" w:date="2018-07-17T12:07:00Z">
        <w:r w:rsidRPr="00D96694" w:rsidDel="00C73F2E">
          <w:delText>ui</w:delText>
        </w:r>
      </w:del>
      <w:del w:id="2645" w:author="Filip Dutina" w:date="2018-07-17T12:06:00Z">
        <w:r w:rsidRPr="00D96694" w:rsidDel="00C73F2E">
          <w:delText>nt32_t prime(uint_32 pr)</w:delText>
        </w:r>
      </w:del>
      <w:bookmarkStart w:id="2646" w:name="_Toc522019408"/>
      <w:ins w:id="2647" w:author="Filip Dutina" w:date="2018-07-17T12:07:00Z">
        <w:r w:rsidR="00C73F2E" w:rsidRPr="00D96694">
          <w:t>Provera da li je prosleđeni broj prost</w:t>
        </w:r>
      </w:ins>
      <w:bookmarkEnd w:id="2646"/>
    </w:p>
    <w:p w14:paraId="2B01A20E" w14:textId="77777777" w:rsidR="00976A8C" w:rsidRPr="00D96694" w:rsidRDefault="00976A8C" w:rsidP="00976A8C"/>
    <w:p w14:paraId="78B2BA57" w14:textId="77777777" w:rsidR="00976A8C" w:rsidRPr="00D96694" w:rsidRDefault="00976A8C" w:rsidP="00976A8C">
      <w:pPr>
        <w:rPr>
          <w:rPrChange w:id="2648" w:author="Aleksa Corovic" w:date="2018-08-21T12:50:00Z">
            <w:rPr>
              <w:lang w:val="en-GB"/>
            </w:rPr>
          </w:rPrChange>
        </w:rPr>
      </w:pPr>
      <w:r w:rsidRPr="00D96694">
        <w:t xml:space="preserve">Zadatak funkcije </w:t>
      </w:r>
      <w:r w:rsidRPr="00D96694">
        <w:rPr>
          <w:i/>
        </w:rPr>
        <w:t>uint32</w:t>
      </w:r>
      <w:r w:rsidRPr="00D96694">
        <w:rPr>
          <w:i/>
          <w:rPrChange w:id="2649" w:author="Aleksa Corovic" w:date="2018-08-21T12:50:00Z">
            <w:rPr>
              <w:i/>
              <w:lang w:val="en-GB"/>
            </w:rPr>
          </w:rPrChange>
        </w:rPr>
        <w:t>_t prime(uint32_t pr)</w:t>
      </w:r>
      <w:r w:rsidRPr="00D96694">
        <w:rPr>
          <w:rPrChange w:id="2650" w:author="Aleksa Corovic" w:date="2018-08-21T12:50:00Z">
            <w:rPr>
              <w:lang w:val="en-GB"/>
            </w:rPr>
          </w:rPrChange>
        </w:rPr>
        <w:t xml:space="preserve"> je da proveri da li je broj koji je prosleđen kao argument funkcije prost ili ne. Iako jednostavna po svojoj kompleksnosti, ima ključnu ulogu, jer kao što je već rečeno prosti brojevi su od suštinskog značaja</w:t>
      </w:r>
      <w:r w:rsidR="008C1E39" w:rsidRPr="00D96694">
        <w:rPr>
          <w:rPrChange w:id="2651" w:author="Aleksa Corovic" w:date="2018-08-21T12:50:00Z">
            <w:rPr>
              <w:lang w:val="en-GB"/>
            </w:rPr>
          </w:rPrChange>
        </w:rPr>
        <w:t xml:space="preserve"> </w:t>
      </w:r>
      <w:r w:rsidR="008C1E39" w:rsidRPr="00D96694">
        <w:t>za</w:t>
      </w:r>
      <w:r w:rsidRPr="00D96694">
        <w:rPr>
          <w:rPrChange w:id="2652" w:author="Aleksa Corovic" w:date="2018-08-21T12:50:00Z">
            <w:rPr>
              <w:lang w:val="en-GB"/>
            </w:rPr>
          </w:rPrChange>
        </w:rPr>
        <w:t xml:space="preserve"> </w:t>
      </w:r>
      <w:r w:rsidRPr="00D96694">
        <w:rPr>
          <w:i/>
          <w:rPrChange w:id="2653" w:author="Aleksa Corovic" w:date="2018-08-21T12:50:00Z">
            <w:rPr>
              <w:i/>
              <w:lang w:val="en-GB"/>
            </w:rPr>
          </w:rPrChange>
        </w:rPr>
        <w:t>RSA</w:t>
      </w:r>
      <w:r w:rsidR="008C1E39" w:rsidRPr="00D96694">
        <w:rPr>
          <w:rPrChange w:id="2654" w:author="Aleksa Corovic" w:date="2018-08-21T12:50:00Z">
            <w:rPr>
              <w:lang w:val="en-GB"/>
            </w:rPr>
          </w:rPrChange>
        </w:rPr>
        <w:t xml:space="preserve"> algoritam</w:t>
      </w:r>
      <w:r w:rsidRPr="00D96694">
        <w:rPr>
          <w:rPrChange w:id="2655" w:author="Aleksa Corovic" w:date="2018-08-21T12:50:00Z">
            <w:rPr>
              <w:lang w:val="en-GB"/>
            </w:rPr>
          </w:rPrChange>
        </w:rPr>
        <w:t xml:space="preserve">. </w:t>
      </w:r>
    </w:p>
    <w:p w14:paraId="7BA391D7" w14:textId="77777777" w:rsidR="00923F9F" w:rsidRPr="00D96694" w:rsidRDefault="00923F9F" w:rsidP="00976A8C">
      <w:pPr>
        <w:rPr>
          <w:rPrChange w:id="2656" w:author="Aleksa Corovic" w:date="2018-08-21T12:50:00Z">
            <w:rPr>
              <w:lang w:val="en-GB"/>
            </w:rPr>
          </w:rPrChange>
        </w:rPr>
      </w:pPr>
    </w:p>
    <w:p w14:paraId="4D1ED739" w14:textId="4D36EF9F" w:rsidR="00923F9F" w:rsidRPr="00D96694" w:rsidRDefault="00923F9F" w:rsidP="00923F9F">
      <w:pPr>
        <w:pStyle w:val="Heading3"/>
      </w:pPr>
      <w:del w:id="2657" w:author="Filip Dutina" w:date="2018-07-17T12:08:00Z">
        <w:r w:rsidRPr="00D96694" w:rsidDel="00C73F2E">
          <w:lastRenderedPageBreak/>
          <w:delText>void ce(void)</w:delText>
        </w:r>
        <w:r w:rsidR="006312E4" w:rsidRPr="00D96694" w:rsidDel="00C73F2E">
          <w:delText xml:space="preserve"> i uint32_t cd(uint32_t x)</w:delText>
        </w:r>
      </w:del>
      <w:bookmarkStart w:id="2658" w:name="_Toc522019409"/>
      <w:ins w:id="2659" w:author="Filip Dutina" w:date="2018-07-17T12:08:00Z">
        <w:r w:rsidR="00C73F2E" w:rsidRPr="00D96694">
          <w:t>Generisanje parova tajnih i javnih klju</w:t>
        </w:r>
      </w:ins>
      <w:ins w:id="2660" w:author="Filip Dutina" w:date="2018-07-17T12:09:00Z">
        <w:r w:rsidR="00C73F2E" w:rsidRPr="00D96694">
          <w:t>čeva</w:t>
        </w:r>
      </w:ins>
      <w:bookmarkEnd w:id="2658"/>
    </w:p>
    <w:p w14:paraId="333371C3" w14:textId="77777777" w:rsidR="00923F9F" w:rsidRPr="00D96694" w:rsidRDefault="00923F9F" w:rsidP="00923F9F"/>
    <w:p w14:paraId="57A00753" w14:textId="506469DA" w:rsidR="00923F9F" w:rsidRPr="00D96694" w:rsidRDefault="006312E4" w:rsidP="00D76D75">
      <w:pPr>
        <w:rPr>
          <w:rPrChange w:id="2661" w:author="Aleksa Corovic" w:date="2018-08-21T12:50:00Z">
            <w:rPr>
              <w:lang w:val="en-GB"/>
            </w:rPr>
          </w:rPrChange>
        </w:rPr>
      </w:pPr>
      <w:r w:rsidRPr="00D96694">
        <w:t xml:space="preserve">Uloga </w:t>
      </w:r>
      <w:del w:id="2662" w:author="Filip Dutina" w:date="2018-07-17T12:08:00Z">
        <w:r w:rsidRPr="00D96694" w:rsidDel="00C73F2E">
          <w:delText>ovih</w:delText>
        </w:r>
        <w:r w:rsidR="00D46360" w:rsidRPr="00D96694" w:rsidDel="00C73F2E">
          <w:delText xml:space="preserve"> </w:delText>
        </w:r>
      </w:del>
      <w:r w:rsidR="00D46360" w:rsidRPr="00D96694">
        <w:t>funkcija</w:t>
      </w:r>
      <w:ins w:id="2663" w:author="Filip Dutina" w:date="2018-07-17T12:08:00Z">
        <w:r w:rsidR="00C73F2E" w:rsidRPr="00D96694">
          <w:t xml:space="preserve"> </w:t>
        </w:r>
        <w:r w:rsidR="00C73F2E" w:rsidRPr="00D96694">
          <w:rPr>
            <w:i/>
            <w:rPrChange w:id="2664" w:author="Aleksa Corovic" w:date="2018-08-21T12:50:00Z">
              <w:rPr/>
            </w:rPrChange>
          </w:rPr>
          <w:t>void ce</w:t>
        </w:r>
        <w:r w:rsidR="00C73F2E" w:rsidRPr="00D96694">
          <w:rPr>
            <w:i/>
            <w:rPrChange w:id="2665" w:author="Aleksa Corovic" w:date="2018-08-21T12:50:00Z">
              <w:rPr>
                <w:lang w:val="en-GB"/>
              </w:rPr>
            </w:rPrChange>
          </w:rPr>
          <w:t>(void)</w:t>
        </w:r>
        <w:r w:rsidR="00C73F2E" w:rsidRPr="00D96694">
          <w:rPr>
            <w:rPrChange w:id="2666" w:author="Aleksa Corovic" w:date="2018-08-21T12:50:00Z">
              <w:rPr>
                <w:lang w:val="en-GB"/>
              </w:rPr>
            </w:rPrChange>
          </w:rPr>
          <w:t xml:space="preserve"> i </w:t>
        </w:r>
        <w:r w:rsidR="00C73F2E" w:rsidRPr="00D96694">
          <w:rPr>
            <w:i/>
            <w:rPrChange w:id="2667" w:author="Aleksa Corovic" w:date="2018-08-21T12:50:00Z">
              <w:rPr>
                <w:lang w:val="en-GB"/>
              </w:rPr>
            </w:rPrChange>
          </w:rPr>
          <w:t>uint32_t cd(uint32_t x)</w:t>
        </w:r>
      </w:ins>
      <w:r w:rsidR="00923F9F" w:rsidRPr="00D96694">
        <w:t xml:space="preserve"> je</w:t>
      </w:r>
      <w:r w:rsidRPr="00D96694">
        <w:t>ste</w:t>
      </w:r>
      <w:r w:rsidR="00923F9F" w:rsidRPr="00D96694">
        <w:t xml:space="preserve"> generisanje parova tajnih i javnih ključeva.</w:t>
      </w:r>
      <w:r w:rsidRPr="00D96694">
        <w:t xml:space="preserve"> U funkciji </w:t>
      </w:r>
      <w:r w:rsidRPr="00D96694">
        <w:rPr>
          <w:i/>
        </w:rPr>
        <w:t>void ce(void)</w:t>
      </w:r>
      <w:r w:rsidRPr="00D96694">
        <w:t xml:space="preserve"> se</w:t>
      </w:r>
      <w:r w:rsidR="00D46360" w:rsidRPr="00D96694">
        <w:t xml:space="preserve"> bira vrednost ključa za enkript</w:t>
      </w:r>
      <w:ins w:id="2668" w:author="Aleksa Corovic" w:date="2018-08-21T12:56:00Z">
        <w:r w:rsidR="00D96694">
          <w:t>o</w:t>
        </w:r>
      </w:ins>
      <w:del w:id="2669" w:author="Aleksa Corovic" w:date="2018-08-21T12:56:00Z">
        <w:r w:rsidR="00D46360" w:rsidRPr="00D96694" w:rsidDel="00D96694">
          <w:delText>i</w:delText>
        </w:r>
      </w:del>
      <w:r w:rsidR="00D46360" w:rsidRPr="00D96694">
        <w:t xml:space="preserve">vanje podataka, a pomoću funkcije </w:t>
      </w:r>
      <w:r w:rsidR="00D46360" w:rsidRPr="00D96694">
        <w:rPr>
          <w:i/>
        </w:rPr>
        <w:t>uint32_t cd(uint32_t x)</w:t>
      </w:r>
      <w:r w:rsidR="00D46360" w:rsidRPr="00D96694">
        <w:t xml:space="preserve"> se bira vrednost tajnog ključ</w:t>
      </w:r>
      <w:r w:rsidR="0050771A" w:rsidRPr="00D96694">
        <w:t>a, odnosno ključa za dekripciju.</w:t>
      </w:r>
      <w:r w:rsidR="00D76D75" w:rsidRPr="00D96694">
        <w:t xml:space="preserve"> Brojevi </w:t>
      </w:r>
      <m:oMath>
        <m:r>
          <m:rPr>
            <m:sty m:val="bi"/>
          </m:rPr>
          <w:rPr>
            <w:rFonts w:ascii="Cambria Math" w:hAnsi="Cambria Math"/>
            <w:rPrChange w:id="2670" w:author="Aleksa Corovic" w:date="2018-08-21T12:50:00Z">
              <w:rPr>
                <w:rFonts w:ascii="Cambria Math" w:hAnsi="Cambria Math"/>
                <w:lang w:val="en-GB"/>
              </w:rPr>
            </w:rPrChange>
          </w:rPr>
          <m:t>e</m:t>
        </m:r>
      </m:oMath>
      <w:r w:rsidR="00D76D75" w:rsidRPr="00D96694">
        <w:rPr>
          <w:rPrChange w:id="2671" w:author="Aleksa Corovic" w:date="2018-08-21T12:50:00Z">
            <w:rPr>
              <w:lang w:val="en-GB"/>
            </w:rPr>
          </w:rPrChange>
        </w:rPr>
        <w:t xml:space="preserve"> i </w:t>
      </w:r>
      <m:oMath>
        <m:r>
          <m:rPr>
            <m:sty m:val="bi"/>
          </m:rPr>
          <w:rPr>
            <w:rFonts w:ascii="Cambria Math" w:hAnsi="Cambria Math"/>
            <w:rPrChange w:id="2672" w:author="Aleksa Corovic" w:date="2018-08-21T12:50:00Z">
              <w:rPr>
                <w:rFonts w:ascii="Cambria Math" w:hAnsi="Cambria Math"/>
                <w:lang w:val="en-GB"/>
              </w:rPr>
            </w:rPrChange>
          </w:rPr>
          <m:t>d</m:t>
        </m:r>
      </m:oMath>
      <w:r w:rsidR="00D76D75" w:rsidRPr="00D96694">
        <w:rPr>
          <w:b/>
          <w:rPrChange w:id="2673" w:author="Aleksa Corovic" w:date="2018-08-21T12:50:00Z">
            <w:rPr>
              <w:b/>
              <w:lang w:val="en-GB"/>
            </w:rPr>
          </w:rPrChange>
        </w:rPr>
        <w:t xml:space="preserve"> </w:t>
      </w:r>
      <w:r w:rsidR="00D76D75" w:rsidRPr="00D96694">
        <w:rPr>
          <w:rPrChange w:id="2674" w:author="Aleksa Corovic" w:date="2018-08-21T12:50:00Z">
            <w:rPr>
              <w:lang w:val="en-GB"/>
            </w:rPr>
          </w:rPrChange>
        </w:rPr>
        <w:t>koji se koriste za enkripciju i dekripciju podataka moraju biti prosti, pa se u rešenju za gornju granicu</w:t>
      </w:r>
      <w:r w:rsidR="002E764D" w:rsidRPr="00D96694">
        <w:rPr>
          <w:rPrChange w:id="2675" w:author="Aleksa Corovic" w:date="2018-08-21T12:50:00Z">
            <w:rPr>
              <w:lang w:val="en-GB"/>
            </w:rPr>
          </w:rPrChange>
        </w:rPr>
        <w:t xml:space="preserve"> provere</w:t>
      </w:r>
      <w:r w:rsidR="00D76D75" w:rsidRPr="00D96694">
        <w:rPr>
          <w:rPrChange w:id="2676" w:author="Aleksa Corovic" w:date="2018-08-21T12:50:00Z">
            <w:rPr>
              <w:lang w:val="en-GB"/>
            </w:rPr>
          </w:rPrChange>
        </w:rPr>
        <w:t xml:space="preserve"> postavlja prvih </w:t>
      </w:r>
      <w:r w:rsidR="00D76D75" w:rsidRPr="00D96694">
        <w:rPr>
          <w:i/>
          <w:rPrChange w:id="2677" w:author="Aleksa Corovic" w:date="2018-08-21T12:50:00Z">
            <w:rPr>
              <w:i/>
              <w:lang w:val="en-GB"/>
            </w:rPr>
          </w:rPrChange>
        </w:rPr>
        <w:t>100</w:t>
      </w:r>
      <w:r w:rsidR="00D76D75" w:rsidRPr="00D96694">
        <w:rPr>
          <w:rPrChange w:id="2678" w:author="Aleksa Corovic" w:date="2018-08-21T12:50:00Z">
            <w:rPr>
              <w:lang w:val="en-GB"/>
            </w:rPr>
          </w:rPrChange>
        </w:rPr>
        <w:t xml:space="preserve"> prostih brojeva </w:t>
      </w:r>
      <w:r w:rsidR="002E764D" w:rsidRPr="00D96694">
        <w:rPr>
          <w:rPrChange w:id="2679" w:author="Aleksa Corovic" w:date="2018-08-21T12:50:00Z">
            <w:rPr>
              <w:lang w:val="en-GB"/>
            </w:rPr>
          </w:rPrChange>
        </w:rPr>
        <w:t xml:space="preserve"> (ovo ne mora da bude slučaj, tako je izabrano radi preglednosti rešenja).</w:t>
      </w:r>
    </w:p>
    <w:p w14:paraId="3145F1EA" w14:textId="77777777" w:rsidR="000D6C1E" w:rsidRPr="00D96694" w:rsidRDefault="000D6C1E" w:rsidP="00D76D75">
      <w:pPr>
        <w:rPr>
          <w:rPrChange w:id="2680" w:author="Aleksa Corovic" w:date="2018-08-21T12:50:00Z">
            <w:rPr>
              <w:lang w:val="en-GB"/>
            </w:rPr>
          </w:rPrChange>
        </w:rPr>
      </w:pPr>
    </w:p>
    <w:p w14:paraId="635E7406" w14:textId="77777777" w:rsidR="000D6C1E" w:rsidRPr="00D96694" w:rsidRDefault="000D6C1E" w:rsidP="000D6C1E">
      <w:pPr>
        <w:pStyle w:val="Heading2"/>
      </w:pPr>
      <w:bookmarkStart w:id="2681" w:name="_Toc522019410"/>
      <w:r w:rsidRPr="00D96694">
        <w:t>Serverska strana</w:t>
      </w:r>
      <w:bookmarkEnd w:id="2681"/>
    </w:p>
    <w:p w14:paraId="3995F81A" w14:textId="77777777" w:rsidR="004F2608" w:rsidRPr="00D96694" w:rsidRDefault="004F2608" w:rsidP="004F2608"/>
    <w:tbl>
      <w:tblPr>
        <w:tblStyle w:val="TableGrid"/>
        <w:tblW w:w="0" w:type="auto"/>
        <w:tblLook w:val="04A0" w:firstRow="1" w:lastRow="0" w:firstColumn="1" w:lastColumn="0" w:noHBand="0" w:noVBand="1"/>
      </w:tblPr>
      <w:tblGrid>
        <w:gridCol w:w="4672"/>
        <w:gridCol w:w="4673"/>
      </w:tblGrid>
      <w:tr w:rsidR="004F2608" w:rsidRPr="00D96694" w14:paraId="30418E0A" w14:textId="77777777" w:rsidTr="004F2608">
        <w:tc>
          <w:tcPr>
            <w:tcW w:w="4672" w:type="dxa"/>
          </w:tcPr>
          <w:p w14:paraId="495BC2D4" w14:textId="77777777" w:rsidR="004F2608" w:rsidRPr="00D96694" w:rsidRDefault="004F2608" w:rsidP="004F2608">
            <w:pPr>
              <w:ind w:firstLine="0"/>
              <w:rPr>
                <w:i/>
              </w:rPr>
            </w:pPr>
            <w:r w:rsidRPr="00D96694">
              <w:rPr>
                <w:i/>
              </w:rPr>
              <w:t>FUNC(void, RTE_CTCDETHCOM_APPL_CODE) REthComInit(void)</w:t>
            </w:r>
          </w:p>
        </w:tc>
        <w:tc>
          <w:tcPr>
            <w:tcW w:w="4673" w:type="dxa"/>
          </w:tcPr>
          <w:p w14:paraId="604E207F" w14:textId="007841AE" w:rsidR="004F2608" w:rsidRPr="00D96694" w:rsidRDefault="00297E73" w:rsidP="004F2608">
            <w:pPr>
              <w:ind w:firstLine="0"/>
            </w:pPr>
            <w:ins w:id="2682" w:author="Filip Dutina" w:date="2018-07-17T11:39:00Z">
              <w:r w:rsidRPr="00D96694">
                <w:t>F</w:t>
              </w:r>
            </w:ins>
            <w:del w:id="2683" w:author="Filip Dutina" w:date="2018-07-17T11:39:00Z">
              <w:r w:rsidR="009F3A19" w:rsidRPr="00D96694" w:rsidDel="00297E73">
                <w:delText>f</w:delText>
              </w:r>
            </w:del>
            <w:r w:rsidR="009301CE" w:rsidRPr="00D96694">
              <w:t>unkcija koja će se pozvati samo jednom pri pokretanju serverske strane</w:t>
            </w:r>
          </w:p>
        </w:tc>
      </w:tr>
      <w:tr w:rsidR="004F2608" w:rsidRPr="00D96694" w14:paraId="610C8620" w14:textId="77777777" w:rsidTr="004F2608">
        <w:tc>
          <w:tcPr>
            <w:tcW w:w="4672" w:type="dxa"/>
          </w:tcPr>
          <w:p w14:paraId="5DF2F0AB" w14:textId="77777777" w:rsidR="004F2608" w:rsidRPr="00D96694" w:rsidRDefault="004F2608" w:rsidP="004F2608">
            <w:pPr>
              <w:ind w:firstLine="0"/>
              <w:rPr>
                <w:i/>
              </w:rPr>
            </w:pPr>
            <w:r w:rsidRPr="00D96694">
              <w:rPr>
                <w:i/>
              </w:rPr>
              <w:t>FUNC(void, RTE_CTCDETHCOM_APPL_CODE) REthComCyclic(void)</w:t>
            </w:r>
          </w:p>
        </w:tc>
        <w:tc>
          <w:tcPr>
            <w:tcW w:w="4673" w:type="dxa"/>
          </w:tcPr>
          <w:p w14:paraId="4C07C48F" w14:textId="207C7167" w:rsidR="004F2608" w:rsidRPr="00D96694" w:rsidRDefault="00297E73" w:rsidP="004F2608">
            <w:pPr>
              <w:ind w:firstLine="0"/>
            </w:pPr>
            <w:ins w:id="2684" w:author="Filip Dutina" w:date="2018-07-17T11:39:00Z">
              <w:r w:rsidRPr="00D96694">
                <w:t>F</w:t>
              </w:r>
            </w:ins>
            <w:del w:id="2685" w:author="Filip Dutina" w:date="2018-07-17T11:39:00Z">
              <w:r w:rsidR="009F3A19" w:rsidRPr="00D96694" w:rsidDel="00297E73">
                <w:delText>f</w:delText>
              </w:r>
            </w:del>
            <w:r w:rsidR="004A66BB" w:rsidRPr="00D96694">
              <w:t>unkcija koja će se pozivati u pozadini nakon određenog vremena</w:t>
            </w:r>
          </w:p>
        </w:tc>
      </w:tr>
      <w:tr w:rsidR="004F2608" w:rsidRPr="00D96694" w14:paraId="42C2B287" w14:textId="77777777" w:rsidTr="004F2608">
        <w:tc>
          <w:tcPr>
            <w:tcW w:w="4672" w:type="dxa"/>
          </w:tcPr>
          <w:p w14:paraId="38827435" w14:textId="77777777" w:rsidR="004F2608" w:rsidRPr="00D96694" w:rsidRDefault="00F97B89" w:rsidP="004F2608">
            <w:pPr>
              <w:ind w:firstLine="0"/>
              <w:rPr>
                <w:i/>
              </w:rPr>
            </w:pPr>
            <w:r w:rsidRPr="00D96694">
              <w:rPr>
                <w:i/>
              </w:rPr>
              <w:t>static void backgroundTask(void)</w:t>
            </w:r>
          </w:p>
        </w:tc>
        <w:tc>
          <w:tcPr>
            <w:tcW w:w="4673" w:type="dxa"/>
          </w:tcPr>
          <w:p w14:paraId="7FB0F562" w14:textId="611730F1" w:rsidR="004F2608" w:rsidRPr="00D96694" w:rsidRDefault="00297E73" w:rsidP="004F2608">
            <w:pPr>
              <w:ind w:firstLine="0"/>
            </w:pPr>
            <w:ins w:id="2686" w:author="Filip Dutina" w:date="2018-07-17T11:39:00Z">
              <w:r w:rsidRPr="00D96694">
                <w:rPr>
                  <w:i/>
                </w:rPr>
                <w:t>C</w:t>
              </w:r>
            </w:ins>
            <w:del w:id="2687" w:author="Filip Dutina" w:date="2018-07-17T11:39:00Z">
              <w:r w:rsidR="009F3A19" w:rsidRPr="00D96694" w:rsidDel="00297E73">
                <w:rPr>
                  <w:i/>
                </w:rPr>
                <w:delText>c</w:delText>
              </w:r>
            </w:del>
            <w:r w:rsidR="00D9161E" w:rsidRPr="00D96694">
              <w:rPr>
                <w:i/>
              </w:rPr>
              <w:t>allback</w:t>
            </w:r>
            <w:r w:rsidR="00D9161E" w:rsidRPr="00D96694">
              <w:t xml:space="preserve"> funkcija u kojoj se nalazi veći deo logike serverske strane rešenja</w:t>
            </w:r>
          </w:p>
        </w:tc>
      </w:tr>
      <w:tr w:rsidR="004F2608" w:rsidRPr="00D96694" w14:paraId="484DA811" w14:textId="77777777" w:rsidTr="004F2608">
        <w:tc>
          <w:tcPr>
            <w:tcW w:w="4672" w:type="dxa"/>
          </w:tcPr>
          <w:p w14:paraId="4247BDAF" w14:textId="77777777" w:rsidR="004F2608" w:rsidRPr="00D96694" w:rsidRDefault="00F97B89" w:rsidP="004F2608">
            <w:pPr>
              <w:ind w:firstLine="0"/>
              <w:rPr>
                <w:i/>
              </w:rPr>
            </w:pPr>
            <w:r w:rsidRPr="00D96694">
              <w:rPr>
                <w:i/>
              </w:rPr>
              <w:t>static void receivePublicKeys(void)</w:t>
            </w:r>
          </w:p>
        </w:tc>
        <w:tc>
          <w:tcPr>
            <w:tcW w:w="4673" w:type="dxa"/>
          </w:tcPr>
          <w:p w14:paraId="5544B7D7" w14:textId="51BD7F8E" w:rsidR="004F2608" w:rsidRPr="00D96694" w:rsidRDefault="00297E73" w:rsidP="004F2608">
            <w:pPr>
              <w:ind w:firstLine="0"/>
            </w:pPr>
            <w:ins w:id="2688" w:author="Filip Dutina" w:date="2018-07-17T11:39:00Z">
              <w:r w:rsidRPr="00D96694">
                <w:t>P</w:t>
              </w:r>
            </w:ins>
            <w:del w:id="2689" w:author="Filip Dutina" w:date="2018-07-17T11:39:00Z">
              <w:r w:rsidR="009F3A19" w:rsidRPr="00D96694" w:rsidDel="00297E73">
                <w:delText>p</w:delText>
              </w:r>
            </w:del>
            <w:r w:rsidR="009301CE" w:rsidRPr="00D96694">
              <w:t>rimanje ključeva za enkripciju</w:t>
            </w:r>
          </w:p>
        </w:tc>
      </w:tr>
      <w:tr w:rsidR="004F2608" w:rsidRPr="00D96694" w14:paraId="032D75BB" w14:textId="77777777" w:rsidTr="004F2608">
        <w:tc>
          <w:tcPr>
            <w:tcW w:w="4672" w:type="dxa"/>
          </w:tcPr>
          <w:p w14:paraId="663582C5" w14:textId="77777777" w:rsidR="004F2608" w:rsidRPr="00D96694" w:rsidRDefault="00F97B89" w:rsidP="004F2608">
            <w:pPr>
              <w:ind w:firstLine="0"/>
              <w:rPr>
                <w:i/>
              </w:rPr>
            </w:pPr>
            <w:r w:rsidRPr="00D96694">
              <w:rPr>
                <w:i/>
              </w:rPr>
              <w:t>static void sendFile(const char fs_name[])</w:t>
            </w:r>
          </w:p>
        </w:tc>
        <w:tc>
          <w:tcPr>
            <w:tcW w:w="4673" w:type="dxa"/>
          </w:tcPr>
          <w:p w14:paraId="2DE69D4E" w14:textId="6DD33F41" w:rsidR="004F2608" w:rsidRPr="00D96694" w:rsidRDefault="00297E73" w:rsidP="004F2608">
            <w:pPr>
              <w:ind w:firstLine="0"/>
            </w:pPr>
            <w:ins w:id="2690" w:author="Filip Dutina" w:date="2018-07-17T11:39:00Z">
              <w:r w:rsidRPr="00D96694">
                <w:t>S</w:t>
              </w:r>
            </w:ins>
            <w:del w:id="2691" w:author="Filip Dutina" w:date="2018-07-17T11:39:00Z">
              <w:r w:rsidR="009F3A19" w:rsidRPr="00D96694" w:rsidDel="00297E73">
                <w:delText>s</w:delText>
              </w:r>
            </w:del>
            <w:r w:rsidR="009301CE" w:rsidRPr="00D96694">
              <w:t>lanje datoteke</w:t>
            </w:r>
          </w:p>
        </w:tc>
      </w:tr>
      <w:tr w:rsidR="004F2608" w:rsidRPr="00D96694" w14:paraId="5AFC3ACA" w14:textId="77777777" w:rsidTr="004F2608">
        <w:tc>
          <w:tcPr>
            <w:tcW w:w="4672" w:type="dxa"/>
          </w:tcPr>
          <w:p w14:paraId="020A49D9" w14:textId="77777777" w:rsidR="004F2608" w:rsidRPr="00D96694" w:rsidRDefault="00E8284F" w:rsidP="004F2608">
            <w:pPr>
              <w:ind w:firstLine="0"/>
              <w:rPr>
                <w:i/>
              </w:rPr>
            </w:pPr>
            <w:r w:rsidRPr="00D96694">
              <w:rPr>
                <w:i/>
              </w:rPr>
              <w:t>static int32_t numOfFiles(void)</w:t>
            </w:r>
          </w:p>
        </w:tc>
        <w:tc>
          <w:tcPr>
            <w:tcW w:w="4673" w:type="dxa"/>
          </w:tcPr>
          <w:p w14:paraId="5FBFC52D" w14:textId="5C2E8431" w:rsidR="004F2608" w:rsidRPr="00D96694" w:rsidRDefault="00297E73" w:rsidP="004F2608">
            <w:pPr>
              <w:ind w:firstLine="0"/>
            </w:pPr>
            <w:ins w:id="2692" w:author="Filip Dutina" w:date="2018-07-17T11:39:00Z">
              <w:r w:rsidRPr="00D96694">
                <w:t>B</w:t>
              </w:r>
            </w:ins>
            <w:del w:id="2693" w:author="Filip Dutina" w:date="2018-07-17T11:39:00Z">
              <w:r w:rsidR="009F3A19" w:rsidRPr="00D96694" w:rsidDel="00297E73">
                <w:delText>b</w:delText>
              </w:r>
            </w:del>
            <w:r w:rsidR="009301CE" w:rsidRPr="00D96694">
              <w:t>roj datoteka u direktorijumu</w:t>
            </w:r>
          </w:p>
        </w:tc>
      </w:tr>
      <w:tr w:rsidR="004F2608" w:rsidRPr="00D96694" w14:paraId="5A033052" w14:textId="77777777" w:rsidTr="004F2608">
        <w:tc>
          <w:tcPr>
            <w:tcW w:w="4672" w:type="dxa"/>
          </w:tcPr>
          <w:p w14:paraId="19683BB7" w14:textId="77777777" w:rsidR="004F2608" w:rsidRPr="00D96694" w:rsidRDefault="00E8284F" w:rsidP="004F2608">
            <w:pPr>
              <w:ind w:firstLine="0"/>
              <w:rPr>
                <w:i/>
              </w:rPr>
            </w:pPr>
            <w:r w:rsidRPr="00D96694">
              <w:rPr>
                <w:i/>
              </w:rPr>
              <w:t>static void encrypt(void)</w:t>
            </w:r>
          </w:p>
        </w:tc>
        <w:tc>
          <w:tcPr>
            <w:tcW w:w="4673" w:type="dxa"/>
          </w:tcPr>
          <w:p w14:paraId="4EC79746" w14:textId="7F923512" w:rsidR="004F2608" w:rsidRPr="00D96694" w:rsidRDefault="00297E73" w:rsidP="004F2608">
            <w:pPr>
              <w:keepNext/>
              <w:ind w:firstLine="0"/>
            </w:pPr>
            <w:ins w:id="2694" w:author="Filip Dutina" w:date="2018-07-17T11:39:00Z">
              <w:r w:rsidRPr="00D96694">
                <w:t>E</w:t>
              </w:r>
            </w:ins>
            <w:del w:id="2695" w:author="Filip Dutina" w:date="2018-07-17T11:39:00Z">
              <w:r w:rsidR="009F3A19" w:rsidRPr="00D96694" w:rsidDel="00297E73">
                <w:delText>e</w:delText>
              </w:r>
            </w:del>
            <w:r w:rsidR="00EE0B96" w:rsidRPr="00D96694">
              <w:t>nkripcija</w:t>
            </w:r>
          </w:p>
        </w:tc>
      </w:tr>
    </w:tbl>
    <w:p w14:paraId="4761961A" w14:textId="77777777" w:rsidR="004F2608" w:rsidRPr="00D96694" w:rsidRDefault="004F2608" w:rsidP="004F2608">
      <w:pPr>
        <w:pStyle w:val="Caption"/>
        <w:rPr>
          <w:rPrChange w:id="2696" w:author="Aleksa Corovic" w:date="2018-08-21T12:50:00Z">
            <w:rPr>
              <w:noProof/>
            </w:rPr>
          </w:rPrChange>
        </w:rPr>
      </w:pPr>
      <w:bookmarkStart w:id="2697" w:name="_Toc517776095"/>
      <w:r w:rsidRPr="00D96694">
        <w:t xml:space="preserve">Tabela </w:t>
      </w:r>
      <w:r w:rsidRPr="00DF0BBD">
        <w:fldChar w:fldCharType="begin"/>
      </w:r>
      <w:r w:rsidRPr="00D96694">
        <w:instrText xml:space="preserve"> STYLEREF 1 \s </w:instrText>
      </w:r>
      <w:r w:rsidRPr="00DF0BBD">
        <w:fldChar w:fldCharType="separate"/>
      </w:r>
      <w:r w:rsidRPr="00D96694">
        <w:rPr>
          <w:rPrChange w:id="2698" w:author="Aleksa Corovic" w:date="2018-08-21T12:50:00Z">
            <w:rPr>
              <w:noProof/>
            </w:rPr>
          </w:rPrChange>
        </w:rPr>
        <w:t>4</w:t>
      </w:r>
      <w:r w:rsidRPr="00DF0BBD">
        <w:fldChar w:fldCharType="end"/>
      </w:r>
      <w:r w:rsidRPr="00D96694">
        <w:t>.</w:t>
      </w:r>
      <w:r w:rsidRPr="00DF0BBD">
        <w:fldChar w:fldCharType="begin"/>
      </w:r>
      <w:r w:rsidRPr="00D96694">
        <w:instrText xml:space="preserve"> SEQ Tabela \* ARABIC \s 1 </w:instrText>
      </w:r>
      <w:r w:rsidRPr="00DF0BBD">
        <w:fldChar w:fldCharType="separate"/>
      </w:r>
      <w:r w:rsidRPr="00D96694">
        <w:rPr>
          <w:rPrChange w:id="2699" w:author="Aleksa Corovic" w:date="2018-08-21T12:50:00Z">
            <w:rPr>
              <w:noProof/>
            </w:rPr>
          </w:rPrChange>
        </w:rPr>
        <w:t>2</w:t>
      </w:r>
      <w:r w:rsidRPr="00DF0BBD">
        <w:fldChar w:fldCharType="end"/>
      </w:r>
      <w:r w:rsidRPr="00D96694">
        <w:t xml:space="preserve"> Funkcije na serverskoj strani</w:t>
      </w:r>
      <w:bookmarkEnd w:id="2697"/>
    </w:p>
    <w:p w14:paraId="05C834E5" w14:textId="77777777" w:rsidR="00CA430E" w:rsidRPr="00D96694" w:rsidRDefault="00CA430E" w:rsidP="00CA430E"/>
    <w:p w14:paraId="6CA1F9AC" w14:textId="77777777" w:rsidR="00CA430E" w:rsidRPr="00D96694" w:rsidRDefault="00CA430E" w:rsidP="00CA430E">
      <w:r w:rsidRPr="00D96694">
        <w:t xml:space="preserve">Serverska strana nema </w:t>
      </w:r>
      <w:r w:rsidRPr="00D96694">
        <w:rPr>
          <w:i/>
        </w:rPr>
        <w:t>main</w:t>
      </w:r>
      <w:r w:rsidRPr="00D96694">
        <w:t xml:space="preserve"> funkciju, pa će taj deo rešenja izgledati malo drugačije. Sledi detaljan opis svake funkcije ponaosob na serverskoj strani.</w:t>
      </w:r>
    </w:p>
    <w:p w14:paraId="1CF43C70" w14:textId="77777777" w:rsidR="00514AEF" w:rsidRPr="00D96694" w:rsidRDefault="00514AEF" w:rsidP="00CA430E"/>
    <w:p w14:paraId="60BF5F64" w14:textId="658C1A46" w:rsidR="00514AEF" w:rsidRPr="00D96694" w:rsidRDefault="00514AEF" w:rsidP="00514AEF">
      <w:pPr>
        <w:pStyle w:val="Heading3"/>
      </w:pPr>
      <w:del w:id="2700" w:author="Filip Dutina" w:date="2018-07-17T12:33:00Z">
        <w:r w:rsidRPr="00D96694" w:rsidDel="00A745B6">
          <w:lastRenderedPageBreak/>
          <w:delText>FUNC(void, RTE_CTCDETHCOM_APPL_CODE) REthComInit(void)</w:delText>
        </w:r>
      </w:del>
      <w:bookmarkStart w:id="2701" w:name="_Toc522019411"/>
      <w:ins w:id="2702" w:author="Filip Dutina" w:date="2018-07-17T12:33:00Z">
        <w:r w:rsidR="00A745B6" w:rsidRPr="00D96694">
          <w:t>Inicijalizacija namenske platforme</w:t>
        </w:r>
      </w:ins>
      <w:bookmarkEnd w:id="2701"/>
    </w:p>
    <w:p w14:paraId="28BB5CD7" w14:textId="77777777" w:rsidR="008D1720" w:rsidRPr="00D96694" w:rsidRDefault="008D1720" w:rsidP="008D1720"/>
    <w:p w14:paraId="36E571F5" w14:textId="3445414D" w:rsidR="008D1720" w:rsidRPr="00D96694" w:rsidRDefault="006A4547" w:rsidP="008D1720">
      <w:r w:rsidRPr="00D96694">
        <w:t>Funkcija</w:t>
      </w:r>
      <w:ins w:id="2703" w:author="Filip Dutina" w:date="2018-07-17T12:33:00Z">
        <w:r w:rsidR="00A745B6" w:rsidRPr="00D96694">
          <w:rPr>
            <w:rPrChange w:id="2704" w:author="Aleksa Corovic" w:date="2018-08-21T12:50:00Z">
              <w:rPr>
                <w:lang w:val="en-GB"/>
              </w:rPr>
            </w:rPrChange>
          </w:rPr>
          <w:t xml:space="preserve"> </w:t>
        </w:r>
      </w:ins>
      <w:ins w:id="2705" w:author="Filip Dutina" w:date="2018-07-17T12:34:00Z">
        <w:r w:rsidR="00A745B6" w:rsidRPr="00D96694">
          <w:rPr>
            <w:i/>
          </w:rPr>
          <w:t xml:space="preserve">FUNC(void, RTE_CTCDETHCOM_APPL_CODE) REthComInit(void) </w:t>
        </w:r>
        <w:r w:rsidR="00A745B6" w:rsidRPr="00D96694">
          <w:t xml:space="preserve">je </w:t>
        </w:r>
        <w:del w:id="2706" w:author="Aleksa Corovic" w:date="2018-08-21T12:57:00Z">
          <w:r w:rsidR="00A745B6" w:rsidRPr="00D96694" w:rsidDel="00D96694">
            <w:delText>funkcija</w:delText>
          </w:r>
        </w:del>
      </w:ins>
      <w:del w:id="2707" w:author="Aleksa Corovic" w:date="2018-08-21T12:57:00Z">
        <w:r w:rsidRPr="00D96694" w:rsidDel="00D96694">
          <w:delText xml:space="preserve"> koja</w:delText>
        </w:r>
      </w:del>
      <w:ins w:id="2708" w:author="Aleksa Corovic" w:date="2018-08-21T12:57:00Z">
        <w:r w:rsidR="00D96694" w:rsidRPr="00D96694">
          <w:t>funkcija koja</w:t>
        </w:r>
      </w:ins>
      <w:r w:rsidRPr="00D96694">
        <w:t xml:space="preserve"> se poziva samo jednom kada se namenska platforma upali. U njoj se nalazi poziv </w:t>
      </w:r>
      <w:r w:rsidRPr="00D96694">
        <w:rPr>
          <w:i/>
        </w:rPr>
        <w:t>callback</w:t>
      </w:r>
      <w:r w:rsidRPr="00D96694">
        <w:t xml:space="preserve"> funkcije </w:t>
      </w:r>
      <w:r w:rsidRPr="00D96694">
        <w:rPr>
          <w:i/>
        </w:rPr>
        <w:t>static void backgroundTask()</w:t>
      </w:r>
      <w:r w:rsidRPr="00D96694">
        <w:t xml:space="preserve">. U funkciji je napravljen red poruka iz biblioteke </w:t>
      </w:r>
      <w:r w:rsidRPr="00D96694">
        <w:rPr>
          <w:i/>
        </w:rPr>
        <w:t>msgQLib.h</w:t>
      </w:r>
      <w:ins w:id="2709" w:author="Filip Dutina" w:date="2018-07-17T12:34:00Z">
        <w:r w:rsidR="00A745B6" w:rsidRPr="00D96694">
          <w:t xml:space="preserve"> </w:t>
        </w:r>
      </w:ins>
      <w:del w:id="2710" w:author="Filip Dutina" w:date="2018-07-17T12:34:00Z">
        <w:r w:rsidRPr="00D96694" w:rsidDel="00A745B6">
          <w:delText xml:space="preserve"> pomoću funkcije </w:delText>
        </w:r>
        <w:r w:rsidRPr="00D96694" w:rsidDel="00A745B6">
          <w:rPr>
            <w:i/>
          </w:rPr>
          <w:delText>MSG</w:delText>
        </w:r>
        <w:r w:rsidRPr="00D96694" w:rsidDel="00A745B6">
          <w:rPr>
            <w:i/>
            <w:rPrChange w:id="2711" w:author="Aleksa Corovic" w:date="2018-08-21T12:50:00Z">
              <w:rPr>
                <w:i/>
                <w:lang w:val="en-GB"/>
              </w:rPr>
            </w:rPrChange>
          </w:rPr>
          <w:delText>_Q_ID msgQCreate (int maxMsgs, int maxMsgLength, int options)</w:delText>
        </w:r>
        <w:r w:rsidR="000356A9" w:rsidRPr="00D96694" w:rsidDel="00A745B6">
          <w:rPr>
            <w:rPrChange w:id="2712" w:author="Aleksa Corovic" w:date="2018-08-21T12:50:00Z">
              <w:rPr>
                <w:lang w:val="en-GB"/>
              </w:rPr>
            </w:rPrChange>
          </w:rPr>
          <w:delText xml:space="preserve"> </w:delText>
        </w:r>
      </w:del>
      <w:r w:rsidR="000356A9" w:rsidRPr="00D96694">
        <w:rPr>
          <w:rPrChange w:id="2713" w:author="Aleksa Corovic" w:date="2018-08-21T12:50:00Z">
            <w:rPr>
              <w:lang w:val="en-GB"/>
            </w:rPr>
          </w:rPrChange>
        </w:rPr>
        <w:t>koji slu</w:t>
      </w:r>
      <w:r w:rsidR="000356A9" w:rsidRPr="00D96694">
        <w:t>ži</w:t>
      </w:r>
      <w:r w:rsidR="0076378A" w:rsidRPr="00D96694">
        <w:t xml:space="preserve"> za kontrolu promene stanja. Tu se takođe nalazi funkcija pomoću koje se kreira </w:t>
      </w:r>
      <w:r w:rsidR="0076378A" w:rsidRPr="00D96694">
        <w:rPr>
          <w:i/>
        </w:rPr>
        <w:t>task</w:t>
      </w:r>
      <w:r w:rsidR="0076378A" w:rsidRPr="00D96694">
        <w:t xml:space="preserve"> koji će pozvati </w:t>
      </w:r>
      <w:r w:rsidR="0076378A" w:rsidRPr="00D96694">
        <w:rPr>
          <w:i/>
        </w:rPr>
        <w:t>callback</w:t>
      </w:r>
      <w:r w:rsidR="0076378A" w:rsidRPr="00D96694">
        <w:t xml:space="preserve"> funkciju.</w:t>
      </w:r>
    </w:p>
    <w:p w14:paraId="1B519348" w14:textId="77777777" w:rsidR="00761F40" w:rsidRPr="00D96694" w:rsidRDefault="00761F40" w:rsidP="008D1720"/>
    <w:p w14:paraId="238BEB61" w14:textId="45EDC6A7" w:rsidR="00761F40" w:rsidRPr="00D96694" w:rsidRDefault="00761F40" w:rsidP="00761F40">
      <w:pPr>
        <w:pStyle w:val="Heading3"/>
      </w:pPr>
      <w:del w:id="2714" w:author="Filip Dutina" w:date="2018-07-17T12:36:00Z">
        <w:r w:rsidRPr="00D96694" w:rsidDel="00A745B6">
          <w:delText>FUNC(void, RTE_CTCDETHCOM_APPL_CODE) REthComCyclic(void)</w:delText>
        </w:r>
      </w:del>
      <w:bookmarkStart w:id="2715" w:name="_Toc522019412"/>
      <w:ins w:id="2716" w:author="Filip Dutina" w:date="2018-07-17T12:36:00Z">
        <w:r w:rsidR="00A745B6" w:rsidRPr="00D96694">
          <w:t>Promena stanja sistema</w:t>
        </w:r>
      </w:ins>
      <w:bookmarkEnd w:id="2715"/>
    </w:p>
    <w:p w14:paraId="49D1A0E2" w14:textId="77777777" w:rsidR="00761F40" w:rsidRPr="00D96694" w:rsidRDefault="00761F40" w:rsidP="00761F40"/>
    <w:p w14:paraId="0A15E43C" w14:textId="1D230985" w:rsidR="00761F40" w:rsidRPr="00D96694" w:rsidRDefault="00D14ED5" w:rsidP="00761F40">
      <w:del w:id="2717" w:author="Filip Dutina" w:date="2018-07-17T12:37:00Z">
        <w:r w:rsidRPr="00D96694" w:rsidDel="00DD510F">
          <w:delText>Ova fu</w:delText>
        </w:r>
        <w:r w:rsidR="00CD08DF" w:rsidRPr="00D96694" w:rsidDel="00DD510F">
          <w:delText>nkcija</w:delText>
        </w:r>
      </w:del>
      <w:ins w:id="2718" w:author="Filip Dutina" w:date="2018-07-17T12:37:00Z">
        <w:r w:rsidR="00DD510F" w:rsidRPr="00D96694">
          <w:t>Ovaj deo koda</w:t>
        </w:r>
      </w:ins>
      <w:r w:rsidR="00CD08DF" w:rsidRPr="00D96694">
        <w:t xml:space="preserve"> se poziva svaki put kada istekne predefinisano vreme (ciklična funkcija). U njoj </w:t>
      </w:r>
      <w:r w:rsidR="00104533" w:rsidRPr="00D96694">
        <w:t>će se poslati poruka koja će ući u prethodno napravljen red poruka</w:t>
      </w:r>
      <w:r w:rsidR="00F440D4" w:rsidRPr="00D96694">
        <w:t>,</w:t>
      </w:r>
      <w:r w:rsidR="00104533" w:rsidRPr="00D96694">
        <w:t xml:space="preserve"> i na osnovu</w:t>
      </w:r>
      <w:r w:rsidR="00F440D4" w:rsidRPr="00D96694">
        <w:t xml:space="preserve"> njene vrednosti se prelazi</w:t>
      </w:r>
      <w:r w:rsidR="00104533" w:rsidRPr="00D96694">
        <w:t xml:space="preserve"> u odgovarajuće stanj</w:t>
      </w:r>
      <w:r w:rsidR="00C82EDC" w:rsidRPr="00D96694">
        <w:t>e, ili ako je vredno</w:t>
      </w:r>
      <w:r w:rsidR="007340F9" w:rsidRPr="00D96694">
        <w:t xml:space="preserve">st poruke nepromenjena, </w:t>
      </w:r>
      <w:r w:rsidR="00C82EDC" w:rsidRPr="00D96694">
        <w:t>stanje</w:t>
      </w:r>
      <w:r w:rsidR="007340F9" w:rsidRPr="00D96694">
        <w:t xml:space="preserve"> se</w:t>
      </w:r>
      <w:r w:rsidR="00C82EDC" w:rsidRPr="00D96694">
        <w:t xml:space="preserve"> ne menja.</w:t>
      </w:r>
    </w:p>
    <w:p w14:paraId="04E17504" w14:textId="77777777" w:rsidR="00B60882" w:rsidRPr="00D96694" w:rsidRDefault="00B60882" w:rsidP="00761F40"/>
    <w:p w14:paraId="5852DC2A" w14:textId="075407E0" w:rsidR="00B60882" w:rsidRPr="00D96694" w:rsidRDefault="00B60882" w:rsidP="00B60882">
      <w:pPr>
        <w:pStyle w:val="Heading3"/>
      </w:pPr>
      <w:del w:id="2719" w:author="Filip Dutina" w:date="2018-07-17T14:23:00Z">
        <w:r w:rsidRPr="00D96694" w:rsidDel="001F78AE">
          <w:delText>static void  backgroundTask(void)</w:delText>
        </w:r>
      </w:del>
      <w:bookmarkStart w:id="2720" w:name="_Toc522019413"/>
      <w:ins w:id="2721" w:author="Filip Dutina" w:date="2018-07-17T14:24:00Z">
        <w:r w:rsidR="001F78AE" w:rsidRPr="00D96694">
          <w:t>Glavna logika serverske strane</w:t>
        </w:r>
      </w:ins>
      <w:bookmarkEnd w:id="2720"/>
    </w:p>
    <w:p w14:paraId="7DD51C8F" w14:textId="77777777" w:rsidR="000D3295" w:rsidRPr="00D96694" w:rsidRDefault="000D3295" w:rsidP="000D3295"/>
    <w:p w14:paraId="73B589F7" w14:textId="0618D90C" w:rsidR="000D3295" w:rsidRPr="00D96694" w:rsidRDefault="006222B8" w:rsidP="000D3295">
      <w:r w:rsidRPr="00D96694">
        <w:t xml:space="preserve">U </w:t>
      </w:r>
      <w:del w:id="2722" w:author="Filip Dutina" w:date="2018-07-17T12:37:00Z">
        <w:r w:rsidRPr="00D96694" w:rsidDel="001867EA">
          <w:delText xml:space="preserve">ovoj </w:delText>
        </w:r>
      </w:del>
      <w:r w:rsidRPr="00D96694">
        <w:t>funkciji</w:t>
      </w:r>
      <w:ins w:id="2723" w:author="Filip Dutina" w:date="2018-07-17T12:37:00Z">
        <w:r w:rsidR="001867EA" w:rsidRPr="00D96694">
          <w:t xml:space="preserve"> </w:t>
        </w:r>
        <w:r w:rsidR="001867EA" w:rsidRPr="00D96694">
          <w:rPr>
            <w:i/>
            <w:rPrChange w:id="2724" w:author="Aleksa Corovic" w:date="2018-08-21T12:50:00Z">
              <w:rPr/>
            </w:rPrChange>
          </w:rPr>
          <w:t>static void backgroundTask(void)</w:t>
        </w:r>
      </w:ins>
      <w:r w:rsidRPr="00D96694">
        <w:t xml:space="preserve"> </w:t>
      </w:r>
      <w:r w:rsidR="0009682F" w:rsidRPr="00D96694">
        <w:t>je realizovana</w:t>
      </w:r>
      <w:r w:rsidRPr="00D96694">
        <w:t xml:space="preserve"> glavna logika serverske strane.</w:t>
      </w:r>
      <w:r w:rsidR="00DB35D2" w:rsidRPr="00D96694">
        <w:t xml:space="preserve"> Na početku je neophodno osposobiti ovu stranu rešenja za komunikaciju sa računarom.</w:t>
      </w:r>
      <w:r w:rsidR="007C51C8" w:rsidRPr="00D96694">
        <w:t xml:space="preserve"> </w:t>
      </w:r>
      <w:r w:rsidR="006372A8" w:rsidRPr="00D96694">
        <w:t xml:space="preserve">Kao i na klijentskoj strani, prva stvar koju treba uraditi jeste napraviti </w:t>
      </w:r>
      <w:r w:rsidR="006372A8" w:rsidRPr="00D96694">
        <w:rPr>
          <w:i/>
        </w:rPr>
        <w:t>socket</w:t>
      </w:r>
      <w:r w:rsidR="006372A8" w:rsidRPr="00D96694">
        <w:t xml:space="preserve">. Nakon toga se popunjava </w:t>
      </w:r>
      <w:r w:rsidR="006372A8" w:rsidRPr="00D96694">
        <w:rPr>
          <w:i/>
        </w:rPr>
        <w:t>sockaddr_in6</w:t>
      </w:r>
      <w:r w:rsidR="006372A8" w:rsidRPr="00D96694">
        <w:t xml:space="preserve"> struktura</w:t>
      </w:r>
      <w:r w:rsidR="007B49E2" w:rsidRPr="00D96694">
        <w:t xml:space="preserve">, poziva se </w:t>
      </w:r>
      <w:del w:id="2725" w:author="Filip Dutina" w:date="2018-07-17T12:38:00Z">
        <w:r w:rsidR="007B49E2" w:rsidRPr="00D96694" w:rsidDel="00C7658C">
          <w:rPr>
            <w:i/>
            <w:rPrChange w:id="2726" w:author="Aleksa Corovic" w:date="2018-08-21T12:50:00Z">
              <w:rPr>
                <w:i/>
                <w:lang w:val="en-GB"/>
              </w:rPr>
            </w:rPrChange>
          </w:rPr>
          <w:delText xml:space="preserve">int bind(int socket, const struct sockaddr* address, socklen_t address_len) </w:delText>
        </w:r>
      </w:del>
      <w:r w:rsidR="007B49E2" w:rsidRPr="00D96694">
        <w:rPr>
          <w:rPrChange w:id="2727" w:author="Aleksa Corovic" w:date="2018-08-21T12:50:00Z">
            <w:rPr>
              <w:lang w:val="en-GB"/>
            </w:rPr>
          </w:rPrChange>
        </w:rPr>
        <w:t xml:space="preserve">funkcija koja povezuje napravljeni </w:t>
      </w:r>
      <w:r w:rsidR="007B49E2" w:rsidRPr="00D96694">
        <w:rPr>
          <w:i/>
          <w:rPrChange w:id="2728" w:author="Aleksa Corovic" w:date="2018-08-21T12:50:00Z">
            <w:rPr>
              <w:i/>
              <w:lang w:val="en-GB"/>
            </w:rPr>
          </w:rPrChange>
        </w:rPr>
        <w:t>socket</w:t>
      </w:r>
      <w:r w:rsidR="007B49E2" w:rsidRPr="00D96694">
        <w:rPr>
          <w:rPrChange w:id="2729" w:author="Aleksa Corovic" w:date="2018-08-21T12:50:00Z">
            <w:rPr>
              <w:lang w:val="en-GB"/>
            </w:rPr>
          </w:rPrChange>
        </w:rPr>
        <w:t xml:space="preserve"> sa željenom adresom. Sledeći je poziv </w:t>
      </w:r>
      <w:del w:id="2730" w:author="Filip Dutina" w:date="2018-07-17T12:38:00Z">
        <w:r w:rsidR="007B49E2" w:rsidRPr="00D96694" w:rsidDel="00C7658C">
          <w:rPr>
            <w:i/>
            <w:rPrChange w:id="2731" w:author="Aleksa Corovic" w:date="2018-08-21T12:50:00Z">
              <w:rPr>
                <w:i/>
                <w:lang w:val="en-GB"/>
              </w:rPr>
            </w:rPrChange>
          </w:rPr>
          <w:delText>int listen(int socket, int backlog)</w:delText>
        </w:r>
        <w:r w:rsidR="007B49E2" w:rsidRPr="00D96694" w:rsidDel="00C7658C">
          <w:rPr>
            <w:rPrChange w:id="2732" w:author="Aleksa Corovic" w:date="2018-08-21T12:50:00Z">
              <w:rPr>
                <w:lang w:val="en-GB"/>
              </w:rPr>
            </w:rPrChange>
          </w:rPr>
          <w:delText xml:space="preserve"> </w:delText>
        </w:r>
      </w:del>
      <w:r w:rsidR="007B49E2" w:rsidRPr="00D96694">
        <w:t>funkcije</w:t>
      </w:r>
      <w:r w:rsidR="003C245F" w:rsidRPr="00D96694">
        <w:t xml:space="preserve"> koja čeka </w:t>
      </w:r>
      <w:del w:id="2733" w:author="Filip Dutina" w:date="2018-07-12T11:19:00Z">
        <w:r w:rsidR="003C245F" w:rsidRPr="00D96694" w:rsidDel="00425260">
          <w:delText>konekcije</w:delText>
        </w:r>
        <w:r w:rsidR="007B49E2" w:rsidRPr="00D96694" w:rsidDel="00425260">
          <w:delText xml:space="preserve"> </w:delText>
        </w:r>
      </w:del>
      <w:ins w:id="2734" w:author="Filip Dutina" w:date="2018-07-12T11:19:00Z">
        <w:r w:rsidR="00425260" w:rsidRPr="00D96694">
          <w:t xml:space="preserve">veze </w:t>
        </w:r>
      </w:ins>
      <w:r w:rsidR="007B49E2" w:rsidRPr="00D96694">
        <w:t>i na kraju</w:t>
      </w:r>
      <w:ins w:id="2735" w:author="Filip Dutina" w:date="2018-07-17T12:38:00Z">
        <w:r w:rsidR="00C7658C" w:rsidRPr="00D96694">
          <w:t xml:space="preserve"> sledi poziv</w:t>
        </w:r>
      </w:ins>
      <w:r w:rsidR="007B49E2" w:rsidRPr="00D96694">
        <w:t xml:space="preserve"> </w:t>
      </w:r>
      <w:del w:id="2736" w:author="Filip Dutina" w:date="2018-07-17T12:39:00Z">
        <w:r w:rsidR="007B49E2" w:rsidRPr="00D96694" w:rsidDel="00C7658C">
          <w:rPr>
            <w:i/>
          </w:rPr>
          <w:delText>int accept</w:delText>
        </w:r>
        <w:r w:rsidR="007B49E2" w:rsidRPr="00D96694" w:rsidDel="00C7658C">
          <w:rPr>
            <w:i/>
            <w:rPrChange w:id="2737" w:author="Aleksa Corovic" w:date="2018-08-21T12:50:00Z">
              <w:rPr>
                <w:i/>
                <w:lang w:val="en-GB"/>
              </w:rPr>
            </w:rPrChange>
          </w:rPr>
          <w:delText>(int socket, struct sockaddr* restrict address, sokclen_t* restrict address_len)</w:delText>
        </w:r>
        <w:r w:rsidR="003C245F" w:rsidRPr="00D96694" w:rsidDel="00C7658C">
          <w:rPr>
            <w:rPrChange w:id="2738" w:author="Aleksa Corovic" w:date="2018-08-21T12:50:00Z">
              <w:rPr>
                <w:lang w:val="en-GB"/>
              </w:rPr>
            </w:rPrChange>
          </w:rPr>
          <w:delText xml:space="preserve"> </w:delText>
        </w:r>
      </w:del>
      <w:r w:rsidR="003C245F" w:rsidRPr="00D96694">
        <w:rPr>
          <w:rPrChange w:id="2739" w:author="Aleksa Corovic" w:date="2018-08-21T12:50:00Z">
            <w:rPr>
              <w:lang w:val="en-GB"/>
            </w:rPr>
          </w:rPrChange>
        </w:rPr>
        <w:t>funkcije koja</w:t>
      </w:r>
      <w:r w:rsidR="003C245F" w:rsidRPr="00D96694">
        <w:t xml:space="preserve"> prihvata </w:t>
      </w:r>
      <w:r w:rsidR="00270E80" w:rsidRPr="00D96694">
        <w:t>komunikaciju sa ur</w:t>
      </w:r>
      <w:r w:rsidR="00E63DDF" w:rsidRPr="00D96694">
        <w:t xml:space="preserve">eđajem koji pokušava da </w:t>
      </w:r>
      <w:r w:rsidR="00270E80" w:rsidRPr="00D96694">
        <w:t>pristupi namenskoj platformi.</w:t>
      </w:r>
      <w:r w:rsidR="00FE682D" w:rsidRPr="00D96694">
        <w:t xml:space="preserve"> Nakon što je komunikacija uspešno uspostavljena sledi utvrđivanje </w:t>
      </w:r>
      <w:r w:rsidR="004279B9" w:rsidRPr="00D96694">
        <w:t>identiteta onoga ko pokušava da pristupi namenskoj platformi.</w:t>
      </w:r>
      <w:r w:rsidR="000C0466" w:rsidRPr="00D96694">
        <w:t xml:space="preserve"> Kao što je već rečeno, klijentska strana će poslati unapred dogovorenu reč kojom će se utvrditi da je reč o pouzdanom uređaju koji pokušava da izvuče resurse sa platforme.</w:t>
      </w:r>
      <w:r w:rsidR="00A773FC" w:rsidRPr="00D96694">
        <w:t xml:space="preserve"> Ukoliko su reči identične komunikacija se nastavlja, u suprotnom dolazi do prekida.</w:t>
      </w:r>
      <w:r w:rsidR="00EA1DBA" w:rsidRPr="00D96694">
        <w:t xml:space="preserve"> Sledi primanje javnog ključa za enkripciju, prebrojavanje datoteka u direktorijumu i slanje prebrojanog stanja.</w:t>
      </w:r>
      <w:r w:rsidR="001D7D44" w:rsidRPr="00D96694">
        <w:t xml:space="preserve"> </w:t>
      </w:r>
      <w:r w:rsidR="001D7D44" w:rsidRPr="00D96694">
        <w:lastRenderedPageBreak/>
        <w:t xml:space="preserve">Zatim se poziva funkcija </w:t>
      </w:r>
      <w:r w:rsidR="001D7D44" w:rsidRPr="00D96694">
        <w:rPr>
          <w:i/>
        </w:rPr>
        <w:t>static void sendFile(const char</w:t>
      </w:r>
      <w:r w:rsidR="001D7D44" w:rsidRPr="00D96694">
        <w:rPr>
          <w:i/>
          <w:rPrChange w:id="2740" w:author="Aleksa Corovic" w:date="2018-08-21T12:50:00Z">
            <w:rPr>
              <w:i/>
              <w:lang w:val="en-GB"/>
            </w:rPr>
          </w:rPrChange>
        </w:rPr>
        <w:t xml:space="preserve"> fs_name[]</w:t>
      </w:r>
      <w:r w:rsidR="001D7D44" w:rsidRPr="00D96694">
        <w:rPr>
          <w:i/>
        </w:rPr>
        <w:t>)</w:t>
      </w:r>
      <w:r w:rsidR="001D7D44" w:rsidRPr="00D96694">
        <w:t xml:space="preserve"> za svaku prebrojanu datoteku</w:t>
      </w:r>
      <w:r w:rsidR="001210A4" w:rsidRPr="00D96694">
        <w:t xml:space="preserve"> u kojoj se ista i šalje. Poslednje što treba uraditi jeste </w:t>
      </w:r>
      <w:r w:rsidR="00A14C66" w:rsidRPr="00D96694">
        <w:t>poslati poruku u red poruka kako se više ne bi ulazilo u ovaj deo koda</w:t>
      </w:r>
      <w:r w:rsidR="00111455" w:rsidRPr="00D96694">
        <w:t>, odnosno kako bi došlo do promene stanja</w:t>
      </w:r>
      <w:r w:rsidR="00A14C66" w:rsidRPr="00D96694">
        <w:t>.</w:t>
      </w:r>
    </w:p>
    <w:p w14:paraId="167AB7DA" w14:textId="77777777" w:rsidR="000D3295" w:rsidRPr="00D96694" w:rsidRDefault="000D3295" w:rsidP="000D3295"/>
    <w:p w14:paraId="7CEBE80E" w14:textId="444ED27A" w:rsidR="000D3295" w:rsidRPr="00D96694" w:rsidRDefault="00423EA2" w:rsidP="000D3295">
      <w:pPr>
        <w:pStyle w:val="Heading3"/>
        <w:rPr>
          <w:rPrChange w:id="2741" w:author="Aleksa Corovic" w:date="2018-08-21T12:50:00Z">
            <w:rPr>
              <w:lang w:val="en-GB"/>
            </w:rPr>
          </w:rPrChange>
        </w:rPr>
      </w:pPr>
      <w:del w:id="2742" w:author="Filip Dutina" w:date="2018-07-17T12:39:00Z">
        <w:r w:rsidRPr="00D96694" w:rsidDel="00D606AA">
          <w:rPr>
            <w:rPrChange w:id="2743" w:author="Aleksa Corovic" w:date="2018-08-21T12:50:00Z">
              <w:rPr>
                <w:lang w:val="en-GB"/>
              </w:rPr>
            </w:rPrChange>
          </w:rPr>
          <w:delText>static</w:delText>
        </w:r>
        <w:r w:rsidR="000D3295" w:rsidRPr="00D96694" w:rsidDel="00D606AA">
          <w:rPr>
            <w:rPrChange w:id="2744" w:author="Aleksa Corovic" w:date="2018-08-21T12:50:00Z">
              <w:rPr>
                <w:lang w:val="en-GB"/>
              </w:rPr>
            </w:rPrChange>
          </w:rPr>
          <w:delText xml:space="preserve"> void receivePublicKeys(void)</w:delText>
        </w:r>
      </w:del>
      <w:bookmarkStart w:id="2745" w:name="_Toc522019414"/>
      <w:ins w:id="2746" w:author="Filip Dutina" w:date="2018-07-17T12:39:00Z">
        <w:r w:rsidR="00D606AA" w:rsidRPr="00D96694">
          <w:rPr>
            <w:rPrChange w:id="2747" w:author="Aleksa Corovic" w:date="2018-08-21T12:50:00Z">
              <w:rPr>
                <w:lang w:val="en-GB"/>
              </w:rPr>
            </w:rPrChange>
          </w:rPr>
          <w:t>Primanje javnih ključeva</w:t>
        </w:r>
      </w:ins>
      <w:bookmarkEnd w:id="2745"/>
    </w:p>
    <w:p w14:paraId="01325454" w14:textId="77777777" w:rsidR="000D3295" w:rsidRPr="00D96694" w:rsidRDefault="000D3295" w:rsidP="000D3295">
      <w:pPr>
        <w:rPr>
          <w:rPrChange w:id="2748" w:author="Aleksa Corovic" w:date="2018-08-21T12:50:00Z">
            <w:rPr>
              <w:lang w:val="en-GB"/>
            </w:rPr>
          </w:rPrChange>
        </w:rPr>
      </w:pPr>
    </w:p>
    <w:p w14:paraId="02D9DC15" w14:textId="19FF4527" w:rsidR="000D3295" w:rsidRPr="00D96694" w:rsidRDefault="00806559" w:rsidP="000D3295">
      <w:pPr>
        <w:rPr>
          <w:ins w:id="2749" w:author="Filip Dutina" w:date="2018-08-15T12:20:00Z"/>
          <w:rPrChange w:id="2750" w:author="Aleksa Corovic" w:date="2018-08-21T12:50:00Z">
            <w:rPr>
              <w:ins w:id="2751" w:author="Filip Dutina" w:date="2018-08-15T12:20:00Z"/>
              <w:lang w:val="en-GB"/>
            </w:rPr>
          </w:rPrChange>
        </w:rPr>
      </w:pPr>
      <w:r w:rsidRPr="00D96694">
        <w:rPr>
          <w:rPrChange w:id="2752" w:author="Aleksa Corovic" w:date="2018-08-21T12:50:00Z">
            <w:rPr>
              <w:lang w:val="en-GB"/>
            </w:rPr>
          </w:rPrChange>
        </w:rPr>
        <w:t>Ova funkcija služi za prijem javnog ključa koj</w:t>
      </w:r>
      <w:r w:rsidR="00281A5E" w:rsidRPr="00D96694">
        <w:rPr>
          <w:rPrChange w:id="2753" w:author="Aleksa Corovic" w:date="2018-08-21T12:50:00Z">
            <w:rPr>
              <w:lang w:val="en-GB"/>
            </w:rPr>
          </w:rPrChange>
        </w:rPr>
        <w:t>i</w:t>
      </w:r>
      <w:r w:rsidRPr="00D96694">
        <w:rPr>
          <w:rPrChange w:id="2754" w:author="Aleksa Corovic" w:date="2018-08-21T12:50:00Z">
            <w:rPr>
              <w:lang w:val="en-GB"/>
            </w:rPr>
          </w:rPrChange>
        </w:rPr>
        <w:t xml:space="preserve"> se koristi za enkripciju željenih podataka.</w:t>
      </w:r>
      <w:r w:rsidR="00281A5E" w:rsidRPr="00D96694">
        <w:rPr>
          <w:rPrChange w:id="2755" w:author="Aleksa Corovic" w:date="2018-08-21T12:50:00Z">
            <w:rPr>
              <w:lang w:val="en-GB"/>
            </w:rPr>
          </w:rPrChange>
        </w:rPr>
        <w:t xml:space="preserve"> </w:t>
      </w:r>
      <w:ins w:id="2756" w:author="Filip Dutina" w:date="2018-08-15T12:16:00Z">
        <w:r w:rsidR="00333724" w:rsidRPr="00D96694">
          <w:rPr>
            <w:rPrChange w:id="2757" w:author="Aleksa Corovic" w:date="2018-08-21T12:50:00Z">
              <w:rPr>
                <w:lang w:val="en-GB"/>
              </w:rPr>
            </w:rPrChange>
          </w:rPr>
          <w:t>Primljeni ključ je simetrično enkriptovan radi podizanja bezbednosti sistema na viši nivo, stoga je neophodno odraditi dekripciju primljenih podataka</w:t>
        </w:r>
      </w:ins>
      <w:ins w:id="2758" w:author="Filip Dutina" w:date="2018-08-15T12:18:00Z">
        <w:r w:rsidR="00333724" w:rsidRPr="00D96694">
          <w:rPr>
            <w:rPrChange w:id="2759" w:author="Aleksa Corovic" w:date="2018-08-21T12:50:00Z">
              <w:rPr>
                <w:lang w:val="en-GB"/>
              </w:rPr>
            </w:rPrChange>
          </w:rPr>
          <w:t>.</w:t>
        </w:r>
      </w:ins>
      <w:ins w:id="2760" w:author="Filip Dutina" w:date="2018-08-15T12:20:00Z">
        <w:r w:rsidR="00A11758" w:rsidRPr="00D96694">
          <w:rPr>
            <w:rPrChange w:id="2761" w:author="Aleksa Corovic" w:date="2018-08-21T12:50:00Z">
              <w:rPr>
                <w:lang w:val="en-GB"/>
              </w:rPr>
            </w:rPrChange>
          </w:rPr>
          <w:t xml:space="preserve"> </w:t>
        </w:r>
      </w:ins>
      <w:r w:rsidR="00281A5E" w:rsidRPr="00D96694">
        <w:rPr>
          <w:rPrChange w:id="2762" w:author="Aleksa Corovic" w:date="2018-08-21T12:50:00Z">
            <w:rPr>
              <w:lang w:val="en-GB"/>
            </w:rPr>
          </w:rPrChange>
        </w:rPr>
        <w:t>Ključ se prima iz dva dela jer kao što je već rečeno, par</w:t>
      </w:r>
      <m:oMath>
        <m:r>
          <w:rPr>
            <w:rFonts w:ascii="Cambria Math" w:hAnsi="Cambria Math"/>
            <w:rPrChange w:id="2763" w:author="Aleksa Corovic" w:date="2018-08-21T12:50:00Z">
              <w:rPr>
                <w:rFonts w:ascii="Cambria Math" w:hAnsi="Cambria Math"/>
                <w:lang w:val="en-GB"/>
              </w:rPr>
            </w:rPrChange>
          </w:rPr>
          <m:t xml:space="preserve"> </m:t>
        </m:r>
        <m:r>
          <m:rPr>
            <m:sty m:val="bi"/>
          </m:rPr>
          <w:rPr>
            <w:rFonts w:ascii="Cambria Math" w:hAnsi="Cambria Math"/>
            <w:rPrChange w:id="2764" w:author="Aleksa Corovic" w:date="2018-08-21T12:50:00Z">
              <w:rPr>
                <w:rFonts w:ascii="Cambria Math" w:hAnsi="Cambria Math"/>
                <w:lang w:val="en-GB"/>
              </w:rPr>
            </w:rPrChange>
          </w:rPr>
          <m:t>e</m:t>
        </m:r>
      </m:oMath>
      <w:r w:rsidR="00281A5E" w:rsidRPr="00D96694">
        <w:rPr>
          <w:rPrChange w:id="2765" w:author="Aleksa Corovic" w:date="2018-08-21T12:50:00Z">
            <w:rPr>
              <w:lang w:val="en-GB"/>
            </w:rPr>
          </w:rPrChange>
        </w:rPr>
        <w:t xml:space="preserve"> i </w:t>
      </w:r>
      <m:oMath>
        <m:r>
          <m:rPr>
            <m:sty m:val="bi"/>
          </m:rPr>
          <w:rPr>
            <w:rFonts w:ascii="Cambria Math" w:hAnsi="Cambria Math"/>
            <w:rPrChange w:id="2766" w:author="Aleksa Corovic" w:date="2018-08-21T12:50:00Z">
              <w:rPr>
                <w:rFonts w:ascii="Cambria Math" w:hAnsi="Cambria Math"/>
                <w:lang w:val="en-GB"/>
              </w:rPr>
            </w:rPrChange>
          </w:rPr>
          <m:t>n</m:t>
        </m:r>
      </m:oMath>
      <w:r w:rsidR="00281A5E" w:rsidRPr="00D96694">
        <w:rPr>
          <w:rPrChange w:id="2767" w:author="Aleksa Corovic" w:date="2018-08-21T12:50:00Z">
            <w:rPr>
              <w:lang w:val="en-GB"/>
            </w:rPr>
          </w:rPrChange>
        </w:rPr>
        <w:t xml:space="preserve"> predstavljaju javni ključ.</w:t>
      </w:r>
    </w:p>
    <w:p w14:paraId="0392A696" w14:textId="77777777" w:rsidR="00A11758" w:rsidRPr="00D96694" w:rsidRDefault="00A11758" w:rsidP="000D3295">
      <w:pPr>
        <w:rPr>
          <w:ins w:id="2768" w:author="Filip Dutina" w:date="2018-08-15T12:20:00Z"/>
          <w:rPrChange w:id="2769" w:author="Aleksa Corovic" w:date="2018-08-21T12:50:00Z">
            <w:rPr>
              <w:ins w:id="2770" w:author="Filip Dutina" w:date="2018-08-15T12:20:00Z"/>
              <w:lang w:val="en-GB"/>
            </w:rPr>
          </w:rPrChange>
        </w:rPr>
      </w:pPr>
    </w:p>
    <w:p w14:paraId="4460DDFE" w14:textId="77777777" w:rsidR="00A11758" w:rsidRPr="00D96694" w:rsidRDefault="00A11758" w:rsidP="000D3295">
      <w:pPr>
        <w:rPr>
          <w:rPrChange w:id="2771" w:author="Aleksa Corovic" w:date="2018-08-21T12:50:00Z">
            <w:rPr>
              <w:lang w:val="en-GB"/>
            </w:rPr>
          </w:rPrChange>
        </w:rPr>
      </w:pPr>
    </w:p>
    <w:p w14:paraId="7ADCC2A1" w14:textId="77777777" w:rsidR="000D3295" w:rsidRPr="00D96694" w:rsidRDefault="000D3295" w:rsidP="000D3295">
      <w:pPr>
        <w:rPr>
          <w:rPrChange w:id="2772" w:author="Aleksa Corovic" w:date="2018-08-21T12:50:00Z">
            <w:rPr>
              <w:lang w:val="en-GB"/>
            </w:rPr>
          </w:rPrChange>
        </w:rPr>
      </w:pPr>
    </w:p>
    <w:p w14:paraId="02239E40" w14:textId="13C02510" w:rsidR="000D3295" w:rsidRPr="00D96694" w:rsidRDefault="000D3295" w:rsidP="000D3295">
      <w:pPr>
        <w:pStyle w:val="Heading3"/>
        <w:rPr>
          <w:rPrChange w:id="2773" w:author="Aleksa Corovic" w:date="2018-08-21T12:50:00Z">
            <w:rPr>
              <w:lang w:val="en-GB"/>
            </w:rPr>
          </w:rPrChange>
        </w:rPr>
      </w:pPr>
      <w:del w:id="2774" w:author="Filip Dutina" w:date="2018-07-17T12:40:00Z">
        <w:r w:rsidRPr="00D96694" w:rsidDel="00D606AA">
          <w:rPr>
            <w:rPrChange w:id="2775" w:author="Aleksa Corovic" w:date="2018-08-21T12:50:00Z">
              <w:rPr>
                <w:lang w:val="en-GB"/>
              </w:rPr>
            </w:rPrChange>
          </w:rPr>
          <w:delText>static void sendFile(const char fs_name[])</w:delText>
        </w:r>
      </w:del>
      <w:bookmarkStart w:id="2776" w:name="_Toc522019415"/>
      <w:ins w:id="2777" w:author="Filip Dutina" w:date="2018-07-17T12:40:00Z">
        <w:r w:rsidR="00D606AA" w:rsidRPr="00D96694">
          <w:rPr>
            <w:rPrChange w:id="2778" w:author="Aleksa Corovic" w:date="2018-08-21T12:50:00Z">
              <w:rPr>
                <w:lang w:val="en-GB"/>
              </w:rPr>
            </w:rPrChange>
          </w:rPr>
          <w:t>Slanje datoteka</w:t>
        </w:r>
      </w:ins>
      <w:bookmarkEnd w:id="2776"/>
    </w:p>
    <w:p w14:paraId="2B7ABCDE" w14:textId="77777777" w:rsidR="00D34CA9" w:rsidRPr="00D96694" w:rsidRDefault="00D34CA9" w:rsidP="00D34CA9">
      <w:pPr>
        <w:rPr>
          <w:rPrChange w:id="2779" w:author="Aleksa Corovic" w:date="2018-08-21T12:50:00Z">
            <w:rPr>
              <w:lang w:val="en-GB"/>
            </w:rPr>
          </w:rPrChange>
        </w:rPr>
      </w:pPr>
    </w:p>
    <w:p w14:paraId="1EAC4C4C" w14:textId="77777777" w:rsidR="00D34CA9" w:rsidRPr="00D96694" w:rsidRDefault="00423934" w:rsidP="00D34CA9">
      <w:r w:rsidRPr="00D96694">
        <w:rPr>
          <w:rPrChange w:id="2780" w:author="Aleksa Corovic" w:date="2018-08-21T12:50:00Z">
            <w:rPr>
              <w:lang w:val="en-GB"/>
            </w:rPr>
          </w:rPrChange>
        </w:rPr>
        <w:t>U</w:t>
      </w:r>
      <w:r w:rsidRPr="00D96694">
        <w:rPr>
          <w:i/>
          <w:rPrChange w:id="2781" w:author="Aleksa Corovic" w:date="2018-08-21T12:50:00Z">
            <w:rPr>
              <w:i/>
              <w:lang w:val="en-GB"/>
            </w:rPr>
          </w:rPrChange>
        </w:rPr>
        <w:t xml:space="preserve"> s</w:t>
      </w:r>
      <w:r w:rsidR="00147549" w:rsidRPr="00D96694">
        <w:rPr>
          <w:i/>
          <w:rPrChange w:id="2782" w:author="Aleksa Corovic" w:date="2018-08-21T12:50:00Z">
            <w:rPr>
              <w:i/>
              <w:lang w:val="en-GB"/>
            </w:rPr>
          </w:rPrChange>
        </w:rPr>
        <w:t>tatic void sendFile(const char fs_name[]</w:t>
      </w:r>
      <w:r w:rsidRPr="00D96694">
        <w:rPr>
          <w:i/>
          <w:rPrChange w:id="2783" w:author="Aleksa Corovic" w:date="2018-08-21T12:50:00Z">
            <w:rPr>
              <w:i/>
              <w:lang w:val="en-GB"/>
            </w:rPr>
          </w:rPrChange>
        </w:rPr>
        <w:t xml:space="preserve">) </w:t>
      </w:r>
      <w:r w:rsidR="0034107A" w:rsidRPr="00D96694">
        <w:rPr>
          <w:rPrChange w:id="2784" w:author="Aleksa Corovic" w:date="2018-08-21T12:50:00Z">
            <w:rPr>
              <w:lang w:val="en-GB"/>
            </w:rPr>
          </w:rPrChange>
        </w:rPr>
        <w:t>funkciji</w:t>
      </w:r>
      <w:r w:rsidRPr="00D96694">
        <w:t xml:space="preserve"> nalazi</w:t>
      </w:r>
      <w:r w:rsidR="0034107A" w:rsidRPr="00D96694">
        <w:t xml:space="preserve"> se</w:t>
      </w:r>
      <w:r w:rsidRPr="00D96694">
        <w:t xml:space="preserve"> glavna logika za enkripciju i slanje datoteka.</w:t>
      </w:r>
      <w:r w:rsidR="0034107A" w:rsidRPr="00D96694">
        <w:t xml:space="preserve"> Najpre se klijentu šalje ime i veličina</w:t>
      </w:r>
      <w:r w:rsidR="00ED6578" w:rsidRPr="00D96694">
        <w:t xml:space="preserve"> imena</w:t>
      </w:r>
      <w:r w:rsidR="0034107A" w:rsidRPr="00D96694">
        <w:t xml:space="preserve"> datoteke koja će biti poslata.</w:t>
      </w:r>
      <w:r w:rsidR="00ED6578" w:rsidRPr="00D96694">
        <w:t xml:space="preserve"> Zatim se na serverskoj strani čita datoteka radi utvrđivanja njene veličine, pa se i veli</w:t>
      </w:r>
      <w:r w:rsidR="00EB423D" w:rsidRPr="00D96694">
        <w:t xml:space="preserve">čina šalje klijentu. Nakon toga se datoteka raspoređuje u pakete, vrši se enkripcija svakog paketa i tako enkriptovani </w:t>
      </w:r>
      <w:r w:rsidR="004B1DE7" w:rsidRPr="00D96694">
        <w:t xml:space="preserve">paketi </w:t>
      </w:r>
      <w:r w:rsidR="00EB423D" w:rsidRPr="00D96694">
        <w:t>se šalju klijentu.</w:t>
      </w:r>
      <w:r w:rsidR="009A5271" w:rsidRPr="00D96694">
        <w:t xml:space="preserve"> Veličina paketa je</w:t>
      </w:r>
      <w:r w:rsidR="004F09AD" w:rsidRPr="00D96694">
        <w:t xml:space="preserve"> </w:t>
      </w:r>
      <w:r w:rsidR="004F09AD" w:rsidRPr="00D96694">
        <w:rPr>
          <w:i/>
        </w:rPr>
        <w:t>512</w:t>
      </w:r>
      <w:r w:rsidR="008251C2" w:rsidRPr="00D96694">
        <w:rPr>
          <w:i/>
        </w:rPr>
        <w:t xml:space="preserve"> </w:t>
      </w:r>
      <w:r w:rsidR="008251C2" w:rsidRPr="00D96694">
        <w:t>bajta</w:t>
      </w:r>
      <w:r w:rsidR="004F09AD" w:rsidRPr="00D96694">
        <w:t xml:space="preserve">, </w:t>
      </w:r>
      <w:r w:rsidR="006C2E33" w:rsidRPr="00D96694">
        <w:t>ali u suštini može biti bilo koja vrednost.</w:t>
      </w:r>
    </w:p>
    <w:p w14:paraId="52F7BA34" w14:textId="77777777" w:rsidR="00D34CA9" w:rsidRPr="00D96694" w:rsidRDefault="00D34CA9" w:rsidP="00D34CA9">
      <w:pPr>
        <w:rPr>
          <w:rPrChange w:id="2785" w:author="Aleksa Corovic" w:date="2018-08-21T12:50:00Z">
            <w:rPr>
              <w:lang w:val="en-GB"/>
            </w:rPr>
          </w:rPrChange>
        </w:rPr>
      </w:pPr>
    </w:p>
    <w:p w14:paraId="04AF3862" w14:textId="1E0044B7" w:rsidR="00D34CA9" w:rsidRPr="00D96694" w:rsidRDefault="00423EA2" w:rsidP="00D34CA9">
      <w:pPr>
        <w:pStyle w:val="Heading3"/>
        <w:rPr>
          <w:rPrChange w:id="2786" w:author="Aleksa Corovic" w:date="2018-08-21T12:50:00Z">
            <w:rPr>
              <w:lang w:val="en-GB"/>
            </w:rPr>
          </w:rPrChange>
        </w:rPr>
      </w:pPr>
      <w:del w:id="2787" w:author="Filip Dutina" w:date="2018-07-17T12:40:00Z">
        <w:r w:rsidRPr="00D96694" w:rsidDel="00755655">
          <w:rPr>
            <w:rPrChange w:id="2788" w:author="Aleksa Corovic" w:date="2018-08-21T12:50:00Z">
              <w:rPr>
                <w:lang w:val="en-GB"/>
              </w:rPr>
            </w:rPrChange>
          </w:rPr>
          <w:delText>static int32_t numOfFiles()</w:delText>
        </w:r>
      </w:del>
      <w:bookmarkStart w:id="2789" w:name="_Toc522019416"/>
      <w:ins w:id="2790" w:author="Filip Dutina" w:date="2018-07-17T12:40:00Z">
        <w:r w:rsidR="00755655" w:rsidRPr="00D96694">
          <w:rPr>
            <w:rPrChange w:id="2791" w:author="Aleksa Corovic" w:date="2018-08-21T12:50:00Z">
              <w:rPr>
                <w:lang w:val="en-GB"/>
              </w:rPr>
            </w:rPrChange>
          </w:rPr>
          <w:t>Prebrojavanje datoteka u željenom direktorijumu</w:t>
        </w:r>
      </w:ins>
      <w:bookmarkEnd w:id="2789"/>
    </w:p>
    <w:p w14:paraId="5112B2C2" w14:textId="77777777" w:rsidR="00423EA2" w:rsidRPr="00D96694" w:rsidRDefault="00423EA2" w:rsidP="00423EA2">
      <w:pPr>
        <w:rPr>
          <w:rPrChange w:id="2792" w:author="Aleksa Corovic" w:date="2018-08-21T12:50:00Z">
            <w:rPr>
              <w:lang w:val="en-GB"/>
            </w:rPr>
          </w:rPrChange>
        </w:rPr>
      </w:pPr>
    </w:p>
    <w:p w14:paraId="5560AE4B" w14:textId="63B549F4" w:rsidR="00423EA2" w:rsidRPr="00D96694" w:rsidRDefault="00CD7A0D" w:rsidP="00423EA2">
      <w:r w:rsidRPr="00D96694">
        <w:rPr>
          <w:rPrChange w:id="2793" w:author="Aleksa Corovic" w:date="2018-08-21T12:50:00Z">
            <w:rPr>
              <w:lang w:val="en-GB"/>
            </w:rPr>
          </w:rPrChange>
        </w:rPr>
        <w:t xml:space="preserve">U </w:t>
      </w:r>
      <w:del w:id="2794" w:author="Filip Dutina" w:date="2018-07-17T12:40:00Z">
        <w:r w:rsidRPr="00D96694" w:rsidDel="00E04F8F">
          <w:rPr>
            <w:rPrChange w:id="2795" w:author="Aleksa Corovic" w:date="2018-08-21T12:50:00Z">
              <w:rPr>
                <w:lang w:val="en-GB"/>
              </w:rPr>
            </w:rPrChange>
          </w:rPr>
          <w:delText xml:space="preserve">ovoj </w:delText>
        </w:r>
      </w:del>
      <w:r w:rsidRPr="00D96694">
        <w:rPr>
          <w:rPrChange w:id="2796" w:author="Aleksa Corovic" w:date="2018-08-21T12:50:00Z">
            <w:rPr>
              <w:lang w:val="en-GB"/>
            </w:rPr>
          </w:rPrChange>
        </w:rPr>
        <w:t>funkciji</w:t>
      </w:r>
      <w:ins w:id="2797" w:author="Filip Dutina" w:date="2018-07-17T12:40:00Z">
        <w:r w:rsidR="00E04F8F" w:rsidRPr="00D96694">
          <w:rPr>
            <w:rPrChange w:id="2798" w:author="Aleksa Corovic" w:date="2018-08-21T12:50:00Z">
              <w:rPr>
                <w:lang w:val="en-GB"/>
              </w:rPr>
            </w:rPrChange>
          </w:rPr>
          <w:t xml:space="preserve"> static int32</w:t>
        </w:r>
      </w:ins>
      <w:ins w:id="2799" w:author="Filip Dutina" w:date="2018-07-17T12:41:00Z">
        <w:r w:rsidR="00E04F8F" w:rsidRPr="00D96694">
          <w:rPr>
            <w:rPrChange w:id="2800" w:author="Aleksa Corovic" w:date="2018-08-21T12:50:00Z">
              <w:rPr>
                <w:lang w:val="en-GB"/>
              </w:rPr>
            </w:rPrChange>
          </w:rPr>
          <w:t>_t numOfFiles(void)</w:t>
        </w:r>
      </w:ins>
      <w:r w:rsidR="00024899" w:rsidRPr="00D96694">
        <w:rPr>
          <w:rPrChange w:id="2801" w:author="Aleksa Corovic" w:date="2018-08-21T12:50:00Z">
            <w:rPr>
              <w:lang w:val="en-GB"/>
            </w:rPr>
          </w:rPrChange>
        </w:rPr>
        <w:t xml:space="preserve"> se</w:t>
      </w:r>
      <w:r w:rsidRPr="00D96694">
        <w:rPr>
          <w:rPrChange w:id="2802" w:author="Aleksa Corovic" w:date="2018-08-21T12:50:00Z">
            <w:rPr>
              <w:lang w:val="en-GB"/>
            </w:rPr>
          </w:rPrChange>
        </w:rPr>
        <w:t xml:space="preserve"> vr</w:t>
      </w:r>
      <w:r w:rsidR="00024899" w:rsidRPr="00D96694">
        <w:t>ši</w:t>
      </w:r>
      <w:r w:rsidRPr="00D96694">
        <w:t xml:space="preserve"> prebrojavanje datoteka u željenom direktorijumu. Povratna vrednost funkcije je broj datoteka koje će biti poslate klijentu.</w:t>
      </w:r>
    </w:p>
    <w:p w14:paraId="790B49B6" w14:textId="77777777" w:rsidR="00423EA2" w:rsidRPr="00D96694" w:rsidRDefault="00423EA2" w:rsidP="00423EA2">
      <w:pPr>
        <w:rPr>
          <w:rPrChange w:id="2803" w:author="Aleksa Corovic" w:date="2018-08-21T12:50:00Z">
            <w:rPr>
              <w:lang w:val="en-GB"/>
            </w:rPr>
          </w:rPrChange>
        </w:rPr>
      </w:pPr>
    </w:p>
    <w:p w14:paraId="4117BC7C" w14:textId="784F55F8" w:rsidR="00423EA2" w:rsidRPr="00D96694" w:rsidRDefault="00423EA2" w:rsidP="00423EA2">
      <w:pPr>
        <w:pStyle w:val="Heading3"/>
        <w:rPr>
          <w:rPrChange w:id="2804" w:author="Aleksa Corovic" w:date="2018-08-21T12:50:00Z">
            <w:rPr>
              <w:lang w:val="en-GB"/>
            </w:rPr>
          </w:rPrChange>
        </w:rPr>
      </w:pPr>
      <w:del w:id="2805" w:author="Filip Dutina" w:date="2018-07-17T12:41:00Z">
        <w:r w:rsidRPr="00D96694" w:rsidDel="00947C00">
          <w:rPr>
            <w:rPrChange w:id="2806" w:author="Aleksa Corovic" w:date="2018-08-21T12:50:00Z">
              <w:rPr>
                <w:lang w:val="en-GB"/>
              </w:rPr>
            </w:rPrChange>
          </w:rPr>
          <w:delText>static void encrypt(void)</w:delText>
        </w:r>
      </w:del>
      <w:bookmarkStart w:id="2807" w:name="_Toc522019417"/>
      <w:ins w:id="2808" w:author="Filip Dutina" w:date="2018-07-17T12:41:00Z">
        <w:r w:rsidR="00947C00" w:rsidRPr="00D96694">
          <w:rPr>
            <w:rPrChange w:id="2809" w:author="Aleksa Corovic" w:date="2018-08-21T12:50:00Z">
              <w:rPr>
                <w:lang w:val="en-GB"/>
              </w:rPr>
            </w:rPrChange>
          </w:rPr>
          <w:t xml:space="preserve">Enkripcija </w:t>
        </w:r>
        <w:commentRangeStart w:id="2810"/>
        <w:r w:rsidR="00947C00" w:rsidRPr="00D96694">
          <w:t>paketa</w:t>
        </w:r>
      </w:ins>
      <w:commentRangeEnd w:id="2810"/>
      <w:ins w:id="2811" w:author="Filip Dutina" w:date="2018-07-17T14:23:00Z">
        <w:r w:rsidR="001F78AE" w:rsidRPr="00D96694">
          <w:rPr>
            <w:rStyle w:val="CommentReference"/>
            <w:rFonts w:ascii="Times New Roman" w:hAnsi="Times New Roman" w:cs="Times New Roman"/>
            <w:b w:val="0"/>
            <w:bCs w:val="0"/>
          </w:rPr>
          <w:commentReference w:id="2810"/>
        </w:r>
      </w:ins>
      <w:bookmarkEnd w:id="2807"/>
    </w:p>
    <w:p w14:paraId="46A6B424" w14:textId="77777777" w:rsidR="00423EA2" w:rsidRPr="00D96694" w:rsidRDefault="00423EA2" w:rsidP="00423EA2">
      <w:pPr>
        <w:rPr>
          <w:rPrChange w:id="2812" w:author="Aleksa Corovic" w:date="2018-08-21T12:50:00Z">
            <w:rPr>
              <w:lang w:val="en-GB"/>
            </w:rPr>
          </w:rPrChange>
        </w:rPr>
      </w:pPr>
    </w:p>
    <w:p w14:paraId="0459B3C8" w14:textId="77777777" w:rsidR="006B747B" w:rsidRPr="00D96694" w:rsidRDefault="001B3853" w:rsidP="00423EA2">
      <w:pPr>
        <w:rPr>
          <w:ins w:id="2813" w:author="Filip Dutina" w:date="2018-07-17T12:42:00Z"/>
          <w:rPrChange w:id="2814" w:author="Aleksa Corovic" w:date="2018-08-21T12:50:00Z">
            <w:rPr>
              <w:ins w:id="2815" w:author="Filip Dutina" w:date="2018-07-17T12:42:00Z"/>
              <w:lang w:val="en-GB"/>
            </w:rPr>
          </w:rPrChange>
        </w:rPr>
      </w:pPr>
      <w:r w:rsidRPr="00D96694">
        <w:rPr>
          <w:rPrChange w:id="2816" w:author="Aleksa Corovic" w:date="2018-08-21T12:50:00Z">
            <w:rPr>
              <w:lang w:val="en-GB"/>
            </w:rPr>
          </w:rPrChange>
        </w:rPr>
        <w:t xml:space="preserve">U funkciji </w:t>
      </w:r>
      <w:r w:rsidRPr="00D96694">
        <w:rPr>
          <w:i/>
          <w:rPrChange w:id="2817" w:author="Aleksa Corovic" w:date="2018-08-21T12:50:00Z">
            <w:rPr>
              <w:i/>
              <w:lang w:val="en-GB"/>
            </w:rPr>
          </w:rPrChange>
        </w:rPr>
        <w:t>static void encrypt(void)</w:t>
      </w:r>
      <w:r w:rsidRPr="00D96694">
        <w:rPr>
          <w:rPrChange w:id="2818" w:author="Aleksa Corovic" w:date="2018-08-21T12:50:00Z">
            <w:rPr>
              <w:lang w:val="en-GB"/>
            </w:rPr>
          </w:rPrChange>
        </w:rPr>
        <w:t xml:space="preserve"> će biti izvršena enkripcija</w:t>
      </w:r>
      <w:r w:rsidR="00B67542" w:rsidRPr="00D96694">
        <w:rPr>
          <w:rPrChange w:id="2819" w:author="Aleksa Corovic" w:date="2018-08-21T12:50:00Z">
            <w:rPr>
              <w:lang w:val="en-GB"/>
            </w:rPr>
          </w:rPrChange>
        </w:rPr>
        <w:t xml:space="preserve"> paketa</w:t>
      </w:r>
      <w:r w:rsidRPr="00D96694">
        <w:rPr>
          <w:rPrChange w:id="2820" w:author="Aleksa Corovic" w:date="2018-08-21T12:50:00Z">
            <w:rPr>
              <w:lang w:val="en-GB"/>
            </w:rPr>
          </w:rPrChange>
        </w:rPr>
        <w:t xml:space="preserve"> po algoritmu iz poglavlja  </w:t>
      </w:r>
      <w:r w:rsidRPr="00D96694">
        <w:rPr>
          <w:i/>
          <w:rPrChange w:id="2821" w:author="Aleksa Corovic" w:date="2018-08-21T12:50:00Z">
            <w:rPr>
              <w:i/>
              <w:lang w:val="en-GB"/>
            </w:rPr>
          </w:rPrChange>
        </w:rPr>
        <w:t>2.5.3</w:t>
      </w:r>
      <w:r w:rsidRPr="00D96694">
        <w:rPr>
          <w:rPrChange w:id="2822" w:author="Aleksa Corovic" w:date="2018-08-21T12:50:00Z">
            <w:rPr>
              <w:lang w:val="en-GB"/>
            </w:rPr>
          </w:rPrChange>
        </w:rPr>
        <w:t>.</w:t>
      </w:r>
      <w:r w:rsidR="00E642B5" w:rsidRPr="00D96694">
        <w:rPr>
          <w:rPrChange w:id="2823" w:author="Aleksa Corovic" w:date="2018-08-21T12:50:00Z">
            <w:rPr>
              <w:lang w:val="en-GB"/>
            </w:rPr>
          </w:rPrChange>
        </w:rPr>
        <w:t xml:space="preserve"> </w:t>
      </w:r>
    </w:p>
    <w:p w14:paraId="608885AE" w14:textId="77777777" w:rsidR="002E3091" w:rsidRPr="00D96694" w:rsidRDefault="002E3091" w:rsidP="00423EA2">
      <w:pPr>
        <w:rPr>
          <w:ins w:id="2824" w:author="Filip Dutina" w:date="2018-07-17T12:42:00Z"/>
          <w:rPrChange w:id="2825" w:author="Aleksa Corovic" w:date="2018-08-21T12:50:00Z">
            <w:rPr>
              <w:ins w:id="2826" w:author="Filip Dutina" w:date="2018-07-17T12:42:00Z"/>
              <w:lang w:val="en-GB"/>
            </w:rPr>
          </w:rPrChange>
        </w:rPr>
      </w:pPr>
    </w:p>
    <w:p w14:paraId="6D9FA34B" w14:textId="77777777" w:rsidR="002E3091" w:rsidRPr="00D96694" w:rsidRDefault="002E3091">
      <w:pPr>
        <w:keepNext/>
        <w:jc w:val="center"/>
        <w:rPr>
          <w:ins w:id="2827" w:author="Filip Dutina" w:date="2018-07-17T12:42:00Z"/>
        </w:rPr>
        <w:pPrChange w:id="2828" w:author="Filip Dutina" w:date="2018-07-17T12:42:00Z">
          <w:pPr>
            <w:jc w:val="center"/>
          </w:pPr>
        </w:pPrChange>
      </w:pPr>
      <w:commentRangeStart w:id="2829"/>
      <w:ins w:id="2830" w:author="Filip Dutina" w:date="2018-07-17T12:42:00Z">
        <w:r w:rsidRPr="00DF0BBD">
          <w:rPr>
            <w:noProof/>
            <w:lang w:val="en-GB" w:eastAsia="en-GB"/>
          </w:rPr>
          <w:lastRenderedPageBreak/>
          <w:drawing>
            <wp:inline distT="0" distB="0" distL="0" distR="0" wp14:anchorId="3335D2AE" wp14:editId="38CCA85D">
              <wp:extent cx="3351039" cy="372121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c.png"/>
                      <pic:cNvPicPr/>
                    </pic:nvPicPr>
                    <pic:blipFill>
                      <a:blip r:embed="rId45">
                        <a:extLst>
                          <a:ext uri="{28A0092B-C50C-407E-A947-70E740481C1C}">
                            <a14:useLocalDpi xmlns:a14="http://schemas.microsoft.com/office/drawing/2010/main" val="0"/>
                          </a:ext>
                        </a:extLst>
                      </a:blip>
                      <a:stretch>
                        <a:fillRect/>
                      </a:stretch>
                    </pic:blipFill>
                    <pic:spPr>
                      <a:xfrm>
                        <a:off x="0" y="0"/>
                        <a:ext cx="3408848" cy="3785406"/>
                      </a:xfrm>
                      <a:prstGeom prst="rect">
                        <a:avLst/>
                      </a:prstGeom>
                    </pic:spPr>
                  </pic:pic>
                </a:graphicData>
              </a:graphic>
            </wp:inline>
          </w:drawing>
        </w:r>
      </w:ins>
      <w:commentRangeEnd w:id="2829"/>
      <w:ins w:id="2831" w:author="Filip Dutina" w:date="2018-07-17T12:46:00Z">
        <w:r w:rsidR="009B2A41" w:rsidRPr="00D96694">
          <w:rPr>
            <w:rStyle w:val="CommentReference"/>
          </w:rPr>
          <w:commentReference w:id="2829"/>
        </w:r>
      </w:ins>
    </w:p>
    <w:p w14:paraId="702FDE2D" w14:textId="0F4804A2" w:rsidR="002E3091" w:rsidRPr="00D96694" w:rsidRDefault="002E3091">
      <w:pPr>
        <w:pStyle w:val="Caption"/>
        <w:rPr>
          <w:rPrChange w:id="2832" w:author="Aleksa Corovic" w:date="2018-08-21T12:50:00Z">
            <w:rPr>
              <w:lang w:val="en-GB"/>
            </w:rPr>
          </w:rPrChange>
        </w:rPr>
        <w:pPrChange w:id="2833" w:author="Filip Dutina" w:date="2018-07-17T12:42:00Z">
          <w:pPr/>
        </w:pPrChange>
      </w:pPr>
      <w:bookmarkStart w:id="2834" w:name="_Toc522019435"/>
      <w:ins w:id="2835" w:author="Filip Dutina" w:date="2018-07-17T12:42:00Z">
        <w:r w:rsidRPr="00DF0BBD">
          <w:t xml:space="preserve">Slika </w:t>
        </w:r>
      </w:ins>
      <w:ins w:id="2836"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837" w:author="Aleksa Corovic" w:date="2018-08-21T12:50:00Z">
            <w:rPr>
              <w:noProof/>
            </w:rPr>
          </w:rPrChange>
        </w:rPr>
        <w:t>4</w:t>
      </w:r>
      <w:ins w:id="2838"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839" w:author="Filip Dutina" w:date="2018-08-14T14:04:00Z">
        <w:r w:rsidR="0063232B" w:rsidRPr="00D96694">
          <w:rPr>
            <w:rPrChange w:id="2840" w:author="Aleksa Corovic" w:date="2018-08-21T12:50:00Z">
              <w:rPr>
                <w:noProof/>
              </w:rPr>
            </w:rPrChange>
          </w:rPr>
          <w:t>2</w:t>
        </w:r>
        <w:r w:rsidR="0063232B" w:rsidRPr="00DF0BBD">
          <w:fldChar w:fldCharType="end"/>
        </w:r>
      </w:ins>
      <w:ins w:id="2841" w:author="Filip Dutina" w:date="2018-07-17T12:42:00Z">
        <w:r w:rsidRPr="00D96694">
          <w:rPr>
            <w:rPrChange w:id="2842" w:author="Aleksa Corovic" w:date="2018-08-21T12:50:00Z">
              <w:rPr>
                <w:noProof/>
              </w:rPr>
            </w:rPrChange>
          </w:rPr>
          <w:t xml:space="preserve"> </w:t>
        </w:r>
        <w:r w:rsidRPr="00D96694">
          <w:rPr>
            <w:i/>
            <w:rPrChange w:id="2843" w:author="Aleksa Corovic" w:date="2018-08-21T12:50:00Z">
              <w:rPr>
                <w:noProof/>
              </w:rPr>
            </w:rPrChange>
          </w:rPr>
          <w:t>MSC</w:t>
        </w:r>
        <w:r w:rsidRPr="00D96694">
          <w:rPr>
            <w:rPrChange w:id="2844" w:author="Aleksa Corovic" w:date="2018-08-21T12:50:00Z">
              <w:rPr>
                <w:noProof/>
              </w:rPr>
            </w:rPrChange>
          </w:rPr>
          <w:t xml:space="preserve"> dijagram komunikacije između klijentske i serverske strane</w:t>
        </w:r>
      </w:ins>
      <w:bookmarkEnd w:id="2834"/>
    </w:p>
    <w:p w14:paraId="0052A5F3" w14:textId="77777777" w:rsidR="00C67513" w:rsidRPr="00D96694" w:rsidRDefault="00C67513" w:rsidP="00423EA2">
      <w:pPr>
        <w:rPr>
          <w:rPrChange w:id="2845" w:author="Aleksa Corovic" w:date="2018-08-21T12:50:00Z">
            <w:rPr>
              <w:lang w:val="en-GB"/>
            </w:rPr>
          </w:rPrChange>
        </w:rPr>
      </w:pPr>
    </w:p>
    <w:p w14:paraId="7DB507C8" w14:textId="33F591AC" w:rsidR="00C67513" w:rsidRPr="00D96694" w:rsidRDefault="00C67513" w:rsidP="00C67513">
      <w:pPr>
        <w:pStyle w:val="Heading2"/>
      </w:pPr>
      <w:bookmarkStart w:id="2846" w:name="_Toc522019418"/>
      <w:r w:rsidRPr="00D96694">
        <w:rPr>
          <w:rPrChange w:id="2847" w:author="Aleksa Corovic" w:date="2018-08-21T12:50:00Z">
            <w:rPr>
              <w:lang w:val="en-GB"/>
            </w:rPr>
          </w:rPrChange>
        </w:rPr>
        <w:t>Graf</w:t>
      </w:r>
      <w:r w:rsidRPr="00D96694">
        <w:t>ičk</w:t>
      </w:r>
      <w:ins w:id="2848" w:author="Filip Dutina" w:date="2018-07-12T11:20:00Z">
        <w:r w:rsidR="00B359A7" w:rsidRPr="00D96694">
          <w:t>a</w:t>
        </w:r>
      </w:ins>
      <w:del w:id="2849" w:author="Filip Dutina" w:date="2018-07-12T11:20:00Z">
        <w:r w:rsidRPr="00D96694" w:rsidDel="00B359A7">
          <w:delText>o</w:delText>
        </w:r>
      </w:del>
      <w:r w:rsidRPr="00D96694">
        <w:t xml:space="preserve"> korisničk</w:t>
      </w:r>
      <w:ins w:id="2850" w:author="Filip Dutina" w:date="2018-07-12T11:20:00Z">
        <w:r w:rsidR="00B359A7" w:rsidRPr="00D96694">
          <w:t>a</w:t>
        </w:r>
      </w:ins>
      <w:del w:id="2851" w:author="Filip Dutina" w:date="2018-07-12T11:20:00Z">
        <w:r w:rsidRPr="00D96694" w:rsidDel="00B359A7">
          <w:delText>o</w:delText>
        </w:r>
      </w:del>
      <w:r w:rsidRPr="00D96694">
        <w:t xml:space="preserve"> </w:t>
      </w:r>
      <w:ins w:id="2852" w:author="Filip Dutina" w:date="2018-07-12T11:20:00Z">
        <w:r w:rsidR="00B359A7" w:rsidRPr="00D96694">
          <w:t>sprega</w:t>
        </w:r>
      </w:ins>
      <w:bookmarkEnd w:id="2846"/>
      <w:del w:id="2853" w:author="Filip Dutina" w:date="2018-07-12T11:20:00Z">
        <w:r w:rsidRPr="00D96694" w:rsidDel="00B359A7">
          <w:delText>sučelje</w:delText>
        </w:r>
      </w:del>
    </w:p>
    <w:p w14:paraId="24F87FD1" w14:textId="77777777" w:rsidR="0067303B" w:rsidRPr="00D96694" w:rsidRDefault="0067303B" w:rsidP="0067303B"/>
    <w:p w14:paraId="6C4C3609" w14:textId="7A2FEED4" w:rsidR="0067303B" w:rsidRPr="00D96694" w:rsidRDefault="0067303B" w:rsidP="0067303B">
      <w:r w:rsidRPr="00D96694">
        <w:t>Mala dopuna u radu jeste izrada jednostavn</w:t>
      </w:r>
      <w:ins w:id="2854" w:author="Filip Dutina" w:date="2018-07-12T11:21:00Z">
        <w:r w:rsidR="0045058C" w:rsidRPr="00D96694">
          <w:t>e</w:t>
        </w:r>
      </w:ins>
      <w:del w:id="2855" w:author="Filip Dutina" w:date="2018-07-12T11:21:00Z">
        <w:r w:rsidRPr="00D96694" w:rsidDel="0045058C">
          <w:delText>og</w:delText>
        </w:r>
      </w:del>
      <w:r w:rsidRPr="00D96694">
        <w:t xml:space="preserve"> grafičk</w:t>
      </w:r>
      <w:ins w:id="2856" w:author="Filip Dutina" w:date="2018-07-12T11:21:00Z">
        <w:r w:rsidR="0045058C" w:rsidRPr="00D96694">
          <w:t>e</w:t>
        </w:r>
      </w:ins>
      <w:del w:id="2857" w:author="Filip Dutina" w:date="2018-07-12T11:21:00Z">
        <w:r w:rsidRPr="00D96694" w:rsidDel="0045058C">
          <w:delText>og</w:delText>
        </w:r>
      </w:del>
      <w:r w:rsidRPr="00D96694">
        <w:t xml:space="preserve"> korisničk</w:t>
      </w:r>
      <w:ins w:id="2858" w:author="Filip Dutina" w:date="2018-07-12T11:21:00Z">
        <w:r w:rsidR="0045058C" w:rsidRPr="00D96694">
          <w:t>e</w:t>
        </w:r>
      </w:ins>
      <w:del w:id="2859" w:author="Filip Dutina" w:date="2018-07-12T11:21:00Z">
        <w:r w:rsidRPr="00D96694" w:rsidDel="0045058C">
          <w:delText>og</w:delText>
        </w:r>
      </w:del>
      <w:r w:rsidRPr="00D96694">
        <w:t xml:space="preserve"> </w:t>
      </w:r>
      <w:ins w:id="2860" w:author="Filip Dutina" w:date="2018-07-12T11:21:00Z">
        <w:r w:rsidR="0045058C" w:rsidRPr="00D96694">
          <w:t>sprege</w:t>
        </w:r>
      </w:ins>
      <w:del w:id="2861" w:author="Filip Dutina" w:date="2018-07-12T11:21:00Z">
        <w:r w:rsidRPr="00D96694" w:rsidDel="0045058C">
          <w:delText>sučelja</w:delText>
        </w:r>
      </w:del>
      <w:r w:rsidRPr="00D96694">
        <w:t xml:space="preserve"> koj</w:t>
      </w:r>
      <w:ins w:id="2862" w:author="Filip Dutina" w:date="2018-07-12T11:21:00Z">
        <w:r w:rsidR="0045058C" w:rsidRPr="00D96694">
          <w:t>a</w:t>
        </w:r>
      </w:ins>
      <w:del w:id="2863" w:author="Filip Dutina" w:date="2018-07-12T11:21:00Z">
        <w:r w:rsidRPr="00D96694" w:rsidDel="0045058C">
          <w:delText>e</w:delText>
        </w:r>
      </w:del>
      <w:r w:rsidRPr="00D96694">
        <w:t xml:space="preserve"> olakšava korišćenje programske podrške na klijentskoj strani.  Sastoji se od jednog dugmeta, i pritiskom na to dugme otvara se </w:t>
      </w:r>
      <w:r w:rsidRPr="00D96694">
        <w:rPr>
          <w:i/>
        </w:rPr>
        <w:t>.exe</w:t>
      </w:r>
      <w:r w:rsidRPr="00D96694">
        <w:t xml:space="preserve"> datoteka koja pokreće klijentsku stranu programske podrške. Grafičk</w:t>
      </w:r>
      <w:ins w:id="2864" w:author="Filip Dutina" w:date="2018-07-12T11:21:00Z">
        <w:r w:rsidR="0045058C" w:rsidRPr="00D96694">
          <w:t>a</w:t>
        </w:r>
      </w:ins>
      <w:del w:id="2865" w:author="Filip Dutina" w:date="2018-07-12T11:21:00Z">
        <w:r w:rsidRPr="00D96694" w:rsidDel="0045058C">
          <w:delText>o</w:delText>
        </w:r>
      </w:del>
      <w:r w:rsidRPr="00D96694">
        <w:t xml:space="preserve"> korisničk</w:t>
      </w:r>
      <w:ins w:id="2866" w:author="Filip Dutina" w:date="2018-07-12T11:21:00Z">
        <w:r w:rsidR="0045058C" w:rsidRPr="00D96694">
          <w:t>a</w:t>
        </w:r>
      </w:ins>
      <w:del w:id="2867" w:author="Filip Dutina" w:date="2018-07-12T11:21:00Z">
        <w:r w:rsidRPr="00D96694" w:rsidDel="0045058C">
          <w:delText>o</w:delText>
        </w:r>
      </w:del>
      <w:r w:rsidRPr="00D96694">
        <w:t xml:space="preserve"> </w:t>
      </w:r>
      <w:ins w:id="2868" w:author="Filip Dutina" w:date="2018-07-12T11:21:00Z">
        <w:r w:rsidR="0045058C" w:rsidRPr="00D96694">
          <w:t>sprega</w:t>
        </w:r>
      </w:ins>
      <w:del w:id="2869" w:author="Filip Dutina" w:date="2018-07-12T11:21:00Z">
        <w:r w:rsidRPr="00D96694" w:rsidDel="0045058C">
          <w:delText>sučelje</w:delText>
        </w:r>
      </w:del>
      <w:r w:rsidRPr="00D96694">
        <w:t xml:space="preserve"> je napisano u jeziku </w:t>
      </w:r>
      <w:r w:rsidRPr="00D96694">
        <w:rPr>
          <w:i/>
        </w:rPr>
        <w:t>Python</w:t>
      </w:r>
      <w:r w:rsidRPr="00D96694">
        <w:t xml:space="preserve"> koristeći </w:t>
      </w:r>
      <w:r w:rsidRPr="00D96694">
        <w:rPr>
          <w:i/>
        </w:rPr>
        <w:t>TkInter</w:t>
      </w:r>
      <w:r w:rsidRPr="00D96694">
        <w:t xml:space="preserve"> paket za izradu </w:t>
      </w:r>
      <w:r w:rsidRPr="00D96694">
        <w:rPr>
          <w:i/>
        </w:rPr>
        <w:t>GUI</w:t>
      </w:r>
      <w:r w:rsidRPr="00D96694">
        <w:t xml:space="preserve"> elemenata.</w:t>
      </w:r>
    </w:p>
    <w:p w14:paraId="42C1F18D" w14:textId="77777777" w:rsidR="0067303B" w:rsidRPr="00D96694" w:rsidRDefault="0067303B" w:rsidP="0067303B"/>
    <w:p w14:paraId="255C98D9" w14:textId="77777777" w:rsidR="0067303B" w:rsidRPr="00D96694" w:rsidRDefault="0067303B" w:rsidP="0067303B">
      <w:pPr>
        <w:keepNext/>
        <w:jc w:val="center"/>
      </w:pPr>
      <w:r w:rsidRPr="00DF0BBD">
        <w:rPr>
          <w:noProof/>
          <w:lang w:val="en-GB" w:eastAsia="en-GB"/>
        </w:rPr>
        <w:drawing>
          <wp:inline distT="0" distB="0" distL="0" distR="0" wp14:anchorId="28744F3B" wp14:editId="3712A9C8">
            <wp:extent cx="1644238" cy="1133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ii.png"/>
                    <pic:cNvPicPr/>
                  </pic:nvPicPr>
                  <pic:blipFill>
                    <a:blip r:embed="rId46">
                      <a:extLst>
                        <a:ext uri="{28A0092B-C50C-407E-A947-70E740481C1C}">
                          <a14:useLocalDpi xmlns:a14="http://schemas.microsoft.com/office/drawing/2010/main" val="0"/>
                        </a:ext>
                      </a:extLst>
                    </a:blip>
                    <a:stretch>
                      <a:fillRect/>
                    </a:stretch>
                  </pic:blipFill>
                  <pic:spPr>
                    <a:xfrm>
                      <a:off x="0" y="0"/>
                      <a:ext cx="1655771" cy="1141425"/>
                    </a:xfrm>
                    <a:prstGeom prst="rect">
                      <a:avLst/>
                    </a:prstGeom>
                  </pic:spPr>
                </pic:pic>
              </a:graphicData>
            </a:graphic>
          </wp:inline>
        </w:drawing>
      </w:r>
    </w:p>
    <w:p w14:paraId="6C608283" w14:textId="1F9CE5CE" w:rsidR="0067303B" w:rsidRPr="00D96694" w:rsidRDefault="0067303B" w:rsidP="0067303B">
      <w:pPr>
        <w:pStyle w:val="Caption"/>
        <w:sectPr w:rsidR="0067303B" w:rsidRPr="00D96694" w:rsidSect="005E3D11">
          <w:headerReference w:type="default" r:id="rId47"/>
          <w:pgSz w:w="11907" w:h="16840" w:code="9"/>
          <w:pgMar w:top="1134" w:right="851" w:bottom="1134" w:left="1701" w:header="567" w:footer="567" w:gutter="0"/>
          <w:cols w:space="720"/>
        </w:sectPr>
      </w:pPr>
      <w:bookmarkStart w:id="2870" w:name="_Toc522019436"/>
      <w:r w:rsidRPr="00D96694">
        <w:t xml:space="preserve">Slika </w:t>
      </w:r>
      <w:ins w:id="287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72" w:author="Aleksa Corovic" w:date="2018-08-21T12:50:00Z">
            <w:rPr>
              <w:noProof/>
            </w:rPr>
          </w:rPrChange>
        </w:rPr>
        <w:t>4</w:t>
      </w:r>
      <w:ins w:id="287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74" w:author="Filip Dutina" w:date="2018-08-14T14:04:00Z">
        <w:r w:rsidR="0063232B" w:rsidRPr="00D96694">
          <w:rPr>
            <w:rPrChange w:id="2875" w:author="Aleksa Corovic" w:date="2018-08-21T12:50:00Z">
              <w:rPr>
                <w:noProof/>
              </w:rPr>
            </w:rPrChange>
          </w:rPr>
          <w:t>3</w:t>
        </w:r>
        <w:r w:rsidR="0063232B" w:rsidRPr="00DF0BBD">
          <w:fldChar w:fldCharType="end"/>
        </w:r>
      </w:ins>
      <w:del w:id="2876" w:author="Filip Dutina" w:date="2018-07-06T11:06:00Z">
        <w:r w:rsidRPr="00DF0BBD" w:rsidDel="00D03B92">
          <w:fldChar w:fldCharType="begin"/>
        </w:r>
        <w:r w:rsidRPr="00D96694" w:rsidDel="00D03B92">
          <w:delInstrText xml:space="preserve"> STYLEREF 1 \s </w:delInstrText>
        </w:r>
        <w:r w:rsidRPr="00DF0BBD" w:rsidDel="00D03B92">
          <w:fldChar w:fldCharType="separate"/>
        </w:r>
        <w:r w:rsidRPr="00D96694" w:rsidDel="00D03B92">
          <w:rPr>
            <w:rPrChange w:id="2877" w:author="Aleksa Corovic" w:date="2018-08-21T12:50:00Z">
              <w:rPr>
                <w:noProof/>
              </w:rPr>
            </w:rPrChange>
          </w:rPr>
          <w:delText>4</w:delText>
        </w:r>
        <w:r w:rsidRPr="00DF0BBD" w:rsidDel="00D03B92">
          <w:fldChar w:fldCharType="end"/>
        </w:r>
        <w:r w:rsidRPr="00D96694" w:rsidDel="00D03B92">
          <w:delText>.</w:delText>
        </w:r>
        <w:r w:rsidRPr="00DF0BBD" w:rsidDel="00D03B92">
          <w:fldChar w:fldCharType="begin"/>
        </w:r>
        <w:r w:rsidRPr="00D96694" w:rsidDel="00D03B92">
          <w:delInstrText xml:space="preserve"> SEQ Slika \* ARABIC \s 1 </w:delInstrText>
        </w:r>
        <w:r w:rsidRPr="00DF0BBD" w:rsidDel="00D03B92">
          <w:fldChar w:fldCharType="separate"/>
        </w:r>
        <w:r w:rsidRPr="00D96694" w:rsidDel="00D03B92">
          <w:rPr>
            <w:rPrChange w:id="2878" w:author="Aleksa Corovic" w:date="2018-08-21T12:50:00Z">
              <w:rPr>
                <w:noProof/>
              </w:rPr>
            </w:rPrChange>
          </w:rPr>
          <w:delText>1</w:delText>
        </w:r>
        <w:r w:rsidRPr="00DF0BBD" w:rsidDel="00D03B92">
          <w:fldChar w:fldCharType="end"/>
        </w:r>
      </w:del>
      <w:r w:rsidRPr="00D96694">
        <w:t xml:space="preserve"> </w:t>
      </w:r>
      <w:r w:rsidRPr="00D96694">
        <w:rPr>
          <w:i/>
          <w:rPrChange w:id="2879" w:author="Aleksa Corovic" w:date="2018-08-21T12:50:00Z">
            <w:rPr>
              <w:i/>
              <w:noProof/>
            </w:rPr>
          </w:rPrChange>
        </w:rPr>
        <w:t>GUI</w:t>
      </w:r>
      <w:r w:rsidRPr="00D96694">
        <w:rPr>
          <w:rPrChange w:id="2880" w:author="Aleksa Corovic" w:date="2018-08-21T12:50:00Z">
            <w:rPr>
              <w:noProof/>
            </w:rPr>
          </w:rPrChange>
        </w:rPr>
        <w:t xml:space="preserve"> za pokretanje </w:t>
      </w:r>
      <w:r w:rsidRPr="00D96694">
        <w:rPr>
          <w:i/>
          <w:rPrChange w:id="2881" w:author="Aleksa Corovic" w:date="2018-08-21T12:50:00Z">
            <w:rPr>
              <w:i/>
              <w:noProof/>
            </w:rPr>
          </w:rPrChange>
        </w:rPr>
        <w:t>.exe</w:t>
      </w:r>
      <w:r w:rsidRPr="00D96694">
        <w:rPr>
          <w:rPrChange w:id="2882" w:author="Aleksa Corovic" w:date="2018-08-21T12:50:00Z">
            <w:rPr>
              <w:noProof/>
            </w:rPr>
          </w:rPrChange>
        </w:rPr>
        <w:t xml:space="preserve"> datoteke klijentske strane</w:t>
      </w:r>
      <w:bookmarkEnd w:id="2870"/>
    </w:p>
    <w:p w14:paraId="4D7BD8F2" w14:textId="77777777" w:rsidR="00423EA2" w:rsidRPr="00D96694" w:rsidRDefault="006B747B" w:rsidP="006B747B">
      <w:pPr>
        <w:pStyle w:val="Heading1"/>
        <w:rPr>
          <w:rPrChange w:id="2883" w:author="Aleksa Corovic" w:date="2018-08-21T12:50:00Z">
            <w:rPr>
              <w:lang w:val="en-GB"/>
            </w:rPr>
          </w:rPrChange>
        </w:rPr>
      </w:pPr>
      <w:bookmarkStart w:id="2884" w:name="_Ref518072582"/>
      <w:bookmarkStart w:id="2885" w:name="_Toc522019419"/>
      <w:r w:rsidRPr="00D96694">
        <w:rPr>
          <w:rPrChange w:id="2886" w:author="Aleksa Corovic" w:date="2018-08-21T12:50:00Z">
            <w:rPr>
              <w:lang w:val="en-GB"/>
            </w:rPr>
          </w:rPrChange>
        </w:rPr>
        <w:lastRenderedPageBreak/>
        <w:t>Testiranje i verifikacija</w:t>
      </w:r>
      <w:bookmarkEnd w:id="2884"/>
      <w:bookmarkEnd w:id="2885"/>
    </w:p>
    <w:p w14:paraId="233E9169" w14:textId="77777777" w:rsidR="006B747B" w:rsidRPr="00D96694" w:rsidRDefault="006B747B" w:rsidP="006B747B"/>
    <w:p w14:paraId="302F3BB4" w14:textId="77777777" w:rsidR="00450309" w:rsidRPr="00D96694" w:rsidRDefault="00450309" w:rsidP="000F6CC3">
      <w:pPr>
        <w:rPr>
          <w:ins w:id="2887" w:author="Filip Dutina" w:date="2018-08-15T12:32:00Z"/>
        </w:rPr>
      </w:pPr>
    </w:p>
    <w:p w14:paraId="325D264A" w14:textId="33B17A6B" w:rsidR="003A2BC0" w:rsidRPr="00D96694" w:rsidRDefault="003A2BC0" w:rsidP="000F6CC3">
      <w:r w:rsidRPr="00D96694">
        <w:t>U okviru ovog poglavlja biće opisano testiranje i verifikacija rešenja. S obzirom da je akcenat u zadatku bio na enkripciji i dekripciji</w:t>
      </w:r>
      <w:r w:rsidR="00835F74" w:rsidRPr="00D96694">
        <w:t xml:space="preserve"> podataka</w:t>
      </w:r>
      <w:r w:rsidRPr="00D96694">
        <w:t>, može se reći da je</w:t>
      </w:r>
      <w:r w:rsidR="00835F74" w:rsidRPr="00D96694">
        <w:t xml:space="preserve"> provera ispravnosti </w:t>
      </w:r>
      <w:r w:rsidR="007666C0" w:rsidRPr="00D96694">
        <w:t xml:space="preserve"> rešenja  poprilično jednostavna, odnosno potrebno je utvrditi da li se enkriptovani podaci mogu vratiti u originalni oblik</w:t>
      </w:r>
      <w:r w:rsidR="00766327" w:rsidRPr="00D96694">
        <w:t xml:space="preserve"> bez poznavanja tajnog ključa</w:t>
      </w:r>
      <w:r w:rsidR="007666C0" w:rsidRPr="00D96694">
        <w:t>. Odgovor je da ne mogu. Jedini način</w:t>
      </w:r>
      <w:r w:rsidR="00730A0C" w:rsidRPr="00D96694">
        <w:t xml:space="preserve"> za vraćanje originalnih podataka</w:t>
      </w:r>
      <w:r w:rsidR="007666C0" w:rsidRPr="00D96694">
        <w:t xml:space="preserve"> je </w:t>
      </w:r>
      <w:r w:rsidR="007666C0" w:rsidRPr="00D96694">
        <w:rPr>
          <w:i/>
        </w:rPr>
        <w:t>brute-force</w:t>
      </w:r>
      <w:r w:rsidR="007666C0" w:rsidRPr="00D96694">
        <w:t xml:space="preserve"> pretraga tajnog ključa, a</w:t>
      </w:r>
      <w:r w:rsidR="00766327" w:rsidRPr="00D96694">
        <w:t>li</w:t>
      </w:r>
      <w:r w:rsidR="007666C0" w:rsidRPr="00D96694">
        <w:t xml:space="preserve"> kao što je već rečeno u poglavlju </w:t>
      </w:r>
      <w:r w:rsidR="007666C0" w:rsidRPr="00D96694">
        <w:rPr>
          <w:i/>
        </w:rPr>
        <w:t>2.5.3</w:t>
      </w:r>
      <w:r w:rsidR="00730A0C" w:rsidRPr="00D96694">
        <w:t>,</w:t>
      </w:r>
      <w:r w:rsidR="007666C0" w:rsidRPr="00D96694">
        <w:t xml:space="preserve"> </w:t>
      </w:r>
      <w:r w:rsidR="007666C0" w:rsidRPr="00D96694">
        <w:rPr>
          <w:i/>
        </w:rPr>
        <w:t>brute-force</w:t>
      </w:r>
      <w:r w:rsidR="007666C0" w:rsidRPr="00D96694">
        <w:t xml:space="preserve"> pretraga  može da potraje i po nekoliko desetina godina</w:t>
      </w:r>
      <w:ins w:id="2888" w:author="Filip Dutina" w:date="2018-08-21T10:44:00Z">
        <w:r w:rsidR="00AC4985" w:rsidRPr="00D96694">
          <w:t>, pa čak i više</w:t>
        </w:r>
      </w:ins>
      <w:r w:rsidR="007666C0" w:rsidRPr="00D96694">
        <w:t>.</w:t>
      </w:r>
      <w:r w:rsidR="00766327" w:rsidRPr="00D96694">
        <w:t xml:space="preserve"> </w:t>
      </w:r>
    </w:p>
    <w:p w14:paraId="3A92A0C0" w14:textId="77777777" w:rsidR="00766327" w:rsidRPr="00D96694" w:rsidRDefault="006B32DC" w:rsidP="00766327">
      <w:r w:rsidRPr="00D96694">
        <w:t>Pri testiranju rešenja</w:t>
      </w:r>
      <w:r w:rsidR="00766327" w:rsidRPr="00D96694">
        <w:t xml:space="preserve"> isceniran</w:t>
      </w:r>
      <w:r w:rsidRPr="00D96694">
        <w:t xml:space="preserve"> je</w:t>
      </w:r>
      <w:r w:rsidR="00766327" w:rsidRPr="00D96694">
        <w:t xml:space="preserve"> slučaj</w:t>
      </w:r>
      <w:r w:rsidR="00F511F6" w:rsidRPr="00D96694">
        <w:t xml:space="preserve"> presretanja komunikacije, gde </w:t>
      </w:r>
      <w:r w:rsidR="00766327" w:rsidRPr="00D96694">
        <w:t>ona strana koja presreće može samo da vidi enkriptovane podatke.</w:t>
      </w:r>
    </w:p>
    <w:p w14:paraId="262DC49C" w14:textId="77777777" w:rsidR="00557559" w:rsidRPr="00D96694" w:rsidRDefault="00557559" w:rsidP="00766327"/>
    <w:p w14:paraId="44DC6CDD" w14:textId="77777777" w:rsidR="00730A0C" w:rsidRPr="00D96694" w:rsidRDefault="00730A0C" w:rsidP="00730A0C">
      <w:pPr>
        <w:keepNext/>
        <w:jc w:val="center"/>
      </w:pPr>
      <w:r w:rsidRPr="00DF0BBD">
        <w:rPr>
          <w:noProof/>
          <w:lang w:val="en-GB" w:eastAsia="en-GB"/>
        </w:rPr>
        <w:drawing>
          <wp:inline distT="0" distB="0" distL="0" distR="0" wp14:anchorId="3AB8DC10" wp14:editId="6EB44525">
            <wp:extent cx="4015851" cy="31487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Tekst.png"/>
                    <pic:cNvPicPr/>
                  </pic:nvPicPr>
                  <pic:blipFill>
                    <a:blip r:embed="rId48">
                      <a:extLst>
                        <a:ext uri="{28A0092B-C50C-407E-A947-70E740481C1C}">
                          <a14:useLocalDpi xmlns:a14="http://schemas.microsoft.com/office/drawing/2010/main" val="0"/>
                        </a:ext>
                      </a:extLst>
                    </a:blip>
                    <a:stretch>
                      <a:fillRect/>
                    </a:stretch>
                  </pic:blipFill>
                  <pic:spPr>
                    <a:xfrm>
                      <a:off x="0" y="0"/>
                      <a:ext cx="4144016" cy="3249207"/>
                    </a:xfrm>
                    <a:prstGeom prst="rect">
                      <a:avLst/>
                    </a:prstGeom>
                  </pic:spPr>
                </pic:pic>
              </a:graphicData>
            </a:graphic>
          </wp:inline>
        </w:drawing>
      </w:r>
    </w:p>
    <w:p w14:paraId="57492C1B" w14:textId="30DC7B37" w:rsidR="00766327" w:rsidRPr="00D96694" w:rsidRDefault="00730A0C" w:rsidP="00730A0C">
      <w:pPr>
        <w:pStyle w:val="Caption"/>
      </w:pPr>
      <w:bookmarkStart w:id="2889" w:name="_Toc522019437"/>
      <w:r w:rsidRPr="00D96694">
        <w:t xml:space="preserve">Slika </w:t>
      </w:r>
      <w:ins w:id="2890"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891" w:author="Aleksa Corovic" w:date="2018-08-21T12:50:00Z">
            <w:rPr>
              <w:noProof/>
            </w:rPr>
          </w:rPrChange>
        </w:rPr>
        <w:t>5</w:t>
      </w:r>
      <w:ins w:id="2892"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93" w:author="Filip Dutina" w:date="2018-08-14T14:04:00Z">
        <w:r w:rsidR="0063232B" w:rsidRPr="00D96694">
          <w:rPr>
            <w:rPrChange w:id="2894" w:author="Aleksa Corovic" w:date="2018-08-21T12:50:00Z">
              <w:rPr>
                <w:noProof/>
              </w:rPr>
            </w:rPrChange>
          </w:rPr>
          <w:t>1</w:t>
        </w:r>
        <w:r w:rsidR="0063232B" w:rsidRPr="00DF0BBD">
          <w:fldChar w:fldCharType="end"/>
        </w:r>
      </w:ins>
      <w:del w:id="2895"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96"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97" w:author="Aleksa Corovic" w:date="2018-08-21T12:50:00Z">
              <w:rPr>
                <w:noProof/>
              </w:rPr>
            </w:rPrChange>
          </w:rPr>
          <w:delText>1</w:delText>
        </w:r>
        <w:r w:rsidR="0067303B" w:rsidRPr="00DF0BBD" w:rsidDel="00D03B92">
          <w:fldChar w:fldCharType="end"/>
        </w:r>
      </w:del>
      <w:r w:rsidRPr="00D96694">
        <w:t xml:space="preserve"> </w:t>
      </w:r>
      <w:r w:rsidRPr="00D96694">
        <w:rPr>
          <w:rPrChange w:id="2898" w:author="Aleksa Corovic" w:date="2018-08-21T12:50:00Z">
            <w:rPr>
              <w:noProof/>
            </w:rPr>
          </w:rPrChange>
        </w:rPr>
        <w:t>Prikaz originalnog teksta</w:t>
      </w:r>
      <w:bookmarkEnd w:id="2889"/>
    </w:p>
    <w:p w14:paraId="2D2DEF23" w14:textId="77777777" w:rsidR="00730A0C" w:rsidRPr="00D96694" w:rsidRDefault="00730A0C" w:rsidP="00730A0C">
      <w:pPr>
        <w:keepNext/>
        <w:jc w:val="center"/>
      </w:pPr>
      <w:r w:rsidRPr="00DF0BBD">
        <w:rPr>
          <w:noProof/>
          <w:lang w:val="en-GB" w:eastAsia="en-GB"/>
        </w:rPr>
        <w:lastRenderedPageBreak/>
        <w:drawing>
          <wp:inline distT="0" distB="0" distL="0" distR="0" wp14:anchorId="6AFF69D5" wp14:editId="7DD23E49">
            <wp:extent cx="5369730" cy="4206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kriptovan.png"/>
                    <pic:cNvPicPr/>
                  </pic:nvPicPr>
                  <pic:blipFill>
                    <a:blip r:embed="rId49">
                      <a:extLst>
                        <a:ext uri="{28A0092B-C50C-407E-A947-70E740481C1C}">
                          <a14:useLocalDpi xmlns:a14="http://schemas.microsoft.com/office/drawing/2010/main" val="0"/>
                        </a:ext>
                      </a:extLst>
                    </a:blip>
                    <a:stretch>
                      <a:fillRect/>
                    </a:stretch>
                  </pic:blipFill>
                  <pic:spPr>
                    <a:xfrm>
                      <a:off x="0" y="0"/>
                      <a:ext cx="5446981" cy="4266753"/>
                    </a:xfrm>
                    <a:prstGeom prst="rect">
                      <a:avLst/>
                    </a:prstGeom>
                  </pic:spPr>
                </pic:pic>
              </a:graphicData>
            </a:graphic>
          </wp:inline>
        </w:drawing>
      </w:r>
    </w:p>
    <w:p w14:paraId="563BD7B2" w14:textId="4F3C1BE6" w:rsidR="00766327" w:rsidRPr="00D96694" w:rsidRDefault="00730A0C" w:rsidP="00730A0C">
      <w:pPr>
        <w:pStyle w:val="Caption"/>
        <w:rPr>
          <w:rPrChange w:id="2899" w:author="Aleksa Corovic" w:date="2018-08-21T12:50:00Z">
            <w:rPr>
              <w:noProof/>
            </w:rPr>
          </w:rPrChange>
        </w:rPr>
      </w:pPr>
      <w:bookmarkStart w:id="2900" w:name="_Toc522019438"/>
      <w:r w:rsidRPr="00D96694">
        <w:t xml:space="preserve">Slika </w:t>
      </w:r>
      <w:ins w:id="290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902" w:author="Aleksa Corovic" w:date="2018-08-21T12:50:00Z">
            <w:rPr>
              <w:noProof/>
            </w:rPr>
          </w:rPrChange>
        </w:rPr>
        <w:t>5</w:t>
      </w:r>
      <w:ins w:id="290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904" w:author="Filip Dutina" w:date="2018-08-14T14:04:00Z">
        <w:r w:rsidR="0063232B" w:rsidRPr="00D96694">
          <w:rPr>
            <w:rPrChange w:id="2905" w:author="Aleksa Corovic" w:date="2018-08-21T12:50:00Z">
              <w:rPr>
                <w:noProof/>
              </w:rPr>
            </w:rPrChange>
          </w:rPr>
          <w:t>2</w:t>
        </w:r>
        <w:r w:rsidR="0063232B" w:rsidRPr="00DF0BBD">
          <w:fldChar w:fldCharType="end"/>
        </w:r>
      </w:ins>
      <w:del w:id="290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907"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908" w:author="Aleksa Corovic" w:date="2018-08-21T12:50:00Z">
              <w:rPr>
                <w:noProof/>
              </w:rPr>
            </w:rPrChange>
          </w:rPr>
          <w:delText>2</w:delText>
        </w:r>
        <w:r w:rsidR="0067303B" w:rsidRPr="00DF0BBD" w:rsidDel="00D03B92">
          <w:fldChar w:fldCharType="end"/>
        </w:r>
      </w:del>
      <w:r w:rsidRPr="00D96694">
        <w:t xml:space="preserve"> Prikaz enkriptovanog teksta</w:t>
      </w:r>
      <w:bookmarkEnd w:id="2900"/>
    </w:p>
    <w:p w14:paraId="50CEBA87" w14:textId="77777777" w:rsidR="00730A0C" w:rsidRPr="00D96694" w:rsidRDefault="00730A0C" w:rsidP="00730A0C"/>
    <w:p w14:paraId="25D6B858" w14:textId="607E8436" w:rsidR="00766327" w:rsidRPr="00D96694" w:rsidRDefault="009653ED" w:rsidP="00766327">
      <w:r w:rsidRPr="00D96694">
        <w:t>Kao što se vidi na slici 5.2</w:t>
      </w:r>
      <w:r w:rsidR="00766327" w:rsidRPr="00D96694">
        <w:t>, podaci koji su izvučeni sa namenske platforme bez prethodnog poznavanja tajnog ključa su bezvredni</w:t>
      </w:r>
      <w:r w:rsidRPr="00D96694">
        <w:t>. Slika 5.3</w:t>
      </w:r>
      <w:r w:rsidR="00766327" w:rsidRPr="00D96694">
        <w:t xml:space="preserve"> pokazuje da razlika između enkriptovanog i originalnog teksta nije</w:t>
      </w:r>
      <w:r w:rsidRPr="00D96694">
        <w:t xml:space="preserve"> konzistentna, odnosno da je razlika između enkriptovanih i originalnih bajta na </w:t>
      </w:r>
      <w:del w:id="2909" w:author="Filip Dutina" w:date="2018-08-21T10:45:00Z">
        <w:r w:rsidRPr="00D96694" w:rsidDel="00AC4985">
          <w:delText xml:space="preserve">različitim </w:delText>
        </w:r>
      </w:del>
      <w:ins w:id="2910" w:author="Filip Dutina" w:date="2018-08-21T10:45:00Z">
        <w:r w:rsidR="00AC4985" w:rsidRPr="00D96694">
          <w:t xml:space="preserve">istim </w:t>
        </w:r>
      </w:ins>
      <w:r w:rsidRPr="00D96694">
        <w:t>pozicijama</w:t>
      </w:r>
      <w:ins w:id="2911" w:author="Filip Dutina" w:date="2018-08-21T10:45:00Z">
        <w:r w:rsidR="00AC4985" w:rsidRPr="00D96694">
          <w:t xml:space="preserve"> u tekstu</w:t>
        </w:r>
      </w:ins>
      <w:r w:rsidRPr="00D96694">
        <w:t xml:space="preserve"> potpuno stohastička (što na primer nije slučaj kod algoritma enkripcije koji se zove </w:t>
      </w:r>
      <w:r w:rsidRPr="00D96694">
        <w:rPr>
          <w:i/>
        </w:rPr>
        <w:t>Cezarova šifra</w:t>
      </w:r>
      <w:r w:rsidRPr="00D96694">
        <w:t>,</w:t>
      </w:r>
      <w:r w:rsidR="00730A0C" w:rsidRPr="00D96694">
        <w:t xml:space="preserve"> gde se</w:t>
      </w:r>
      <w:r w:rsidRPr="00D96694">
        <w:t xml:space="preserve"> svaki bajt enkriptovanog podatka pomera levo ili desno za unapred definisan broj mesta). Dakle kao što se i na datom primeru vidi, </w:t>
      </w:r>
      <w:r w:rsidRPr="00D96694">
        <w:rPr>
          <w:i/>
        </w:rPr>
        <w:t>RSA</w:t>
      </w:r>
      <w:r w:rsidRPr="00D96694">
        <w:t xml:space="preserve"> algoritam enkripcije je praktično neprobojan.</w:t>
      </w:r>
    </w:p>
    <w:p w14:paraId="396ABFA4" w14:textId="77777777" w:rsidR="00730A0C" w:rsidRPr="00D96694" w:rsidRDefault="00730A0C" w:rsidP="00766327"/>
    <w:p w14:paraId="4F46CED8" w14:textId="77777777" w:rsidR="00730A0C" w:rsidRPr="00D96694" w:rsidRDefault="00730A0C" w:rsidP="00730A0C">
      <w:pPr>
        <w:keepNext/>
      </w:pPr>
      <w:r w:rsidRPr="00DF0BBD">
        <w:rPr>
          <w:noProof/>
          <w:lang w:val="en-GB" w:eastAsia="en-GB"/>
        </w:rPr>
        <w:lastRenderedPageBreak/>
        <w:drawing>
          <wp:inline distT="0" distB="0" distL="0" distR="0" wp14:anchorId="0BA7C105" wp14:editId="75B1E740">
            <wp:extent cx="4911090" cy="311413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lika.png"/>
                    <pic:cNvPicPr/>
                  </pic:nvPicPr>
                  <pic:blipFill>
                    <a:blip r:embed="rId50">
                      <a:extLst>
                        <a:ext uri="{28A0092B-C50C-407E-A947-70E740481C1C}">
                          <a14:useLocalDpi xmlns:a14="http://schemas.microsoft.com/office/drawing/2010/main" val="0"/>
                        </a:ext>
                      </a:extLst>
                    </a:blip>
                    <a:stretch>
                      <a:fillRect/>
                    </a:stretch>
                  </pic:blipFill>
                  <pic:spPr>
                    <a:xfrm>
                      <a:off x="0" y="0"/>
                      <a:ext cx="4911090" cy="3114136"/>
                    </a:xfrm>
                    <a:prstGeom prst="rect">
                      <a:avLst/>
                    </a:prstGeom>
                  </pic:spPr>
                </pic:pic>
              </a:graphicData>
            </a:graphic>
          </wp:inline>
        </w:drawing>
      </w:r>
    </w:p>
    <w:p w14:paraId="6A7A0D42" w14:textId="15FC7395" w:rsidR="00730A0C" w:rsidRPr="00D96694" w:rsidRDefault="00730A0C" w:rsidP="00730A0C">
      <w:pPr>
        <w:pStyle w:val="Caption"/>
      </w:pPr>
      <w:bookmarkStart w:id="2912" w:name="_Toc522019439"/>
      <w:r w:rsidRPr="00D96694">
        <w:t xml:space="preserve">Slika </w:t>
      </w:r>
      <w:ins w:id="291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63232B" w:rsidRPr="00D96694">
        <w:rPr>
          <w:rPrChange w:id="2914" w:author="Aleksa Corovic" w:date="2018-08-21T12:50:00Z">
            <w:rPr>
              <w:noProof/>
            </w:rPr>
          </w:rPrChange>
        </w:rPr>
        <w:t>5</w:t>
      </w:r>
      <w:ins w:id="291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916" w:author="Filip Dutina" w:date="2018-08-14T14:04:00Z">
        <w:r w:rsidR="0063232B" w:rsidRPr="00D96694">
          <w:rPr>
            <w:rPrChange w:id="2917" w:author="Aleksa Corovic" w:date="2018-08-21T12:50:00Z">
              <w:rPr>
                <w:noProof/>
              </w:rPr>
            </w:rPrChange>
          </w:rPr>
          <w:t>3</w:t>
        </w:r>
        <w:r w:rsidR="0063232B" w:rsidRPr="00DF0BBD">
          <w:fldChar w:fldCharType="end"/>
        </w:r>
      </w:ins>
      <w:del w:id="291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919"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920" w:author="Aleksa Corovic" w:date="2018-08-21T12:50:00Z">
              <w:rPr>
                <w:noProof/>
              </w:rPr>
            </w:rPrChange>
          </w:rPr>
          <w:delText>3</w:delText>
        </w:r>
        <w:r w:rsidR="0067303B" w:rsidRPr="00DF0BBD" w:rsidDel="00D03B92">
          <w:fldChar w:fldCharType="end"/>
        </w:r>
      </w:del>
      <w:r w:rsidRPr="00D96694">
        <w:t xml:space="preserve"> Razlika između enkriptovanog i originalnog teksta</w:t>
      </w:r>
      <w:bookmarkEnd w:id="2912"/>
    </w:p>
    <w:p w14:paraId="675B802E" w14:textId="77777777" w:rsidR="00730A0C" w:rsidRPr="00D96694" w:rsidRDefault="00730A0C" w:rsidP="00766327"/>
    <w:p w14:paraId="3C51516F" w14:textId="678D6CD3" w:rsidR="009653ED" w:rsidRPr="00D96694" w:rsidRDefault="009653ED" w:rsidP="00730A0C">
      <w:pPr>
        <w:ind w:firstLine="720"/>
        <w:rPr>
          <w:ins w:id="2921" w:author="Filip Dutina" w:date="2018-07-17T14:05:00Z"/>
        </w:rPr>
      </w:pPr>
      <w:r w:rsidRPr="00D96694">
        <w:t xml:space="preserve">Rešenje je, pored tekstualnih datoteka testirano i na slikama različitih formata. Kao što je i očekivano, enkriptovana slika ne može biti reprodukovana, dok se dekriptovana </w:t>
      </w:r>
      <w:del w:id="2922" w:author="Aleksa Corovic" w:date="2018-08-21T12:59:00Z">
        <w:r w:rsidRPr="00D96694" w:rsidDel="00705B1E">
          <w:delText>reprodujukuje</w:delText>
        </w:r>
      </w:del>
      <w:ins w:id="2923" w:author="Aleksa Corovic" w:date="2018-08-21T12:59:00Z">
        <w:r w:rsidR="00705B1E" w:rsidRPr="00D96694">
          <w:t>reprodukuje</w:t>
        </w:r>
      </w:ins>
      <w:r w:rsidRPr="00D96694">
        <w:t xml:space="preserve"> bez ikakvih problema.</w:t>
      </w:r>
      <w:del w:id="2924" w:author="Filip Dutina" w:date="2018-07-17T14:09:00Z">
        <w:r w:rsidR="005A23C7" w:rsidRPr="00D96694" w:rsidDel="004D7DB6">
          <w:delText xml:space="preserve"> Prosečna izmerena b</w:delText>
        </w:r>
        <w:r w:rsidR="00C53269" w:rsidRPr="00D96694" w:rsidDel="004D7DB6">
          <w:delText>rzina komunikacije između namenske platform</w:delText>
        </w:r>
        <w:r w:rsidR="0066760A" w:rsidRPr="00D96694" w:rsidDel="004D7DB6">
          <w:delText>e i računara je 16 Mb</w:delText>
        </w:r>
        <w:r w:rsidR="007D200A" w:rsidRPr="00D96694" w:rsidDel="004D7DB6">
          <w:delText>it</w:delText>
        </w:r>
        <w:r w:rsidR="005A23C7" w:rsidRPr="00D96694" w:rsidDel="004D7DB6">
          <w:delText>/min</w:delText>
        </w:r>
        <w:r w:rsidR="00F511F6" w:rsidRPr="00D96694" w:rsidDel="004D7DB6">
          <w:delText>.</w:delText>
        </w:r>
      </w:del>
    </w:p>
    <w:p w14:paraId="578FB404" w14:textId="77777777" w:rsidR="00CD0C19" w:rsidRPr="00D96694" w:rsidRDefault="00CD0C19" w:rsidP="00730A0C">
      <w:pPr>
        <w:ind w:firstLine="720"/>
        <w:rPr>
          <w:ins w:id="2925" w:author="Filip Dutina" w:date="2018-07-17T14:05:00Z"/>
        </w:rPr>
      </w:pPr>
    </w:p>
    <w:p w14:paraId="5D7144D0" w14:textId="1200B12E" w:rsidR="00CD0C19" w:rsidRPr="00D96694" w:rsidRDefault="001F78AE">
      <w:pPr>
        <w:keepNext/>
        <w:ind w:firstLine="720"/>
        <w:rPr>
          <w:ins w:id="2926" w:author="Filip Dutina" w:date="2018-07-17T14:06:00Z"/>
        </w:rPr>
        <w:pPrChange w:id="2927" w:author="Filip Dutina" w:date="2018-07-17T14:06:00Z">
          <w:pPr>
            <w:ind w:firstLine="720"/>
          </w:pPr>
        </w:pPrChange>
      </w:pPr>
      <w:ins w:id="2928" w:author="Filip Dutina" w:date="2018-07-17T14:22:00Z">
        <w:r w:rsidRPr="00D96694">
          <w:rPr>
            <w:rStyle w:val="CommentReference"/>
          </w:rPr>
          <w:lastRenderedPageBreak/>
          <w:commentReference w:id="2929"/>
        </w:r>
      </w:ins>
      <w:ins w:id="2930" w:author="Filip Dutina" w:date="2018-08-22T10:28:00Z">
        <w:r w:rsidR="00B42FA1">
          <w:rPr>
            <w:noProof/>
            <w:lang w:val="en-GB" w:eastAsia="en-GB"/>
          </w:rPr>
          <w:drawing>
            <wp:inline distT="0" distB="0" distL="0" distR="0" wp14:anchorId="3F99E3B0" wp14:editId="4CB07860">
              <wp:extent cx="4873625" cy="3912042"/>
              <wp:effectExtent l="0" t="0" r="3175" b="127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ins>
    </w:p>
    <w:p w14:paraId="39B703A6" w14:textId="546C4F3F" w:rsidR="00CD0C19" w:rsidRPr="00DF0BBD" w:rsidRDefault="00CD0C19">
      <w:pPr>
        <w:pStyle w:val="Caption"/>
        <w:pPrChange w:id="2931" w:author="Filip Dutina" w:date="2018-07-17T14:06:00Z">
          <w:pPr>
            <w:ind w:firstLine="720"/>
          </w:pPr>
        </w:pPrChange>
      </w:pPr>
      <w:bookmarkStart w:id="2932" w:name="_Toc522019440"/>
      <w:ins w:id="2933" w:author="Filip Dutina" w:date="2018-07-17T14:06:00Z">
        <w:r w:rsidRPr="00DF0BBD">
          <w:t xml:space="preserve">Slika </w:t>
        </w:r>
      </w:ins>
      <w:ins w:id="2934"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63232B" w:rsidRPr="00D96694">
        <w:rPr>
          <w:rPrChange w:id="2935" w:author="Aleksa Corovic" w:date="2018-08-21T12:50:00Z">
            <w:rPr>
              <w:noProof/>
            </w:rPr>
          </w:rPrChange>
        </w:rPr>
        <w:t>5</w:t>
      </w:r>
      <w:ins w:id="2936"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937" w:author="Filip Dutina" w:date="2018-08-14T14:04:00Z">
        <w:r w:rsidR="0063232B" w:rsidRPr="00D96694">
          <w:rPr>
            <w:rPrChange w:id="2938" w:author="Aleksa Corovic" w:date="2018-08-21T12:50:00Z">
              <w:rPr>
                <w:noProof/>
              </w:rPr>
            </w:rPrChange>
          </w:rPr>
          <w:t>4</w:t>
        </w:r>
        <w:r w:rsidR="0063232B" w:rsidRPr="00DF0BBD">
          <w:fldChar w:fldCharType="end"/>
        </w:r>
      </w:ins>
      <w:ins w:id="2939" w:author="Filip Dutina" w:date="2018-07-17T14:06:00Z">
        <w:r w:rsidRPr="00D96694">
          <w:rPr>
            <w:rPrChange w:id="2940" w:author="Aleksa Corovic" w:date="2018-08-21T12:50:00Z">
              <w:rPr>
                <w:noProof/>
              </w:rPr>
            </w:rPrChange>
          </w:rPr>
          <w:t xml:space="preserve"> Izmerena brzina komunikacije</w:t>
        </w:r>
      </w:ins>
      <w:bookmarkEnd w:id="2932"/>
    </w:p>
    <w:p w14:paraId="16ADD84F" w14:textId="77777777" w:rsidR="00766327" w:rsidRPr="00D96694" w:rsidRDefault="00766327" w:rsidP="003A2BC0"/>
    <w:p w14:paraId="264FFF08" w14:textId="0E7D1D90" w:rsidR="00766327" w:rsidRPr="00BE3BCC" w:rsidRDefault="004D7DB6" w:rsidP="003A2BC0">
      <w:pPr>
        <w:sectPr w:rsidR="00766327" w:rsidRPr="00BE3BCC" w:rsidSect="005E3D11">
          <w:headerReference w:type="default" r:id="rId52"/>
          <w:pgSz w:w="11907" w:h="16840" w:code="9"/>
          <w:pgMar w:top="1134" w:right="851" w:bottom="1134" w:left="1701" w:header="567" w:footer="567" w:gutter="0"/>
          <w:cols w:space="720"/>
        </w:sectPr>
      </w:pPr>
      <w:ins w:id="2941" w:author="Filip Dutina" w:date="2018-07-17T14:09:00Z">
        <w:r w:rsidRPr="00D96694">
          <w:t>Testiranjem je utvrđeno da prosečna</w:t>
        </w:r>
      </w:ins>
      <w:ins w:id="2942" w:author="Filip Dutina" w:date="2018-07-17T14:17:00Z">
        <w:r w:rsidR="00D34EBB" w:rsidRPr="00D96694">
          <w:t xml:space="preserve"> izmerena</w:t>
        </w:r>
      </w:ins>
      <w:ins w:id="2943" w:author="Filip Dutina" w:date="2018-07-17T14:09:00Z">
        <w:r w:rsidRPr="00D96694">
          <w:t xml:space="preserve"> brzin</w:t>
        </w:r>
      </w:ins>
      <w:ins w:id="2944" w:author="Filip Dutina" w:date="2018-07-17T14:10:00Z">
        <w:r w:rsidRPr="00D96694">
          <w:t>a komunikacije između namenske platforme i računara iznos</w:t>
        </w:r>
      </w:ins>
      <w:ins w:id="2945" w:author="Filip Dutina" w:date="2018-07-17T14:13:00Z">
        <w:r w:rsidR="000715A9">
          <w:t>i 23.48 k</w:t>
        </w:r>
        <w:r w:rsidRPr="00D96694">
          <w:t>bit/s</w:t>
        </w:r>
      </w:ins>
      <w:ins w:id="2946" w:author="Filip Dutina" w:date="2018-07-17T14:17:00Z">
        <w:r w:rsidR="00D34EBB" w:rsidRPr="00D96694">
          <w:t>.</w:t>
        </w:r>
      </w:ins>
      <w:ins w:id="2947" w:author="Filip Dutina" w:date="2018-08-21T10:46:00Z">
        <w:r w:rsidR="00C65C1C" w:rsidRPr="00D96694">
          <w:t xml:space="preserve"> </w:t>
        </w:r>
      </w:ins>
      <w:ins w:id="2948" w:author="Filip Dutina" w:date="2018-08-21T11:26:00Z">
        <w:r w:rsidR="00BC342F" w:rsidRPr="00D96694">
          <w:t>Kao što se vidi na slici 5.4, brzina slanja podataka je konstantna, sa zanemarljivim fluktuacijama</w:t>
        </w:r>
      </w:ins>
      <w:ins w:id="2949" w:author="Filip Dutina" w:date="2018-08-21T13:22:00Z">
        <w:r w:rsidR="00BE3BCC">
          <w:t xml:space="preserve">. </w:t>
        </w:r>
      </w:ins>
      <w:ins w:id="2950" w:author="Filip Dutina" w:date="2018-08-21T13:26:00Z">
        <w:r w:rsidR="005646F5">
          <w:t>Ova brzina</w:t>
        </w:r>
      </w:ins>
      <w:ins w:id="2951" w:author="Filip Dutina" w:date="2018-08-21T13:22:00Z">
        <w:r w:rsidR="00BE3BCC">
          <w:t xml:space="preserve"> nije na nivou brzina koje se koriste u svakodnevn</w:t>
        </w:r>
      </w:ins>
      <w:ins w:id="2952" w:author="Filip Dutina" w:date="2018-08-21T13:23:00Z">
        <w:r w:rsidR="00BE3BCC">
          <w:t xml:space="preserve">oj upotrebi, međutim kao što je već </w:t>
        </w:r>
      </w:ins>
      <w:ins w:id="2953" w:author="Filip Dutina" w:date="2018-08-22T09:25:00Z">
        <w:r w:rsidR="00BA3FCA">
          <w:t>poznato</w:t>
        </w:r>
      </w:ins>
      <w:ins w:id="2954" w:author="Filip Dutina" w:date="2018-08-22T09:23:00Z">
        <w:r w:rsidR="00764BD8">
          <w:t>,</w:t>
        </w:r>
      </w:ins>
      <w:ins w:id="2955" w:author="Filip Dutina" w:date="2018-08-21T13:25:00Z">
        <w:r w:rsidR="00764BD8">
          <w:t xml:space="preserve"> sa namenske platforme </w:t>
        </w:r>
        <w:r w:rsidR="00BE3BCC">
          <w:t>će se izvlačiti  dijagnostički podaci</w:t>
        </w:r>
      </w:ins>
      <w:ins w:id="2956" w:author="Filip Dutina" w:date="2018-08-21T13:27:00Z">
        <w:r w:rsidR="004D3E59">
          <w:t xml:space="preserve"> čija veličina se meri u kilobajtima</w:t>
        </w:r>
      </w:ins>
      <w:ins w:id="2957" w:author="Filip Dutina" w:date="2018-08-21T13:25:00Z">
        <w:r w:rsidR="00BE3BCC">
          <w:t xml:space="preserve">, </w:t>
        </w:r>
      </w:ins>
      <w:ins w:id="2958" w:author="Filip Dutina" w:date="2018-08-21T13:26:00Z">
        <w:r w:rsidR="004D3E59">
          <w:t>tako da</w:t>
        </w:r>
        <w:r w:rsidR="00BE3BCC">
          <w:t xml:space="preserve"> je brzina komunikacije</w:t>
        </w:r>
      </w:ins>
      <w:ins w:id="2959" w:author="Filip Dutina" w:date="2018-08-21T13:27:00Z">
        <w:r w:rsidR="004D3E59">
          <w:t xml:space="preserve"> između računara i namenske platforme</w:t>
        </w:r>
      </w:ins>
      <w:ins w:id="2960" w:author="Filip Dutina" w:date="2018-08-22T09:23:00Z">
        <w:r w:rsidR="00390F0C">
          <w:t xml:space="preserve"> sasvim</w:t>
        </w:r>
      </w:ins>
      <w:ins w:id="2961" w:author="Filip Dutina" w:date="2018-08-21T13:27:00Z">
        <w:r w:rsidR="004D3E59">
          <w:t xml:space="preserve"> </w:t>
        </w:r>
      </w:ins>
      <w:ins w:id="2962" w:author="Filip Dutina" w:date="2018-08-21T13:26:00Z">
        <w:r w:rsidR="00BE3BCC">
          <w:t>zadovoljavajuća</w:t>
        </w:r>
      </w:ins>
      <w:ins w:id="2963" w:author="Filip Dutina" w:date="2018-08-22T09:23:00Z">
        <w:r w:rsidR="00390F0C">
          <w:t xml:space="preserve"> za ovaj vid primene</w:t>
        </w:r>
      </w:ins>
      <w:ins w:id="2964" w:author="Filip Dutina" w:date="2018-08-21T13:26:00Z">
        <w:r w:rsidR="00BE3BCC">
          <w:t>.</w:t>
        </w:r>
      </w:ins>
    </w:p>
    <w:p w14:paraId="65F78F73" w14:textId="77777777" w:rsidR="006B747B" w:rsidRPr="00D96694" w:rsidRDefault="006B747B" w:rsidP="006B747B">
      <w:pPr>
        <w:pStyle w:val="Heading1"/>
        <w:rPr>
          <w:rPrChange w:id="2965" w:author="Aleksa Corovic" w:date="2018-08-21T12:50:00Z">
            <w:rPr>
              <w:lang w:val="en-GB"/>
            </w:rPr>
          </w:rPrChange>
        </w:rPr>
      </w:pPr>
      <w:bookmarkStart w:id="2966" w:name="_Ref518072561"/>
      <w:bookmarkStart w:id="2967" w:name="_Toc522019420"/>
      <w:r w:rsidRPr="00D96694">
        <w:rPr>
          <w:rPrChange w:id="2968" w:author="Aleksa Corovic" w:date="2018-08-21T12:50:00Z">
            <w:rPr>
              <w:lang w:val="en-GB"/>
            </w:rPr>
          </w:rPrChange>
        </w:rPr>
        <w:lastRenderedPageBreak/>
        <w:t>Zaklju</w:t>
      </w:r>
      <w:r w:rsidRPr="00D96694">
        <w:t>čak</w:t>
      </w:r>
      <w:bookmarkEnd w:id="2966"/>
      <w:bookmarkEnd w:id="2967"/>
    </w:p>
    <w:p w14:paraId="65471BCC" w14:textId="77777777" w:rsidR="008A73D2" w:rsidRPr="00D96694" w:rsidRDefault="008A73D2" w:rsidP="00423EA2">
      <w:pPr>
        <w:rPr>
          <w:rPrChange w:id="2969" w:author="Aleksa Corovic" w:date="2018-08-21T12:50:00Z">
            <w:rPr>
              <w:lang w:val="en-GB"/>
            </w:rPr>
          </w:rPrChange>
        </w:rPr>
      </w:pPr>
    </w:p>
    <w:p w14:paraId="5585D4DE" w14:textId="77777777" w:rsidR="004912F3" w:rsidRPr="00D96694" w:rsidRDefault="004912F3" w:rsidP="007C2D7E">
      <w:pPr>
        <w:pStyle w:val="Caption"/>
        <w:spacing w:before="0" w:after="0"/>
        <w:ind w:firstLine="720"/>
        <w:jc w:val="both"/>
        <w:rPr>
          <w:ins w:id="2970" w:author="Filip Dutina" w:date="2018-08-15T12:33:00Z"/>
          <w:rPrChange w:id="2971" w:author="Aleksa Corovic" w:date="2018-08-21T12:50:00Z">
            <w:rPr>
              <w:ins w:id="2972" w:author="Filip Dutina" w:date="2018-08-15T12:33:00Z"/>
              <w:lang w:val="en-GB"/>
            </w:rPr>
          </w:rPrChange>
        </w:rPr>
      </w:pPr>
    </w:p>
    <w:p w14:paraId="740245F6" w14:textId="77777777" w:rsidR="00327DFD" w:rsidRPr="00D96694" w:rsidRDefault="007F4EED" w:rsidP="007C2D7E">
      <w:pPr>
        <w:pStyle w:val="Caption"/>
        <w:spacing w:before="0" w:after="0"/>
        <w:ind w:firstLine="720"/>
        <w:jc w:val="both"/>
        <w:rPr>
          <w:rPrChange w:id="2973" w:author="Aleksa Corovic" w:date="2018-08-21T12:50:00Z">
            <w:rPr>
              <w:lang w:val="en-GB"/>
            </w:rPr>
          </w:rPrChange>
        </w:rPr>
      </w:pPr>
      <w:r w:rsidRPr="00D96694">
        <w:rPr>
          <w:rPrChange w:id="2974" w:author="Aleksa Corovic" w:date="2018-08-21T12:50:00Z">
            <w:rPr>
              <w:lang w:val="en-GB"/>
            </w:rPr>
          </w:rPrChange>
        </w:rPr>
        <w:t>Zadatak ovog rada  bio je dizajniranje i implementacija jednog rešenja programske podrške za bezbedan prenos podataka sa namenske platforme</w:t>
      </w:r>
      <w:r w:rsidR="00ED3D85" w:rsidRPr="00D96694">
        <w:rPr>
          <w:rPrChange w:id="2975" w:author="Aleksa Corovic" w:date="2018-08-21T12:50:00Z">
            <w:rPr>
              <w:lang w:val="en-GB"/>
            </w:rPr>
          </w:rPrChange>
        </w:rPr>
        <w:t xml:space="preserve"> na računar. Akce</w:t>
      </w:r>
      <w:r w:rsidR="009446C7" w:rsidRPr="00D96694">
        <w:rPr>
          <w:rPrChange w:id="2976" w:author="Aleksa Corovic" w:date="2018-08-21T12:50:00Z">
            <w:rPr>
              <w:lang w:val="en-GB"/>
            </w:rPr>
          </w:rPrChange>
        </w:rPr>
        <w:t>nat je stavljen na enk</w:t>
      </w:r>
      <w:r w:rsidR="00ED3D85" w:rsidRPr="00D96694">
        <w:rPr>
          <w:rPrChange w:id="2977" w:author="Aleksa Corovic" w:date="2018-08-21T12:50:00Z">
            <w:rPr>
              <w:lang w:val="en-GB"/>
            </w:rPr>
          </w:rPrChange>
        </w:rPr>
        <w:t>ripciju i dekripciju kako bi se očuvao integritet podataka koji se šalju preko mreže.</w:t>
      </w:r>
      <w:r w:rsidR="009446C7" w:rsidRPr="00D96694">
        <w:rPr>
          <w:rPrChange w:id="2978" w:author="Aleksa Corovic" w:date="2018-08-21T12:50:00Z">
            <w:rPr>
              <w:lang w:val="en-GB"/>
            </w:rPr>
          </w:rPrChange>
        </w:rPr>
        <w:t xml:space="preserve"> Pri postupku testiranja programske podrške iscenirano je zlonamerno presretanje paketa radi čitanja po</w:t>
      </w:r>
      <w:r w:rsidR="002115FC" w:rsidRPr="00D96694">
        <w:rPr>
          <w:rPrChange w:id="2979" w:author="Aleksa Corovic" w:date="2018-08-21T12:50:00Z">
            <w:rPr>
              <w:lang w:val="en-GB"/>
            </w:rPr>
          </w:rPrChange>
        </w:rPr>
        <w:t xml:space="preserve">dataka koji nisu javno dostupni i utvrđeno je da su presretnuti podaci bezvredni bez prethodnog poznavanja tajnog ključa  </w:t>
      </w:r>
      <w:r w:rsidR="002115FC" w:rsidRPr="00D96694">
        <w:rPr>
          <w:i/>
          <w:rPrChange w:id="2980" w:author="Aleksa Corovic" w:date="2018-08-21T12:50:00Z">
            <w:rPr>
              <w:i/>
              <w:lang w:val="en-GB"/>
            </w:rPr>
          </w:rPrChange>
        </w:rPr>
        <w:t>RSA</w:t>
      </w:r>
      <w:r w:rsidR="00327DFD" w:rsidRPr="00D96694">
        <w:rPr>
          <w:rPrChange w:id="2981" w:author="Aleksa Corovic" w:date="2018-08-21T12:50:00Z">
            <w:rPr>
              <w:lang w:val="en-GB"/>
            </w:rPr>
          </w:rPrChange>
        </w:rPr>
        <w:t xml:space="preserve"> enkripcije.</w:t>
      </w:r>
    </w:p>
    <w:p w14:paraId="1642DAF1" w14:textId="77777777" w:rsidR="005A23C7" w:rsidRPr="00D96694" w:rsidRDefault="004A21C3" w:rsidP="00253E51">
      <w:pPr>
        <w:rPr>
          <w:rPrChange w:id="2982" w:author="Aleksa Corovic" w:date="2018-08-21T12:50:00Z">
            <w:rPr>
              <w:lang w:val="en-GB"/>
            </w:rPr>
          </w:rPrChange>
        </w:rPr>
      </w:pPr>
      <w:r w:rsidRPr="00D96694">
        <w:rPr>
          <w:rPrChange w:id="2983" w:author="Aleksa Corovic" w:date="2018-08-21T12:50:00Z">
            <w:rPr>
              <w:lang w:val="en-GB"/>
            </w:rPr>
          </w:rPrChange>
        </w:rPr>
        <w:t>Bezbednost rešenja</w:t>
      </w:r>
      <w:r w:rsidR="007C2D7E" w:rsidRPr="00D96694">
        <w:rPr>
          <w:rPrChange w:id="2984" w:author="Aleksa Corovic" w:date="2018-08-21T12:50:00Z">
            <w:rPr>
              <w:lang w:val="en-GB"/>
            </w:rPr>
          </w:rPrChange>
        </w:rPr>
        <w:t xml:space="preserve"> može</w:t>
      </w:r>
      <w:r w:rsidRPr="00D96694">
        <w:rPr>
          <w:rPrChange w:id="2985" w:author="Aleksa Corovic" w:date="2018-08-21T12:50:00Z">
            <w:rPr>
              <w:lang w:val="en-GB"/>
            </w:rPr>
          </w:rPrChange>
        </w:rPr>
        <w:t xml:space="preserve"> se</w:t>
      </w:r>
      <w:r w:rsidR="007C2D7E" w:rsidRPr="00D96694">
        <w:rPr>
          <w:rPrChange w:id="2986" w:author="Aleksa Corovic" w:date="2018-08-21T12:50:00Z">
            <w:rPr>
              <w:lang w:val="en-GB"/>
            </w:rPr>
          </w:rPrChange>
        </w:rPr>
        <w:t xml:space="preserve"> podići na viši nivo upotrebom većih prostih brojeva pri izradi </w:t>
      </w:r>
      <w:r w:rsidR="007C2D7E" w:rsidRPr="00D96694">
        <w:rPr>
          <w:i/>
          <w:rPrChange w:id="2987" w:author="Aleksa Corovic" w:date="2018-08-21T12:50:00Z">
            <w:rPr>
              <w:i/>
              <w:lang w:val="en-GB"/>
            </w:rPr>
          </w:rPrChange>
        </w:rPr>
        <w:t>RSA</w:t>
      </w:r>
      <w:r w:rsidR="007C2D7E" w:rsidRPr="00D96694">
        <w:rPr>
          <w:rPrChange w:id="2988" w:author="Aleksa Corovic" w:date="2018-08-21T12:50:00Z">
            <w:rPr>
              <w:lang w:val="en-GB"/>
            </w:rPr>
          </w:rPrChange>
        </w:rPr>
        <w:t xml:space="preserve"> tajnih i javnih ključeva, </w:t>
      </w:r>
      <w:r w:rsidR="00182681" w:rsidRPr="00D96694">
        <w:rPr>
          <w:rPrChange w:id="2989" w:author="Aleksa Corovic" w:date="2018-08-21T12:50:00Z">
            <w:rPr>
              <w:lang w:val="en-GB"/>
            </w:rPr>
          </w:rPrChange>
        </w:rPr>
        <w:t>a</w:t>
      </w:r>
      <w:r w:rsidR="007C2D7E" w:rsidRPr="00D96694">
        <w:rPr>
          <w:rPrChange w:id="2990" w:author="Aleksa Corovic" w:date="2018-08-21T12:50:00Z">
            <w:rPr>
              <w:lang w:val="en-GB"/>
            </w:rPr>
          </w:rPrChange>
        </w:rPr>
        <w:t xml:space="preserve"> pošto se u rešenju brojevi </w:t>
      </w:r>
      <m:oMath>
        <m:r>
          <m:rPr>
            <m:sty m:val="bi"/>
          </m:rPr>
          <w:rPr>
            <w:rFonts w:ascii="Cambria Math" w:hAnsi="Cambria Math"/>
            <w:rPrChange w:id="2991" w:author="Aleksa Corovic" w:date="2018-08-21T12:50:00Z">
              <w:rPr>
                <w:rFonts w:ascii="Cambria Math" w:hAnsi="Cambria Math"/>
                <w:lang w:val="en-GB"/>
              </w:rPr>
            </w:rPrChange>
          </w:rPr>
          <m:t>e</m:t>
        </m:r>
      </m:oMath>
      <w:r w:rsidR="007C2D7E" w:rsidRPr="00D96694">
        <w:rPr>
          <w:rPrChange w:id="2992" w:author="Aleksa Corovic" w:date="2018-08-21T12:50:00Z">
            <w:rPr>
              <w:lang w:val="en-GB"/>
            </w:rPr>
          </w:rPrChange>
        </w:rPr>
        <w:t xml:space="preserve"> i </w:t>
      </w:r>
      <m:oMath>
        <m:r>
          <m:rPr>
            <m:sty m:val="bi"/>
          </m:rPr>
          <w:rPr>
            <w:rFonts w:ascii="Cambria Math" w:hAnsi="Cambria Math"/>
            <w:rPrChange w:id="2993" w:author="Aleksa Corovic" w:date="2018-08-21T12:50:00Z">
              <w:rPr>
                <w:rFonts w:ascii="Cambria Math" w:hAnsi="Cambria Math"/>
                <w:lang w:val="en-GB"/>
              </w:rPr>
            </w:rPrChange>
          </w:rPr>
          <m:t>d</m:t>
        </m:r>
      </m:oMath>
      <w:r w:rsidR="007C2D7E" w:rsidRPr="00D96694">
        <w:rPr>
          <w:b/>
          <w:rPrChange w:id="2994" w:author="Aleksa Corovic" w:date="2018-08-21T12:50:00Z">
            <w:rPr>
              <w:b/>
              <w:lang w:val="en-GB"/>
            </w:rPr>
          </w:rPrChange>
        </w:rPr>
        <w:t xml:space="preserve"> </w:t>
      </w:r>
      <w:r w:rsidR="007C2D7E" w:rsidRPr="00D96694">
        <w:rPr>
          <w:rPrChange w:id="2995" w:author="Aleksa Corovic" w:date="2018-08-21T12:50:00Z">
            <w:rPr>
              <w:lang w:val="en-GB"/>
            </w:rPr>
          </w:rPrChange>
        </w:rPr>
        <w:t>biraju na slučajan način</w:t>
      </w:r>
      <w:r w:rsidR="00182681" w:rsidRPr="00D96694">
        <w:rPr>
          <w:rPrChange w:id="2996" w:author="Aleksa Corovic" w:date="2018-08-21T12:50:00Z">
            <w:rPr>
              <w:lang w:val="en-GB"/>
            </w:rPr>
          </w:rPrChange>
        </w:rPr>
        <w:t xml:space="preserve"> iz niza </w:t>
      </w:r>
      <w:r w:rsidR="0053660B" w:rsidRPr="00D96694">
        <w:rPr>
          <w:rPrChange w:id="2997" w:author="Aleksa Corovic" w:date="2018-08-21T12:50:00Z">
            <w:rPr>
              <w:lang w:val="en-GB"/>
            </w:rPr>
          </w:rPrChange>
        </w:rPr>
        <w:t>ključeva</w:t>
      </w:r>
      <w:r w:rsidR="007C2D7E" w:rsidRPr="00D96694">
        <w:rPr>
          <w:rPrChange w:id="2998" w:author="Aleksa Corovic" w:date="2018-08-21T12:50:00Z">
            <w:rPr>
              <w:lang w:val="en-GB"/>
            </w:rPr>
          </w:rPrChange>
        </w:rPr>
        <w:t xml:space="preserve">, prostim </w:t>
      </w:r>
      <w:r w:rsidR="005A1FEF" w:rsidRPr="00D96694">
        <w:rPr>
          <w:rPrChange w:id="2999" w:author="Aleksa Corovic" w:date="2018-08-21T12:50:00Z">
            <w:rPr>
              <w:lang w:val="en-GB"/>
            </w:rPr>
          </w:rPrChange>
        </w:rPr>
        <w:t>proširenjem</w:t>
      </w:r>
      <w:r w:rsidR="007C2D7E" w:rsidRPr="00D96694">
        <w:rPr>
          <w:rPrChange w:id="3000" w:author="Aleksa Corovic" w:date="2018-08-21T12:50:00Z">
            <w:rPr>
              <w:lang w:val="en-GB"/>
            </w:rPr>
          </w:rPrChange>
        </w:rPr>
        <w:t xml:space="preserve"> </w:t>
      </w:r>
      <w:r w:rsidR="00E613F3" w:rsidRPr="00D96694">
        <w:rPr>
          <w:rPrChange w:id="3001" w:author="Aleksa Corovic" w:date="2018-08-21T12:50:00Z">
            <w:rPr>
              <w:lang w:val="en-GB"/>
            </w:rPr>
          </w:rPrChange>
        </w:rPr>
        <w:t xml:space="preserve">niza iz </w:t>
      </w:r>
      <w:r w:rsidR="0053660B" w:rsidRPr="00D96694">
        <w:rPr>
          <w:rPrChange w:id="3002" w:author="Aleksa Corovic" w:date="2018-08-21T12:50:00Z">
            <w:rPr>
              <w:lang w:val="en-GB"/>
            </w:rPr>
          </w:rPrChange>
        </w:rPr>
        <w:t>kog se biraju</w:t>
      </w:r>
      <w:r w:rsidR="00C30AE2" w:rsidRPr="00D96694">
        <w:rPr>
          <w:rPrChange w:id="3003" w:author="Aleksa Corovic" w:date="2018-08-21T12:50:00Z">
            <w:rPr>
              <w:lang w:val="en-GB"/>
            </w:rPr>
          </w:rPrChange>
        </w:rPr>
        <w:t xml:space="preserve"> ti</w:t>
      </w:r>
      <w:r w:rsidR="0053660B" w:rsidRPr="00D96694">
        <w:rPr>
          <w:rPrChange w:id="3004" w:author="Aleksa Corovic" w:date="2018-08-21T12:50:00Z">
            <w:rPr>
              <w:lang w:val="en-GB"/>
            </w:rPr>
          </w:rPrChange>
        </w:rPr>
        <w:t xml:space="preserve"> ključevi </w:t>
      </w:r>
      <w:r w:rsidR="00E57F8B" w:rsidRPr="00D96694">
        <w:rPr>
          <w:rPrChange w:id="3005" w:author="Aleksa Corovic" w:date="2018-08-21T12:50:00Z">
            <w:rPr>
              <w:lang w:val="en-GB"/>
            </w:rPr>
          </w:rPrChange>
        </w:rPr>
        <w:t>može</w:t>
      </w:r>
      <w:r w:rsidR="00E613F3" w:rsidRPr="00D96694">
        <w:rPr>
          <w:rPrChange w:id="3006" w:author="Aleksa Corovic" w:date="2018-08-21T12:50:00Z">
            <w:rPr>
              <w:lang w:val="en-GB"/>
            </w:rPr>
          </w:rPrChange>
        </w:rPr>
        <w:t xml:space="preserve"> dovesti do veće sigurnosti.</w:t>
      </w:r>
      <w:r w:rsidR="000C37B2" w:rsidRPr="00D96694">
        <w:rPr>
          <w:rPrChange w:id="3007" w:author="Aleksa Corovic" w:date="2018-08-21T12:50:00Z">
            <w:rPr>
              <w:lang w:val="en-GB"/>
            </w:rPr>
          </w:rPrChange>
        </w:rPr>
        <w:t xml:space="preserve"> Takođe, o</w:t>
      </w:r>
      <w:r w:rsidR="005A23C7" w:rsidRPr="00D96694">
        <w:rPr>
          <w:rPrChange w:id="3008" w:author="Aleksa Corovic" w:date="2018-08-21T12:50:00Z">
            <w:rPr>
              <w:lang w:val="en-GB"/>
            </w:rPr>
          </w:rPrChange>
        </w:rPr>
        <w:t>vo</w:t>
      </w:r>
      <w:r w:rsidR="00FF2668" w:rsidRPr="00D96694">
        <w:rPr>
          <w:rPrChange w:id="3009" w:author="Aleksa Corovic" w:date="2018-08-21T12:50:00Z">
            <w:rPr>
              <w:lang w:val="en-GB"/>
            </w:rPr>
          </w:rPrChange>
        </w:rPr>
        <w:t xml:space="preserve"> rešenje moguće je poboljšati</w:t>
      </w:r>
      <w:r w:rsidR="005A23C7" w:rsidRPr="00D96694">
        <w:rPr>
          <w:rPrChange w:id="3010" w:author="Aleksa Corovic" w:date="2018-08-21T12:50:00Z">
            <w:rPr>
              <w:lang w:val="en-GB"/>
            </w:rPr>
          </w:rPrChange>
        </w:rPr>
        <w:t xml:space="preserve"> dodatnim optimizacijama napisanog koda</w:t>
      </w:r>
      <w:r w:rsidR="00FF2668" w:rsidRPr="00D96694">
        <w:rPr>
          <w:rPrChange w:id="3011" w:author="Aleksa Corovic" w:date="2018-08-21T12:50:00Z">
            <w:rPr>
              <w:lang w:val="en-GB"/>
            </w:rPr>
          </w:rPrChange>
        </w:rPr>
        <w:t xml:space="preserve"> kako</w:t>
      </w:r>
      <w:r w:rsidR="000C37B2" w:rsidRPr="00D96694">
        <w:rPr>
          <w:rPrChange w:id="3012" w:author="Aleksa Corovic" w:date="2018-08-21T12:50:00Z">
            <w:rPr>
              <w:lang w:val="en-GB"/>
            </w:rPr>
          </w:rPrChange>
        </w:rPr>
        <w:t xml:space="preserve"> bi se povećala brzina obrade paketa, a samim tim i brzina razmene podataka između namenske platforme i računara.</w:t>
      </w:r>
      <w:r w:rsidR="00253E51" w:rsidRPr="00D96694">
        <w:rPr>
          <w:rPrChange w:id="3013" w:author="Aleksa Corovic" w:date="2018-08-21T12:50:00Z">
            <w:rPr>
              <w:lang w:val="en-GB"/>
            </w:rPr>
          </w:rPrChange>
        </w:rPr>
        <w:t xml:space="preserve"> Još jedan od načina unapređenja programske podr</w:t>
      </w:r>
      <w:r w:rsidR="007B1F87" w:rsidRPr="00D96694">
        <w:rPr>
          <w:rPrChange w:id="3014" w:author="Aleksa Corovic" w:date="2018-08-21T12:50:00Z">
            <w:rPr>
              <w:lang w:val="en-GB"/>
            </w:rPr>
          </w:rPrChange>
        </w:rPr>
        <w:t>ške</w:t>
      </w:r>
      <w:r w:rsidR="00253E51" w:rsidRPr="00D96694">
        <w:rPr>
          <w:rPrChange w:id="3015" w:author="Aleksa Corovic" w:date="2018-08-21T12:50:00Z">
            <w:rPr>
              <w:lang w:val="en-GB"/>
            </w:rPr>
          </w:rPrChange>
        </w:rPr>
        <w:t xml:space="preserve"> jeste  korišćenje neke od komercijalnih biblioteka za enkripciju/dekripciju podataka.</w:t>
      </w:r>
    </w:p>
    <w:p w14:paraId="1DD60AAC" w14:textId="77777777" w:rsidR="001226AF" w:rsidRPr="00D96694" w:rsidRDefault="001226AF" w:rsidP="00253E51">
      <w:pPr>
        <w:sectPr w:rsidR="001226AF" w:rsidRPr="00D96694" w:rsidSect="005E3D11">
          <w:headerReference w:type="default" r:id="rId53"/>
          <w:pgSz w:w="11907" w:h="16840" w:code="9"/>
          <w:pgMar w:top="1134" w:right="851" w:bottom="1134" w:left="1701" w:header="567" w:footer="567" w:gutter="0"/>
          <w:cols w:space="720"/>
        </w:sectPr>
      </w:pPr>
      <w:r w:rsidRPr="00D96694">
        <w:rPr>
          <w:rPrChange w:id="3016" w:author="Aleksa Corovic" w:date="2018-08-21T12:50:00Z">
            <w:rPr>
              <w:lang w:val="en-GB"/>
            </w:rPr>
          </w:rPrChange>
        </w:rPr>
        <w:t xml:space="preserve">Stalni napredak u automobilskoj industriji dovodi do </w:t>
      </w:r>
      <w:r w:rsidR="00CC1D10" w:rsidRPr="00D96694">
        <w:rPr>
          <w:rPrChange w:id="3017" w:author="Aleksa Corovic" w:date="2018-08-21T12:50:00Z">
            <w:rPr>
              <w:lang w:val="en-GB"/>
            </w:rPr>
          </w:rPrChange>
        </w:rPr>
        <w:t xml:space="preserve">toga da se u modernom </w:t>
      </w:r>
      <w:r w:rsidR="00AA7B9A" w:rsidRPr="00D96694">
        <w:rPr>
          <w:rPrChange w:id="3018" w:author="Aleksa Corovic" w:date="2018-08-21T12:50:00Z">
            <w:rPr>
              <w:lang w:val="en-GB"/>
            </w:rPr>
          </w:rPrChange>
        </w:rPr>
        <w:t>vozilu</w:t>
      </w:r>
      <w:r w:rsidR="00CC1D10" w:rsidRPr="00D96694">
        <w:rPr>
          <w:rPrChange w:id="3019" w:author="Aleksa Corovic" w:date="2018-08-21T12:50:00Z">
            <w:rPr>
              <w:lang w:val="en-GB"/>
            </w:rPr>
          </w:rPrChange>
        </w:rPr>
        <w:t xml:space="preserve"> svake sekunde stvara i obra</w:t>
      </w:r>
      <w:r w:rsidR="00CC1D10" w:rsidRPr="00D96694">
        <w:t>đuje velika količina podataka, pa je neminovno da je potreba za čuvanjem</w:t>
      </w:r>
      <w:r w:rsidR="00C30AE2" w:rsidRPr="00D96694">
        <w:t xml:space="preserve"> i obezbeđivanjem</w:t>
      </w:r>
      <w:r w:rsidR="00CC1D10" w:rsidRPr="00D96694">
        <w:t xml:space="preserve"> podataka jedna od primarnih zadataka inženjera</w:t>
      </w:r>
      <w:r w:rsidR="00C30AE2" w:rsidRPr="00D96694">
        <w:t>,</w:t>
      </w:r>
      <w:r w:rsidR="00111E89" w:rsidRPr="00D96694">
        <w:t xml:space="preserve"> kao</w:t>
      </w:r>
      <w:r w:rsidR="00C30AE2" w:rsidRPr="00D96694">
        <w:t xml:space="preserve"> što je i demonstrirano u ovom rešenju</w:t>
      </w:r>
      <w:r w:rsidR="00CC1D10" w:rsidRPr="00D96694">
        <w:t>.</w:t>
      </w:r>
    </w:p>
    <w:p w14:paraId="37642806" w14:textId="74CCF012" w:rsidR="00517A6A" w:rsidRPr="00D96694" w:rsidRDefault="00BC3BE6">
      <w:pPr>
        <w:pStyle w:val="Heading1"/>
        <w:rPr>
          <w:rPrChange w:id="3020" w:author="Aleksa Corovic" w:date="2018-08-21T12:50:00Z">
            <w:rPr>
              <w:lang w:val="sl-SI"/>
            </w:rPr>
          </w:rPrChange>
        </w:rPr>
      </w:pPr>
      <w:bookmarkStart w:id="3021" w:name="_Toc522019421"/>
      <w:bookmarkStart w:id="3022" w:name="_Ref471876445"/>
      <w:commentRangeStart w:id="3023"/>
      <w:ins w:id="3024" w:author="Filip Dutina" w:date="2018-08-14T10:24:00Z">
        <w:r w:rsidRPr="00D96694">
          <w:rPr>
            <w:rPrChange w:id="3025" w:author="Aleksa Corovic" w:date="2018-08-21T12:50:00Z">
              <w:rPr>
                <w:lang w:val="sl-SI"/>
              </w:rPr>
            </w:rPrChange>
          </w:rPr>
          <w:lastRenderedPageBreak/>
          <w:t>Reference</w:t>
        </w:r>
      </w:ins>
      <w:commentRangeEnd w:id="3023"/>
      <w:ins w:id="3026" w:author="Filip Dutina" w:date="2018-08-14T10:25:00Z">
        <w:r w:rsidR="00CB7553" w:rsidRPr="00D96694">
          <w:rPr>
            <w:rStyle w:val="CommentReference"/>
            <w:rFonts w:ascii="Times New Roman" w:hAnsi="Times New Roman" w:cs="Times New Roman"/>
            <w:b w:val="0"/>
            <w:bCs w:val="0"/>
            <w:kern w:val="0"/>
          </w:rPr>
          <w:commentReference w:id="3023"/>
        </w:r>
      </w:ins>
      <w:bookmarkEnd w:id="3021"/>
      <w:del w:id="3027" w:author="Filip Dutina" w:date="2018-08-14T10:24:00Z">
        <w:r w:rsidR="00517A6A" w:rsidRPr="00D96694" w:rsidDel="00BC3BE6">
          <w:rPr>
            <w:rPrChange w:id="3028" w:author="Aleksa Corovic" w:date="2018-08-21T12:50:00Z">
              <w:rPr>
                <w:lang w:val="sl-SI"/>
              </w:rPr>
            </w:rPrChange>
          </w:rPr>
          <w:delText>Literatura</w:delText>
        </w:r>
      </w:del>
      <w:bookmarkEnd w:id="3022"/>
    </w:p>
    <w:p w14:paraId="18604938" w14:textId="77777777" w:rsidR="00105BF6" w:rsidRPr="00D96694" w:rsidRDefault="00105BF6" w:rsidP="00105BF6">
      <w:pPr>
        <w:rPr>
          <w:rPrChange w:id="3029" w:author="Aleksa Corovic" w:date="2018-08-21T12:50:00Z">
            <w:rPr>
              <w:lang w:val="sl-SI"/>
            </w:rPr>
          </w:rPrChange>
        </w:rPr>
      </w:pPr>
    </w:p>
    <w:p w14:paraId="6321BC33" w14:textId="77777777" w:rsidR="004912F3" w:rsidRPr="00D96694" w:rsidRDefault="004912F3">
      <w:pPr>
        <w:ind w:left="851" w:firstLine="0"/>
        <w:jc w:val="left"/>
        <w:rPr>
          <w:ins w:id="3030" w:author="Filip Dutina" w:date="2018-08-15T12:33:00Z"/>
          <w:rPrChange w:id="3031" w:author="Aleksa Corovic" w:date="2018-08-21T12:50:00Z">
            <w:rPr>
              <w:ins w:id="3032" w:author="Filip Dutina" w:date="2018-08-15T12:33:00Z"/>
              <w:lang w:val="sl-SI"/>
            </w:rPr>
          </w:rPrChange>
        </w:rPr>
        <w:pPrChange w:id="3033" w:author="Filip Dutina" w:date="2018-08-15T12:33:00Z">
          <w:pPr>
            <w:numPr>
              <w:numId w:val="4"/>
            </w:numPr>
            <w:tabs>
              <w:tab w:val="num" w:pos="851"/>
            </w:tabs>
            <w:ind w:left="851" w:hanging="284"/>
          </w:pPr>
        </w:pPrChange>
      </w:pPr>
    </w:p>
    <w:p w14:paraId="40E5B76B" w14:textId="77777777" w:rsidR="00027991" w:rsidRPr="00D96694" w:rsidRDefault="00027991">
      <w:pPr>
        <w:numPr>
          <w:ilvl w:val="0"/>
          <w:numId w:val="4"/>
        </w:numPr>
        <w:jc w:val="left"/>
        <w:rPr>
          <w:rPrChange w:id="3034" w:author="Aleksa Corovic" w:date="2018-08-21T12:50:00Z">
            <w:rPr>
              <w:lang w:val="sl-SI"/>
            </w:rPr>
          </w:rPrChange>
        </w:rPr>
        <w:pPrChange w:id="3035" w:author="Filip Dutina" w:date="2018-07-17T11:41:00Z">
          <w:pPr>
            <w:numPr>
              <w:numId w:val="4"/>
            </w:numPr>
            <w:tabs>
              <w:tab w:val="num" w:pos="851"/>
            </w:tabs>
            <w:ind w:left="851" w:hanging="284"/>
          </w:pPr>
        </w:pPrChange>
      </w:pPr>
      <w:r w:rsidRPr="00D96694">
        <w:rPr>
          <w:rPrChange w:id="3036" w:author="Aleksa Corovic" w:date="2018-08-21T12:50:00Z">
            <w:rPr>
              <w:lang w:val="sl-SI"/>
            </w:rPr>
          </w:rPrChange>
        </w:rPr>
        <w:t xml:space="preserve">Slika 2.1, </w:t>
      </w:r>
      <w:r w:rsidR="005E071B" w:rsidRPr="00D96694">
        <w:rPr>
          <w:rStyle w:val="Hyperlink"/>
          <w:rPrChange w:id="3037" w:author="Aleksa Corovic" w:date="2018-08-21T12:50:00Z">
            <w:rPr>
              <w:rStyle w:val="Hyperlink"/>
              <w:lang w:val="sl-SI"/>
            </w:rPr>
          </w:rPrChange>
        </w:rPr>
        <w:fldChar w:fldCharType="begin"/>
      </w:r>
      <w:r w:rsidR="005E071B" w:rsidRPr="00D96694">
        <w:rPr>
          <w:rStyle w:val="Hyperlink"/>
          <w:rPrChange w:id="3038" w:author="Aleksa Corovic" w:date="2018-08-21T12:50:00Z">
            <w:rPr>
              <w:rStyle w:val="Hyperlink"/>
              <w:lang w:val="sl-SI"/>
            </w:rPr>
          </w:rPrChange>
        </w:rPr>
        <w:instrText xml:space="preserve"> HYPERLINK "http://eetimes.jp/ee/articles/1707/24/news069.html" </w:instrText>
      </w:r>
      <w:r w:rsidR="005E071B" w:rsidRPr="00D96694">
        <w:rPr>
          <w:rStyle w:val="Hyperlink"/>
          <w:rPrChange w:id="3039" w:author="Aleksa Corovic" w:date="2018-08-21T12:50:00Z">
            <w:rPr>
              <w:rStyle w:val="Hyperlink"/>
              <w:lang w:val="sl-SI"/>
            </w:rPr>
          </w:rPrChange>
        </w:rPr>
        <w:fldChar w:fldCharType="separate"/>
      </w:r>
      <w:r w:rsidRPr="00D96694">
        <w:rPr>
          <w:rStyle w:val="Hyperlink"/>
          <w:rPrChange w:id="3040" w:author="Aleksa Corovic" w:date="2018-08-21T12:50:00Z">
            <w:rPr>
              <w:rStyle w:val="Hyperlink"/>
              <w:lang w:val="sl-SI"/>
            </w:rPr>
          </w:rPrChange>
        </w:rPr>
        <w:t>http://eetimes.jp/ee/articles/1707/24/news069.html</w:t>
      </w:r>
      <w:r w:rsidR="005E071B" w:rsidRPr="00D96694">
        <w:rPr>
          <w:rStyle w:val="Hyperlink"/>
          <w:rPrChange w:id="3041" w:author="Aleksa Corovic" w:date="2018-08-21T12:50:00Z">
            <w:rPr>
              <w:rStyle w:val="Hyperlink"/>
              <w:lang w:val="sl-SI"/>
            </w:rPr>
          </w:rPrChange>
        </w:rPr>
        <w:fldChar w:fldCharType="end"/>
      </w:r>
      <w:r w:rsidR="006D6290" w:rsidRPr="00D96694">
        <w:rPr>
          <w:rPrChange w:id="3042" w:author="Aleksa Corovic" w:date="2018-08-21T12:50:00Z">
            <w:rPr>
              <w:lang w:val="sl-SI"/>
            </w:rPr>
          </w:rPrChange>
        </w:rPr>
        <w:t>, jun</w:t>
      </w:r>
      <w:r w:rsidRPr="00D96694">
        <w:rPr>
          <w:rPrChange w:id="3043" w:author="Aleksa Corovic" w:date="2018-08-21T12:50:00Z">
            <w:rPr>
              <w:lang w:val="sl-SI"/>
            </w:rPr>
          </w:rPrChange>
        </w:rPr>
        <w:t xml:space="preserve"> 2018</w:t>
      </w:r>
    </w:p>
    <w:p w14:paraId="47BA680D" w14:textId="77777777" w:rsidR="00027991" w:rsidRPr="00D96694" w:rsidRDefault="00027991">
      <w:pPr>
        <w:numPr>
          <w:ilvl w:val="0"/>
          <w:numId w:val="4"/>
        </w:numPr>
        <w:jc w:val="left"/>
        <w:rPr>
          <w:rPrChange w:id="3044" w:author="Aleksa Corovic" w:date="2018-08-21T12:50:00Z">
            <w:rPr>
              <w:lang w:val="sl-SI"/>
            </w:rPr>
          </w:rPrChange>
        </w:rPr>
        <w:pPrChange w:id="3045" w:author="Filip Dutina" w:date="2018-07-17T11:41:00Z">
          <w:pPr>
            <w:numPr>
              <w:numId w:val="4"/>
            </w:numPr>
            <w:tabs>
              <w:tab w:val="num" w:pos="851"/>
            </w:tabs>
            <w:ind w:left="851" w:hanging="284"/>
          </w:pPr>
        </w:pPrChange>
      </w:pPr>
      <w:r w:rsidRPr="00D96694">
        <w:rPr>
          <w:rPrChange w:id="3046" w:author="Aleksa Corovic" w:date="2018-08-21T12:50:00Z">
            <w:rPr>
              <w:lang w:val="sl-SI"/>
            </w:rPr>
          </w:rPrChange>
        </w:rPr>
        <w:t xml:space="preserve">Slika 2.2, </w:t>
      </w:r>
      <w:r w:rsidR="005E071B" w:rsidRPr="00D96694">
        <w:rPr>
          <w:rStyle w:val="Hyperlink"/>
          <w:rPrChange w:id="3047" w:author="Aleksa Corovic" w:date="2018-08-21T12:50:00Z">
            <w:rPr>
              <w:rStyle w:val="Hyperlink"/>
              <w:lang w:val="sl-SI"/>
            </w:rPr>
          </w:rPrChange>
        </w:rPr>
        <w:fldChar w:fldCharType="begin"/>
      </w:r>
      <w:r w:rsidR="005E071B" w:rsidRPr="00D96694">
        <w:rPr>
          <w:rStyle w:val="Hyperlink"/>
          <w:rPrChange w:id="3048" w:author="Aleksa Corovic" w:date="2018-08-21T12:50:00Z">
            <w:rPr>
              <w:rStyle w:val="Hyperlink"/>
              <w:lang w:val="sl-SI"/>
            </w:rPr>
          </w:rPrChange>
        </w:rPr>
        <w:instrText xml:space="preserve"> HYPERLINK "https://en.wikipedia.org/wiki/Twisted_pair" </w:instrText>
      </w:r>
      <w:r w:rsidR="005E071B" w:rsidRPr="00D96694">
        <w:rPr>
          <w:rStyle w:val="Hyperlink"/>
          <w:rPrChange w:id="3049" w:author="Aleksa Corovic" w:date="2018-08-21T12:50:00Z">
            <w:rPr>
              <w:rStyle w:val="Hyperlink"/>
              <w:lang w:val="sl-SI"/>
            </w:rPr>
          </w:rPrChange>
        </w:rPr>
        <w:fldChar w:fldCharType="separate"/>
      </w:r>
      <w:r w:rsidRPr="00D96694">
        <w:rPr>
          <w:rStyle w:val="Hyperlink"/>
          <w:rPrChange w:id="3050" w:author="Aleksa Corovic" w:date="2018-08-21T12:50:00Z">
            <w:rPr>
              <w:rStyle w:val="Hyperlink"/>
              <w:lang w:val="sl-SI"/>
            </w:rPr>
          </w:rPrChange>
        </w:rPr>
        <w:t>https://en.wikipedia.org/wiki/Twisted_pair</w:t>
      </w:r>
      <w:r w:rsidR="005E071B" w:rsidRPr="00D96694">
        <w:rPr>
          <w:rStyle w:val="Hyperlink"/>
          <w:rPrChange w:id="3051" w:author="Aleksa Corovic" w:date="2018-08-21T12:50:00Z">
            <w:rPr>
              <w:rStyle w:val="Hyperlink"/>
              <w:lang w:val="sl-SI"/>
            </w:rPr>
          </w:rPrChange>
        </w:rPr>
        <w:fldChar w:fldCharType="end"/>
      </w:r>
      <w:r w:rsidR="006D6290" w:rsidRPr="00D96694">
        <w:rPr>
          <w:rPrChange w:id="3052" w:author="Aleksa Corovic" w:date="2018-08-21T12:50:00Z">
            <w:rPr>
              <w:lang w:val="sl-SI"/>
            </w:rPr>
          </w:rPrChange>
        </w:rPr>
        <w:t>, jun</w:t>
      </w:r>
      <w:r w:rsidRPr="00D96694">
        <w:rPr>
          <w:rPrChange w:id="3053" w:author="Aleksa Corovic" w:date="2018-08-21T12:50:00Z">
            <w:rPr>
              <w:lang w:val="sl-SI"/>
            </w:rPr>
          </w:rPrChange>
        </w:rPr>
        <w:t xml:space="preserve"> 2018</w:t>
      </w:r>
    </w:p>
    <w:p w14:paraId="55368EF1" w14:textId="77777777" w:rsidR="007C4303" w:rsidRPr="00D96694" w:rsidRDefault="007C4303">
      <w:pPr>
        <w:numPr>
          <w:ilvl w:val="0"/>
          <w:numId w:val="4"/>
        </w:numPr>
        <w:jc w:val="left"/>
        <w:rPr>
          <w:ins w:id="3054" w:author="Filip Dutina" w:date="2018-07-17T11:40:00Z"/>
          <w:rPrChange w:id="3055" w:author="Aleksa Corovic" w:date="2018-08-21T12:50:00Z">
            <w:rPr>
              <w:ins w:id="3056" w:author="Filip Dutina" w:date="2018-07-17T11:40:00Z"/>
              <w:lang w:val="sl-SI"/>
            </w:rPr>
          </w:rPrChange>
        </w:rPr>
        <w:pPrChange w:id="3057" w:author="Filip Dutina" w:date="2018-07-17T11:41:00Z">
          <w:pPr>
            <w:numPr>
              <w:numId w:val="4"/>
            </w:numPr>
            <w:tabs>
              <w:tab w:val="num" w:pos="851"/>
            </w:tabs>
            <w:ind w:left="851" w:hanging="284"/>
          </w:pPr>
        </w:pPrChange>
      </w:pPr>
      <w:r w:rsidRPr="00D96694">
        <w:rPr>
          <w:i/>
          <w:rPrChange w:id="3058" w:author="Aleksa Corovic" w:date="2018-08-21T12:50:00Z">
            <w:rPr>
              <w:i/>
              <w:lang w:val="sl-SI"/>
            </w:rPr>
          </w:rPrChange>
        </w:rPr>
        <w:t>BroadR-Reach</w:t>
      </w:r>
      <w:r w:rsidRPr="00D96694">
        <w:rPr>
          <w:rPrChange w:id="3059" w:author="Aleksa Corovic" w:date="2018-08-21T12:50:00Z">
            <w:rPr>
              <w:lang w:val="sl-SI"/>
            </w:rPr>
          </w:rPrChange>
        </w:rPr>
        <w:t xml:space="preserve">, </w:t>
      </w:r>
      <w:r w:rsidR="005E071B" w:rsidRPr="00D96694">
        <w:rPr>
          <w:rStyle w:val="Hyperlink"/>
          <w:rPrChange w:id="3060" w:author="Aleksa Corovic" w:date="2018-08-21T12:50:00Z">
            <w:rPr>
              <w:rStyle w:val="Hyperlink"/>
              <w:lang w:val="sl-SI"/>
            </w:rPr>
          </w:rPrChange>
        </w:rPr>
        <w:fldChar w:fldCharType="begin"/>
      </w:r>
      <w:r w:rsidR="005E071B" w:rsidRPr="00D96694">
        <w:rPr>
          <w:rStyle w:val="Hyperlink"/>
          <w:rPrChange w:id="3061" w:author="Aleksa Corovic" w:date="2018-08-21T12:50:00Z">
            <w:rPr>
              <w:rStyle w:val="Hyperlink"/>
              <w:lang w:val="sl-SI"/>
            </w:rPr>
          </w:rPrChange>
        </w:rPr>
        <w:instrText xml:space="preserve"> HYPERLINK "https://en.wikipedia.org/wiki/BroadR-Reach" </w:instrText>
      </w:r>
      <w:r w:rsidR="005E071B" w:rsidRPr="00D96694">
        <w:rPr>
          <w:rStyle w:val="Hyperlink"/>
          <w:rPrChange w:id="3062" w:author="Aleksa Corovic" w:date="2018-08-21T12:50:00Z">
            <w:rPr>
              <w:rStyle w:val="Hyperlink"/>
              <w:lang w:val="sl-SI"/>
            </w:rPr>
          </w:rPrChange>
        </w:rPr>
        <w:fldChar w:fldCharType="separate"/>
      </w:r>
      <w:r w:rsidRPr="00D96694">
        <w:rPr>
          <w:rStyle w:val="Hyperlink"/>
          <w:rPrChange w:id="3063" w:author="Aleksa Corovic" w:date="2018-08-21T12:50:00Z">
            <w:rPr>
              <w:rStyle w:val="Hyperlink"/>
              <w:lang w:val="sl-SI"/>
            </w:rPr>
          </w:rPrChange>
        </w:rPr>
        <w:t>https://en.wikipedia.org/wiki/BroadR-Reach</w:t>
      </w:r>
      <w:r w:rsidR="005E071B" w:rsidRPr="00D96694">
        <w:rPr>
          <w:rStyle w:val="Hyperlink"/>
          <w:rPrChange w:id="3064" w:author="Aleksa Corovic" w:date="2018-08-21T12:50:00Z">
            <w:rPr>
              <w:rStyle w:val="Hyperlink"/>
              <w:lang w:val="sl-SI"/>
            </w:rPr>
          </w:rPrChange>
        </w:rPr>
        <w:fldChar w:fldCharType="end"/>
      </w:r>
      <w:r w:rsidRPr="00D96694">
        <w:rPr>
          <w:rPrChange w:id="3065" w:author="Aleksa Corovic" w:date="2018-08-21T12:50:00Z">
            <w:rPr>
              <w:lang w:val="sl-SI"/>
            </w:rPr>
          </w:rPrChange>
        </w:rPr>
        <w:t>, jun 2018</w:t>
      </w:r>
    </w:p>
    <w:p w14:paraId="1CFAB4F7" w14:textId="0610E625" w:rsidR="0029468F" w:rsidRPr="00D96694" w:rsidRDefault="00323E96">
      <w:pPr>
        <w:numPr>
          <w:ilvl w:val="0"/>
          <w:numId w:val="4"/>
        </w:numPr>
        <w:jc w:val="left"/>
        <w:rPr>
          <w:ins w:id="3066" w:author="Filip Dutina" w:date="2018-08-14T14:10:00Z"/>
          <w:rPrChange w:id="3067" w:author="Aleksa Corovic" w:date="2018-08-21T12:50:00Z">
            <w:rPr>
              <w:ins w:id="3068" w:author="Filip Dutina" w:date="2018-08-14T14:10:00Z"/>
              <w:lang w:val="sl-SI"/>
            </w:rPr>
          </w:rPrChange>
        </w:rPr>
        <w:pPrChange w:id="3069" w:author="Filip Dutina" w:date="2018-08-14T14:10:00Z">
          <w:pPr>
            <w:numPr>
              <w:numId w:val="4"/>
            </w:numPr>
            <w:tabs>
              <w:tab w:val="num" w:pos="851"/>
            </w:tabs>
            <w:ind w:left="851" w:hanging="284"/>
          </w:pPr>
        </w:pPrChange>
      </w:pPr>
      <w:ins w:id="3070" w:author="Filip Dutina" w:date="2018-07-17T11:40:00Z">
        <w:r w:rsidRPr="00D96694">
          <w:rPr>
            <w:i/>
            <w:rPrChange w:id="3071" w:author="Aleksa Corovic" w:date="2018-08-21T12:50:00Z">
              <w:rPr>
                <w:i/>
                <w:lang w:val="sl-SI"/>
              </w:rPr>
            </w:rPrChange>
          </w:rPr>
          <w:t>BroadR-Reach</w:t>
        </w:r>
        <w:r w:rsidRPr="00D96694">
          <w:rPr>
            <w:rPrChange w:id="3072" w:author="Aleksa Corovic" w:date="2018-08-21T12:50:00Z">
              <w:rPr>
                <w:lang w:val="sl-SI"/>
              </w:rPr>
            </w:rPrChange>
          </w:rPr>
          <w:t xml:space="preserve">, </w:t>
        </w:r>
      </w:ins>
      <w:ins w:id="3073" w:author="Filip Dutina" w:date="2018-07-17T11:41:00Z">
        <w:r w:rsidRPr="00D96694">
          <w:rPr>
            <w:rPrChange w:id="3074" w:author="Aleksa Corovic" w:date="2018-08-21T12:50:00Z">
              <w:rPr>
                <w:lang w:val="sl-SI"/>
              </w:rPr>
            </w:rPrChange>
          </w:rPr>
          <w:fldChar w:fldCharType="begin"/>
        </w:r>
        <w:r w:rsidRPr="00D96694">
          <w:rPr>
            <w:rPrChange w:id="3075" w:author="Aleksa Corovic" w:date="2018-08-21T12:50:00Z">
              <w:rPr>
                <w:lang w:val="sl-SI"/>
              </w:rPr>
            </w:rPrChange>
          </w:rPr>
          <w:instrText xml:space="preserve"> HYPERLINK "</w:instrText>
        </w:r>
      </w:ins>
      <w:ins w:id="3076" w:author="Filip Dutina" w:date="2018-07-17T11:40:00Z">
        <w:r w:rsidRPr="00D96694">
          <w:rPr>
            <w:rPrChange w:id="3077" w:author="Aleksa Corovic" w:date="2018-08-21T12:50:00Z">
              <w:rPr>
                <w:lang w:val="sl-SI"/>
              </w:rPr>
            </w:rPrChange>
          </w:rPr>
          <w:instrText>http://www.electronicdesign.com/automotive/what-s-difference-between-broadr-reach-and-100base-t1</w:instrText>
        </w:r>
      </w:ins>
      <w:ins w:id="3078" w:author="Filip Dutina" w:date="2018-07-17T11:41:00Z">
        <w:r w:rsidRPr="00D96694">
          <w:rPr>
            <w:rPrChange w:id="3079" w:author="Aleksa Corovic" w:date="2018-08-21T12:50:00Z">
              <w:rPr>
                <w:lang w:val="sl-SI"/>
              </w:rPr>
            </w:rPrChange>
          </w:rPr>
          <w:instrText xml:space="preserve">" </w:instrText>
        </w:r>
        <w:r w:rsidRPr="00D96694">
          <w:rPr>
            <w:rPrChange w:id="3080" w:author="Aleksa Corovic" w:date="2018-08-21T12:50:00Z">
              <w:rPr>
                <w:lang w:val="sl-SI"/>
              </w:rPr>
            </w:rPrChange>
          </w:rPr>
          <w:fldChar w:fldCharType="separate"/>
        </w:r>
      </w:ins>
      <w:ins w:id="3081" w:author="Filip Dutina" w:date="2018-07-17T11:40:00Z">
        <w:r w:rsidRPr="00D96694">
          <w:rPr>
            <w:rStyle w:val="Hyperlink"/>
            <w:rPrChange w:id="3082" w:author="Aleksa Corovic" w:date="2018-08-21T12:50:00Z">
              <w:rPr>
                <w:rStyle w:val="Hyperlink"/>
                <w:lang w:val="sl-SI"/>
              </w:rPr>
            </w:rPrChange>
          </w:rPr>
          <w:t>http://www.electronicdesign.com/automotive/what-s-difference-between-broadr-reach-and-100base-t1</w:t>
        </w:r>
      </w:ins>
      <w:ins w:id="3083" w:author="Filip Dutina" w:date="2018-07-17T11:41:00Z">
        <w:r w:rsidRPr="00D96694">
          <w:rPr>
            <w:rPrChange w:id="3084" w:author="Aleksa Corovic" w:date="2018-08-21T12:50:00Z">
              <w:rPr>
                <w:lang w:val="sl-SI"/>
              </w:rPr>
            </w:rPrChange>
          </w:rPr>
          <w:fldChar w:fldCharType="end"/>
        </w:r>
        <w:r w:rsidRPr="00D96694">
          <w:rPr>
            <w:rPrChange w:id="3085" w:author="Aleksa Corovic" w:date="2018-08-21T12:50:00Z">
              <w:rPr>
                <w:lang w:val="sl-SI"/>
              </w:rPr>
            </w:rPrChange>
          </w:rPr>
          <w:t>, jul 2018</w:t>
        </w:r>
      </w:ins>
    </w:p>
    <w:p w14:paraId="5159CF64" w14:textId="03E3FBE2" w:rsidR="0029468F" w:rsidRPr="00D96694" w:rsidRDefault="0029468F">
      <w:pPr>
        <w:numPr>
          <w:ilvl w:val="0"/>
          <w:numId w:val="4"/>
        </w:numPr>
        <w:jc w:val="left"/>
        <w:rPr>
          <w:ins w:id="3086" w:author="Filip Dutina" w:date="2018-08-14T14:11:00Z"/>
          <w:szCs w:val="24"/>
        </w:rPr>
        <w:pPrChange w:id="3087" w:author="Filip Dutina" w:date="2018-08-14T14:10:00Z">
          <w:pPr>
            <w:numPr>
              <w:numId w:val="4"/>
            </w:numPr>
            <w:tabs>
              <w:tab w:val="num" w:pos="851"/>
            </w:tabs>
            <w:ind w:left="851" w:hanging="284"/>
          </w:pPr>
        </w:pPrChange>
      </w:pPr>
      <w:ins w:id="3088" w:author="Filip Dutina" w:date="2018-08-14T14:10:00Z">
        <w:r w:rsidRPr="00D96694">
          <w:rPr>
            <w:i/>
            <w:rPrChange w:id="3089" w:author="Aleksa Corovic" w:date="2018-08-21T12:50:00Z">
              <w:rPr>
                <w:i/>
                <w:lang w:val="sl-SI"/>
              </w:rPr>
            </w:rPrChange>
          </w:rPr>
          <w:t>BroadR-Reach</w:t>
        </w:r>
        <w:r w:rsidRPr="00D96694">
          <w:rPr>
            <w:szCs w:val="24"/>
            <w:rPrChange w:id="3090" w:author="Aleksa Corovic" w:date="2018-08-21T12:50:00Z">
              <w:rPr>
                <w:szCs w:val="24"/>
                <w:lang w:val="sl-SI"/>
              </w:rPr>
            </w:rPrChange>
          </w:rPr>
          <w:t xml:space="preserve">, </w:t>
        </w:r>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91"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92" w:author="Filip Dutina" w:date="2018-08-14T14:13:00Z">
        <w:r w:rsidR="00F029E1" w:rsidRPr="00D96694">
          <w:rPr>
            <w:szCs w:val="24"/>
          </w:rPr>
          <w:t>, avgust 2018</w:t>
        </w:r>
      </w:ins>
    </w:p>
    <w:p w14:paraId="1B14203C" w14:textId="60A98D77" w:rsidR="0029468F" w:rsidRPr="00D96694" w:rsidRDefault="0029468F">
      <w:pPr>
        <w:numPr>
          <w:ilvl w:val="0"/>
          <w:numId w:val="4"/>
        </w:numPr>
        <w:jc w:val="left"/>
        <w:rPr>
          <w:szCs w:val="24"/>
          <w:rPrChange w:id="3093" w:author="Aleksa Corovic" w:date="2018-08-21T12:50:00Z">
            <w:rPr>
              <w:szCs w:val="24"/>
              <w:lang w:val="sl-SI"/>
            </w:rPr>
          </w:rPrChange>
        </w:rPr>
        <w:pPrChange w:id="3094" w:author="Filip Dutina" w:date="2018-08-14T14:10:00Z">
          <w:pPr>
            <w:numPr>
              <w:numId w:val="4"/>
            </w:numPr>
            <w:tabs>
              <w:tab w:val="num" w:pos="851"/>
            </w:tabs>
            <w:ind w:left="851" w:hanging="284"/>
          </w:pPr>
        </w:pPrChange>
      </w:pPr>
      <w:ins w:id="3095" w:author="Filip Dutina" w:date="2018-08-14T14:11:00Z">
        <w:r w:rsidRPr="00D96694">
          <w:rPr>
            <w:rPrChange w:id="3096" w:author="Aleksa Corovic" w:date="2018-08-21T12:50:00Z">
              <w:rPr>
                <w:lang w:val="sl-SI"/>
              </w:rPr>
            </w:rPrChange>
          </w:rPr>
          <w:t xml:space="preserve">Slika 2.3, </w:t>
        </w:r>
      </w:ins>
      <w:ins w:id="3097" w:author="Filip Dutina" w:date="2018-08-14T14:12:00Z">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98"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99" w:author="Filip Dutina" w:date="2018-08-14T14:13:00Z">
        <w:r w:rsidR="0037741D" w:rsidRPr="00D96694">
          <w:rPr>
            <w:szCs w:val="24"/>
          </w:rPr>
          <w:t>,</w:t>
        </w:r>
        <w:r w:rsidR="00F029E1" w:rsidRPr="00D96694">
          <w:rPr>
            <w:szCs w:val="24"/>
          </w:rPr>
          <w:t xml:space="preserve"> avgust 2018</w:t>
        </w:r>
      </w:ins>
    </w:p>
    <w:p w14:paraId="291693AF" w14:textId="76BEA199" w:rsidR="00F6358E" w:rsidRPr="00D96694" w:rsidRDefault="00F6358E">
      <w:pPr>
        <w:numPr>
          <w:ilvl w:val="0"/>
          <w:numId w:val="4"/>
        </w:numPr>
        <w:jc w:val="left"/>
        <w:rPr>
          <w:rPrChange w:id="3100" w:author="Aleksa Corovic" w:date="2018-08-21T12:50:00Z">
            <w:rPr>
              <w:lang w:val="sl-SI"/>
            </w:rPr>
          </w:rPrChange>
        </w:rPr>
        <w:pPrChange w:id="3101" w:author="Filip Dutina" w:date="2018-07-17T11:41:00Z">
          <w:pPr>
            <w:numPr>
              <w:numId w:val="4"/>
            </w:numPr>
            <w:tabs>
              <w:tab w:val="num" w:pos="851"/>
            </w:tabs>
            <w:ind w:left="851" w:hanging="284"/>
          </w:pPr>
        </w:pPrChange>
      </w:pPr>
      <w:r w:rsidRPr="00D96694">
        <w:rPr>
          <w:rPrChange w:id="3102" w:author="Aleksa Corovic" w:date="2018-08-21T12:50:00Z">
            <w:rPr>
              <w:lang w:val="sl-SI"/>
            </w:rPr>
          </w:rPrChange>
        </w:rPr>
        <w:t>Slika 2.</w:t>
      </w:r>
      <w:del w:id="3103" w:author="Filip Dutina" w:date="2018-08-14T14:12:00Z">
        <w:r w:rsidRPr="00D96694" w:rsidDel="00F029E1">
          <w:rPr>
            <w:rPrChange w:id="3104" w:author="Aleksa Corovic" w:date="2018-08-21T12:50:00Z">
              <w:rPr>
                <w:lang w:val="sl-SI"/>
              </w:rPr>
            </w:rPrChange>
          </w:rPr>
          <w:delText>3</w:delText>
        </w:r>
      </w:del>
      <w:ins w:id="3105" w:author="Filip Dutina" w:date="2018-08-14T14:12:00Z">
        <w:r w:rsidR="00F029E1" w:rsidRPr="00D96694">
          <w:rPr>
            <w:rPrChange w:id="3106" w:author="Aleksa Corovic" w:date="2018-08-21T12:50:00Z">
              <w:rPr>
                <w:lang w:val="sl-SI"/>
              </w:rPr>
            </w:rPrChange>
          </w:rPr>
          <w:t>4</w:t>
        </w:r>
      </w:ins>
      <w:r w:rsidRPr="00D96694">
        <w:rPr>
          <w:rPrChange w:id="3107" w:author="Aleksa Corovic" w:date="2018-08-21T12:50:00Z">
            <w:rPr>
              <w:lang w:val="sl-SI"/>
            </w:rPr>
          </w:rPrChange>
        </w:rPr>
        <w:t>,</w:t>
      </w:r>
      <w:r w:rsidR="000D2C3E" w:rsidRPr="00D96694">
        <w:t xml:space="preserve"> </w:t>
      </w:r>
      <w:r w:rsidR="005E071B" w:rsidRPr="00D96694">
        <w:rPr>
          <w:rStyle w:val="Hyperlink"/>
          <w:rPrChange w:id="3108" w:author="Aleksa Corovic" w:date="2018-08-21T12:50:00Z">
            <w:rPr>
              <w:rStyle w:val="Hyperlink"/>
              <w:lang w:val="sl-SI"/>
            </w:rPr>
          </w:rPrChange>
        </w:rPr>
        <w:fldChar w:fldCharType="begin"/>
      </w:r>
      <w:r w:rsidR="005E071B" w:rsidRPr="00D96694">
        <w:rPr>
          <w:rStyle w:val="Hyperlink"/>
          <w:rPrChange w:id="3109"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10" w:author="Aleksa Corovic" w:date="2018-08-21T12:50:00Z">
            <w:rPr>
              <w:rStyle w:val="Hyperlink"/>
              <w:lang w:val="sl-SI"/>
            </w:rPr>
          </w:rPrChange>
        </w:rPr>
        <w:fldChar w:fldCharType="separate"/>
      </w:r>
      <w:r w:rsidR="000D2C3E" w:rsidRPr="00D96694">
        <w:rPr>
          <w:rStyle w:val="Hyperlink"/>
          <w:rPrChange w:id="3111" w:author="Aleksa Corovic" w:date="2018-08-21T12:50:00Z">
            <w:rPr>
              <w:rStyle w:val="Hyperlink"/>
              <w:lang w:val="sl-SI"/>
            </w:rPr>
          </w:rPrChange>
        </w:rPr>
        <w:t>http://www.rt-rk.uns.ac.rs/predmeti/e2/orm-1-osnovi-računarskih-mreža-1</w:t>
      </w:r>
      <w:r w:rsidR="005E071B" w:rsidRPr="00D96694">
        <w:rPr>
          <w:rStyle w:val="Hyperlink"/>
          <w:rPrChange w:id="3112" w:author="Aleksa Corovic" w:date="2018-08-21T12:50:00Z">
            <w:rPr>
              <w:rStyle w:val="Hyperlink"/>
              <w:lang w:val="sl-SI"/>
            </w:rPr>
          </w:rPrChange>
        </w:rPr>
        <w:fldChar w:fldCharType="end"/>
      </w:r>
      <w:r w:rsidR="000D2C3E" w:rsidRPr="00D96694">
        <w:rPr>
          <w:rPrChange w:id="3113" w:author="Aleksa Corovic" w:date="2018-08-21T12:50:00Z">
            <w:rPr>
              <w:lang w:val="sl-SI"/>
            </w:rPr>
          </w:rPrChange>
        </w:rPr>
        <w:t>, jun 2018</w:t>
      </w:r>
    </w:p>
    <w:p w14:paraId="622C7C23" w14:textId="3ADE9BB2" w:rsidR="000D2C3E" w:rsidRPr="00D96694" w:rsidRDefault="000D2C3E">
      <w:pPr>
        <w:numPr>
          <w:ilvl w:val="0"/>
          <w:numId w:val="4"/>
        </w:numPr>
        <w:jc w:val="left"/>
        <w:rPr>
          <w:rPrChange w:id="3114" w:author="Aleksa Corovic" w:date="2018-08-21T12:50:00Z">
            <w:rPr>
              <w:lang w:val="sl-SI"/>
            </w:rPr>
          </w:rPrChange>
        </w:rPr>
        <w:pPrChange w:id="3115" w:author="Filip Dutina" w:date="2018-07-17T11:41:00Z">
          <w:pPr>
            <w:numPr>
              <w:numId w:val="4"/>
            </w:numPr>
            <w:tabs>
              <w:tab w:val="num" w:pos="851"/>
            </w:tabs>
            <w:ind w:left="851" w:hanging="284"/>
          </w:pPr>
        </w:pPrChange>
      </w:pPr>
      <w:r w:rsidRPr="00D96694">
        <w:rPr>
          <w:rPrChange w:id="3116" w:author="Aleksa Corovic" w:date="2018-08-21T12:50:00Z">
            <w:rPr>
              <w:lang w:val="sl-SI"/>
            </w:rPr>
          </w:rPrChange>
        </w:rPr>
        <w:t>Slika 2.</w:t>
      </w:r>
      <w:del w:id="3117" w:author="Filip Dutina" w:date="2018-08-14T14:12:00Z">
        <w:r w:rsidRPr="00D96694" w:rsidDel="00F029E1">
          <w:rPr>
            <w:rPrChange w:id="3118" w:author="Aleksa Corovic" w:date="2018-08-21T12:50:00Z">
              <w:rPr>
                <w:lang w:val="sl-SI"/>
              </w:rPr>
            </w:rPrChange>
          </w:rPr>
          <w:delText>4</w:delText>
        </w:r>
      </w:del>
      <w:ins w:id="3119" w:author="Filip Dutina" w:date="2018-08-14T14:12:00Z">
        <w:r w:rsidR="00F029E1" w:rsidRPr="00D96694">
          <w:rPr>
            <w:rPrChange w:id="3120" w:author="Aleksa Corovic" w:date="2018-08-21T12:50:00Z">
              <w:rPr>
                <w:lang w:val="sl-SI"/>
              </w:rPr>
            </w:rPrChange>
          </w:rPr>
          <w:t>5</w:t>
        </w:r>
      </w:ins>
      <w:r w:rsidRPr="00D96694">
        <w:rPr>
          <w:rPrChange w:id="3121" w:author="Aleksa Corovic" w:date="2018-08-21T12:50:00Z">
            <w:rPr>
              <w:lang w:val="sl-SI"/>
            </w:rPr>
          </w:rPrChange>
        </w:rPr>
        <w:t xml:space="preserve">, </w:t>
      </w:r>
      <w:r w:rsidR="005E071B" w:rsidRPr="00D96694">
        <w:rPr>
          <w:rStyle w:val="Hyperlink"/>
          <w:rPrChange w:id="3122" w:author="Aleksa Corovic" w:date="2018-08-21T12:50:00Z">
            <w:rPr>
              <w:rStyle w:val="Hyperlink"/>
              <w:lang w:val="sl-SI"/>
            </w:rPr>
          </w:rPrChange>
        </w:rPr>
        <w:fldChar w:fldCharType="begin"/>
      </w:r>
      <w:r w:rsidR="005E071B" w:rsidRPr="00D96694">
        <w:rPr>
          <w:rStyle w:val="Hyperlink"/>
          <w:rPrChange w:id="3123"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24" w:author="Aleksa Corovic" w:date="2018-08-21T12:50:00Z">
            <w:rPr>
              <w:rStyle w:val="Hyperlink"/>
              <w:lang w:val="sl-SI"/>
            </w:rPr>
          </w:rPrChange>
        </w:rPr>
        <w:fldChar w:fldCharType="separate"/>
      </w:r>
      <w:r w:rsidRPr="00D96694">
        <w:rPr>
          <w:rStyle w:val="Hyperlink"/>
          <w:rPrChange w:id="3125" w:author="Aleksa Corovic" w:date="2018-08-21T12:50:00Z">
            <w:rPr>
              <w:rStyle w:val="Hyperlink"/>
              <w:lang w:val="sl-SI"/>
            </w:rPr>
          </w:rPrChange>
        </w:rPr>
        <w:t>http://www.rt-rk.uns.ac.rs/predmeti/e2/orm-1-osnovi-računarskih-mreža-1</w:t>
      </w:r>
      <w:r w:rsidR="005E071B" w:rsidRPr="00D96694">
        <w:rPr>
          <w:rStyle w:val="Hyperlink"/>
          <w:rPrChange w:id="3126" w:author="Aleksa Corovic" w:date="2018-08-21T12:50:00Z">
            <w:rPr>
              <w:rStyle w:val="Hyperlink"/>
              <w:lang w:val="sl-SI"/>
            </w:rPr>
          </w:rPrChange>
        </w:rPr>
        <w:fldChar w:fldCharType="end"/>
      </w:r>
      <w:r w:rsidRPr="00D96694">
        <w:rPr>
          <w:rPrChange w:id="3127" w:author="Aleksa Corovic" w:date="2018-08-21T12:50:00Z">
            <w:rPr>
              <w:lang w:val="sl-SI"/>
            </w:rPr>
          </w:rPrChange>
        </w:rPr>
        <w:t>, jun 2018</w:t>
      </w:r>
    </w:p>
    <w:p w14:paraId="5FA32334" w14:textId="1D37C97F" w:rsidR="000D2C3E" w:rsidRPr="00D96694" w:rsidRDefault="000D2C3E">
      <w:pPr>
        <w:numPr>
          <w:ilvl w:val="0"/>
          <w:numId w:val="4"/>
        </w:numPr>
        <w:jc w:val="left"/>
        <w:rPr>
          <w:rPrChange w:id="3128" w:author="Aleksa Corovic" w:date="2018-08-21T12:50:00Z">
            <w:rPr>
              <w:lang w:val="sl-SI"/>
            </w:rPr>
          </w:rPrChange>
        </w:rPr>
        <w:pPrChange w:id="3129" w:author="Filip Dutina" w:date="2018-07-17T11:41:00Z">
          <w:pPr>
            <w:numPr>
              <w:numId w:val="4"/>
            </w:numPr>
            <w:tabs>
              <w:tab w:val="num" w:pos="851"/>
            </w:tabs>
            <w:ind w:left="851" w:hanging="284"/>
          </w:pPr>
        </w:pPrChange>
      </w:pPr>
      <w:r w:rsidRPr="00D96694">
        <w:rPr>
          <w:rPrChange w:id="3130" w:author="Aleksa Corovic" w:date="2018-08-21T12:50:00Z">
            <w:rPr>
              <w:lang w:val="sl-SI"/>
            </w:rPr>
          </w:rPrChange>
        </w:rPr>
        <w:t>Slika 2.</w:t>
      </w:r>
      <w:del w:id="3131" w:author="Filip Dutina" w:date="2018-08-14T14:12:00Z">
        <w:r w:rsidRPr="00D96694" w:rsidDel="00F029E1">
          <w:rPr>
            <w:rPrChange w:id="3132" w:author="Aleksa Corovic" w:date="2018-08-21T12:50:00Z">
              <w:rPr>
                <w:lang w:val="sl-SI"/>
              </w:rPr>
            </w:rPrChange>
          </w:rPr>
          <w:delText>5</w:delText>
        </w:r>
      </w:del>
      <w:ins w:id="3133" w:author="Filip Dutina" w:date="2018-08-14T14:12:00Z">
        <w:r w:rsidR="00F029E1" w:rsidRPr="00D96694">
          <w:rPr>
            <w:rPrChange w:id="3134" w:author="Aleksa Corovic" w:date="2018-08-21T12:50:00Z">
              <w:rPr>
                <w:lang w:val="sl-SI"/>
              </w:rPr>
            </w:rPrChange>
          </w:rPr>
          <w:t>6</w:t>
        </w:r>
      </w:ins>
      <w:r w:rsidRPr="00D96694">
        <w:rPr>
          <w:rPrChange w:id="3135" w:author="Aleksa Corovic" w:date="2018-08-21T12:50:00Z">
            <w:rPr>
              <w:lang w:val="sl-SI"/>
            </w:rPr>
          </w:rPrChange>
        </w:rPr>
        <w:t xml:space="preserve">, </w:t>
      </w:r>
      <w:r w:rsidR="005E071B" w:rsidRPr="00D96694">
        <w:rPr>
          <w:rStyle w:val="Hyperlink"/>
          <w:rPrChange w:id="3136" w:author="Aleksa Corovic" w:date="2018-08-21T12:50:00Z">
            <w:rPr>
              <w:rStyle w:val="Hyperlink"/>
              <w:lang w:val="sl-SI"/>
            </w:rPr>
          </w:rPrChange>
        </w:rPr>
        <w:fldChar w:fldCharType="begin"/>
      </w:r>
      <w:r w:rsidR="005E071B" w:rsidRPr="00D96694">
        <w:rPr>
          <w:rStyle w:val="Hyperlink"/>
          <w:rPrChange w:id="3137"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38" w:author="Aleksa Corovic" w:date="2018-08-21T12:50:00Z">
            <w:rPr>
              <w:rStyle w:val="Hyperlink"/>
              <w:lang w:val="sl-SI"/>
            </w:rPr>
          </w:rPrChange>
        </w:rPr>
        <w:fldChar w:fldCharType="separate"/>
      </w:r>
      <w:r w:rsidRPr="00D96694">
        <w:rPr>
          <w:rStyle w:val="Hyperlink"/>
          <w:rPrChange w:id="3139" w:author="Aleksa Corovic" w:date="2018-08-21T12:50:00Z">
            <w:rPr>
              <w:rStyle w:val="Hyperlink"/>
              <w:lang w:val="sl-SI"/>
            </w:rPr>
          </w:rPrChange>
        </w:rPr>
        <w:t>http://www.rt-rk.uns.ac.rs/predmeti/e2/orm-1-osnovi-računarskih-mreža-1</w:t>
      </w:r>
      <w:r w:rsidR="005E071B" w:rsidRPr="00D96694">
        <w:rPr>
          <w:rStyle w:val="Hyperlink"/>
          <w:rPrChange w:id="3140" w:author="Aleksa Corovic" w:date="2018-08-21T12:50:00Z">
            <w:rPr>
              <w:rStyle w:val="Hyperlink"/>
              <w:lang w:val="sl-SI"/>
            </w:rPr>
          </w:rPrChange>
        </w:rPr>
        <w:fldChar w:fldCharType="end"/>
      </w:r>
      <w:r w:rsidRPr="00D96694">
        <w:rPr>
          <w:rPrChange w:id="3141" w:author="Aleksa Corovic" w:date="2018-08-21T12:50:00Z">
            <w:rPr>
              <w:lang w:val="sl-SI"/>
            </w:rPr>
          </w:rPrChange>
        </w:rPr>
        <w:t>, jun 2018</w:t>
      </w:r>
    </w:p>
    <w:p w14:paraId="108A6F97" w14:textId="77777777" w:rsidR="000075BE" w:rsidRPr="00D96694" w:rsidRDefault="000075BE">
      <w:pPr>
        <w:numPr>
          <w:ilvl w:val="0"/>
          <w:numId w:val="4"/>
        </w:numPr>
        <w:jc w:val="left"/>
        <w:rPr>
          <w:rPrChange w:id="3142" w:author="Aleksa Corovic" w:date="2018-08-21T12:50:00Z">
            <w:rPr>
              <w:lang w:val="sl-SI"/>
            </w:rPr>
          </w:rPrChange>
        </w:rPr>
        <w:pPrChange w:id="3143" w:author="Filip Dutina" w:date="2018-07-17T11:41:00Z">
          <w:pPr>
            <w:numPr>
              <w:numId w:val="4"/>
            </w:numPr>
            <w:tabs>
              <w:tab w:val="num" w:pos="851"/>
            </w:tabs>
            <w:ind w:left="851" w:hanging="284"/>
          </w:pPr>
        </w:pPrChange>
      </w:pPr>
      <w:r w:rsidRPr="00D96694">
        <w:rPr>
          <w:i/>
          <w:rPrChange w:id="3144" w:author="Aleksa Corovic" w:date="2018-08-21T12:50:00Z">
            <w:rPr>
              <w:i/>
              <w:lang w:val="sl-SI"/>
            </w:rPr>
          </w:rPrChange>
        </w:rPr>
        <w:t>TCP</w:t>
      </w:r>
      <w:r w:rsidRPr="00D96694">
        <w:rPr>
          <w:rPrChange w:id="3145" w:author="Aleksa Corovic" w:date="2018-08-21T12:50:00Z">
            <w:rPr>
              <w:lang w:val="sl-SI"/>
            </w:rPr>
          </w:rPrChange>
        </w:rPr>
        <w:t xml:space="preserve">, </w:t>
      </w:r>
      <w:r w:rsidR="005E071B" w:rsidRPr="00D96694">
        <w:rPr>
          <w:rStyle w:val="Hyperlink"/>
          <w:rPrChange w:id="3146" w:author="Aleksa Corovic" w:date="2018-08-21T12:50:00Z">
            <w:rPr>
              <w:rStyle w:val="Hyperlink"/>
              <w:lang w:val="sl-SI"/>
            </w:rPr>
          </w:rPrChange>
        </w:rPr>
        <w:fldChar w:fldCharType="begin"/>
      </w:r>
      <w:r w:rsidR="005E071B" w:rsidRPr="00D96694">
        <w:rPr>
          <w:rStyle w:val="Hyperlink"/>
          <w:rPrChange w:id="3147"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48" w:author="Aleksa Corovic" w:date="2018-08-21T12:50:00Z">
            <w:rPr>
              <w:rStyle w:val="Hyperlink"/>
              <w:lang w:val="sl-SI"/>
            </w:rPr>
          </w:rPrChange>
        </w:rPr>
        <w:fldChar w:fldCharType="separate"/>
      </w:r>
      <w:r w:rsidRPr="00D96694">
        <w:rPr>
          <w:rStyle w:val="Hyperlink"/>
          <w:rPrChange w:id="3149" w:author="Aleksa Corovic" w:date="2018-08-21T12:50:00Z">
            <w:rPr>
              <w:rStyle w:val="Hyperlink"/>
              <w:lang w:val="sl-SI"/>
            </w:rPr>
          </w:rPrChange>
        </w:rPr>
        <w:t>http://www.rt-rk.uns.ac.rs/predmeti/e2/orm-1-osnovi-računarskih-mreža-1</w:t>
      </w:r>
      <w:r w:rsidR="005E071B" w:rsidRPr="00D96694">
        <w:rPr>
          <w:rStyle w:val="Hyperlink"/>
          <w:rPrChange w:id="3150" w:author="Aleksa Corovic" w:date="2018-08-21T12:50:00Z">
            <w:rPr>
              <w:rStyle w:val="Hyperlink"/>
              <w:lang w:val="sl-SI"/>
            </w:rPr>
          </w:rPrChange>
        </w:rPr>
        <w:fldChar w:fldCharType="end"/>
      </w:r>
      <w:r w:rsidRPr="00D96694">
        <w:rPr>
          <w:rPrChange w:id="3151" w:author="Aleksa Corovic" w:date="2018-08-21T12:50:00Z">
            <w:rPr>
              <w:lang w:val="sl-SI"/>
            </w:rPr>
          </w:rPrChange>
        </w:rPr>
        <w:t>, jun 2018</w:t>
      </w:r>
    </w:p>
    <w:p w14:paraId="29E7A456" w14:textId="7AAD9F64" w:rsidR="000D2C3E" w:rsidRPr="00D96694" w:rsidRDefault="000D2C3E">
      <w:pPr>
        <w:numPr>
          <w:ilvl w:val="0"/>
          <w:numId w:val="4"/>
        </w:numPr>
        <w:jc w:val="left"/>
        <w:rPr>
          <w:rPrChange w:id="3152" w:author="Aleksa Corovic" w:date="2018-08-21T12:50:00Z">
            <w:rPr>
              <w:lang w:val="sl-SI"/>
            </w:rPr>
          </w:rPrChange>
        </w:rPr>
        <w:pPrChange w:id="3153" w:author="Filip Dutina" w:date="2018-07-17T11:41:00Z">
          <w:pPr>
            <w:numPr>
              <w:numId w:val="4"/>
            </w:numPr>
            <w:tabs>
              <w:tab w:val="num" w:pos="851"/>
            </w:tabs>
            <w:ind w:left="851" w:hanging="284"/>
          </w:pPr>
        </w:pPrChange>
      </w:pPr>
      <w:r w:rsidRPr="00D96694">
        <w:rPr>
          <w:rPrChange w:id="3154" w:author="Aleksa Corovic" w:date="2018-08-21T12:50:00Z">
            <w:rPr>
              <w:lang w:val="sl-SI"/>
            </w:rPr>
          </w:rPrChange>
        </w:rPr>
        <w:t>Slika 2.</w:t>
      </w:r>
      <w:del w:id="3155" w:author="Filip Dutina" w:date="2018-08-14T14:12:00Z">
        <w:r w:rsidRPr="00D96694" w:rsidDel="00F029E1">
          <w:rPr>
            <w:rPrChange w:id="3156" w:author="Aleksa Corovic" w:date="2018-08-21T12:50:00Z">
              <w:rPr>
                <w:lang w:val="sl-SI"/>
              </w:rPr>
            </w:rPrChange>
          </w:rPr>
          <w:delText>6</w:delText>
        </w:r>
      </w:del>
      <w:ins w:id="3157" w:author="Filip Dutina" w:date="2018-08-14T14:12:00Z">
        <w:r w:rsidR="00F029E1" w:rsidRPr="00D96694">
          <w:rPr>
            <w:rPrChange w:id="3158" w:author="Aleksa Corovic" w:date="2018-08-21T12:50:00Z">
              <w:rPr>
                <w:lang w:val="sl-SI"/>
              </w:rPr>
            </w:rPrChange>
          </w:rPr>
          <w:t>7</w:t>
        </w:r>
      </w:ins>
      <w:r w:rsidRPr="00D96694">
        <w:rPr>
          <w:rPrChange w:id="3159" w:author="Aleksa Corovic" w:date="2018-08-21T12:50:00Z">
            <w:rPr>
              <w:lang w:val="sl-SI"/>
            </w:rPr>
          </w:rPrChange>
        </w:rPr>
        <w:t xml:space="preserve">, </w:t>
      </w:r>
      <w:r w:rsidR="005E071B" w:rsidRPr="00D96694">
        <w:rPr>
          <w:rStyle w:val="Hyperlink"/>
          <w:rPrChange w:id="3160" w:author="Aleksa Corovic" w:date="2018-08-21T12:50:00Z">
            <w:rPr>
              <w:rStyle w:val="Hyperlink"/>
              <w:lang w:val="sl-SI"/>
            </w:rPr>
          </w:rPrChange>
        </w:rPr>
        <w:fldChar w:fldCharType="begin"/>
      </w:r>
      <w:r w:rsidR="005E071B" w:rsidRPr="00D96694">
        <w:rPr>
          <w:rStyle w:val="Hyperlink"/>
          <w:rPrChange w:id="3161"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62" w:author="Aleksa Corovic" w:date="2018-08-21T12:50:00Z">
            <w:rPr>
              <w:rStyle w:val="Hyperlink"/>
              <w:lang w:val="sl-SI"/>
            </w:rPr>
          </w:rPrChange>
        </w:rPr>
        <w:fldChar w:fldCharType="separate"/>
      </w:r>
      <w:r w:rsidRPr="00D96694">
        <w:rPr>
          <w:rStyle w:val="Hyperlink"/>
          <w:rPrChange w:id="3163" w:author="Aleksa Corovic" w:date="2018-08-21T12:50:00Z">
            <w:rPr>
              <w:rStyle w:val="Hyperlink"/>
              <w:lang w:val="sl-SI"/>
            </w:rPr>
          </w:rPrChange>
        </w:rPr>
        <w:t>http://www.rt-rk.uns.ac.rs/predmeti/e2/orm-1-osnovi-računarskih-mreža-1</w:t>
      </w:r>
      <w:r w:rsidR="005E071B" w:rsidRPr="00D96694">
        <w:rPr>
          <w:rStyle w:val="Hyperlink"/>
          <w:rPrChange w:id="3164" w:author="Aleksa Corovic" w:date="2018-08-21T12:50:00Z">
            <w:rPr>
              <w:rStyle w:val="Hyperlink"/>
              <w:lang w:val="sl-SI"/>
            </w:rPr>
          </w:rPrChange>
        </w:rPr>
        <w:fldChar w:fldCharType="end"/>
      </w:r>
      <w:r w:rsidRPr="00D96694">
        <w:rPr>
          <w:rPrChange w:id="3165" w:author="Aleksa Corovic" w:date="2018-08-21T12:50:00Z">
            <w:rPr>
              <w:lang w:val="sl-SI"/>
            </w:rPr>
          </w:rPrChange>
        </w:rPr>
        <w:t>, jun 2018</w:t>
      </w:r>
    </w:p>
    <w:p w14:paraId="36983EBA" w14:textId="4D97EAEE" w:rsidR="00827D0D" w:rsidRPr="00D96694" w:rsidRDefault="00827D0D">
      <w:pPr>
        <w:numPr>
          <w:ilvl w:val="0"/>
          <w:numId w:val="4"/>
        </w:numPr>
        <w:jc w:val="left"/>
        <w:rPr>
          <w:rPrChange w:id="3166" w:author="Aleksa Corovic" w:date="2018-08-21T12:50:00Z">
            <w:rPr>
              <w:lang w:val="sl-SI"/>
            </w:rPr>
          </w:rPrChange>
        </w:rPr>
        <w:pPrChange w:id="3167" w:author="Filip Dutina" w:date="2018-07-17T11:41:00Z">
          <w:pPr>
            <w:numPr>
              <w:numId w:val="4"/>
            </w:numPr>
            <w:tabs>
              <w:tab w:val="num" w:pos="851"/>
            </w:tabs>
            <w:ind w:left="851" w:hanging="284"/>
          </w:pPr>
        </w:pPrChange>
      </w:pPr>
      <w:r w:rsidRPr="00D96694">
        <w:rPr>
          <w:rPrChange w:id="3168" w:author="Aleksa Corovic" w:date="2018-08-21T12:50:00Z">
            <w:rPr>
              <w:lang w:val="sl-SI"/>
            </w:rPr>
          </w:rPrChange>
        </w:rPr>
        <w:t>Slika 2.</w:t>
      </w:r>
      <w:del w:id="3169" w:author="Filip Dutina" w:date="2018-08-14T14:12:00Z">
        <w:r w:rsidRPr="00D96694" w:rsidDel="00F029E1">
          <w:rPr>
            <w:rPrChange w:id="3170" w:author="Aleksa Corovic" w:date="2018-08-21T12:50:00Z">
              <w:rPr>
                <w:lang w:val="sl-SI"/>
              </w:rPr>
            </w:rPrChange>
          </w:rPr>
          <w:delText>7</w:delText>
        </w:r>
      </w:del>
      <w:ins w:id="3171" w:author="Filip Dutina" w:date="2018-08-14T14:12:00Z">
        <w:r w:rsidR="00F029E1" w:rsidRPr="00D96694">
          <w:rPr>
            <w:rPrChange w:id="3172" w:author="Aleksa Corovic" w:date="2018-08-21T12:50:00Z">
              <w:rPr>
                <w:lang w:val="sl-SI"/>
              </w:rPr>
            </w:rPrChange>
          </w:rPr>
          <w:t>8</w:t>
        </w:r>
      </w:ins>
      <w:r w:rsidRPr="00D96694">
        <w:rPr>
          <w:rPrChange w:id="3173" w:author="Aleksa Corovic" w:date="2018-08-21T12:50:00Z">
            <w:rPr>
              <w:lang w:val="sl-SI"/>
            </w:rPr>
          </w:rPrChange>
        </w:rPr>
        <w:t xml:space="preserve">, </w:t>
      </w:r>
      <w:r w:rsidR="005E071B" w:rsidRPr="00D96694">
        <w:rPr>
          <w:rStyle w:val="Hyperlink"/>
          <w:rPrChange w:id="3174" w:author="Aleksa Corovic" w:date="2018-08-21T12:50:00Z">
            <w:rPr>
              <w:rStyle w:val="Hyperlink"/>
              <w:lang w:val="sl-SI"/>
            </w:rPr>
          </w:rPrChange>
        </w:rPr>
        <w:fldChar w:fldCharType="begin"/>
      </w:r>
      <w:r w:rsidR="005E071B" w:rsidRPr="00D96694">
        <w:rPr>
          <w:rStyle w:val="Hyperlink"/>
          <w:rPrChange w:id="3175" w:author="Aleksa Corovic" w:date="2018-08-21T12:50:00Z">
            <w:rPr>
              <w:rStyle w:val="Hyperlink"/>
              <w:lang w:val="sl-SI"/>
            </w:rPr>
          </w:rPrChange>
        </w:rPr>
        <w:instrText xml:space="preserve"> HYPERLINK "https://sr.wikipedia.org/sr-el/IPv6" </w:instrText>
      </w:r>
      <w:r w:rsidR="005E071B" w:rsidRPr="00D96694">
        <w:rPr>
          <w:rStyle w:val="Hyperlink"/>
          <w:rPrChange w:id="3176" w:author="Aleksa Corovic" w:date="2018-08-21T12:50:00Z">
            <w:rPr>
              <w:rStyle w:val="Hyperlink"/>
              <w:lang w:val="sl-SI"/>
            </w:rPr>
          </w:rPrChange>
        </w:rPr>
        <w:fldChar w:fldCharType="separate"/>
      </w:r>
      <w:r w:rsidRPr="00D96694">
        <w:rPr>
          <w:rStyle w:val="Hyperlink"/>
          <w:rPrChange w:id="3177" w:author="Aleksa Corovic" w:date="2018-08-21T12:50:00Z">
            <w:rPr>
              <w:rStyle w:val="Hyperlink"/>
              <w:lang w:val="sl-SI"/>
            </w:rPr>
          </w:rPrChange>
        </w:rPr>
        <w:t>https://sr.wikipedia.org/sr-el/IPv6</w:t>
      </w:r>
      <w:r w:rsidR="005E071B" w:rsidRPr="00D96694">
        <w:rPr>
          <w:rStyle w:val="Hyperlink"/>
          <w:rPrChange w:id="3178" w:author="Aleksa Corovic" w:date="2018-08-21T12:50:00Z">
            <w:rPr>
              <w:rStyle w:val="Hyperlink"/>
              <w:lang w:val="sl-SI"/>
            </w:rPr>
          </w:rPrChange>
        </w:rPr>
        <w:fldChar w:fldCharType="end"/>
      </w:r>
      <w:r w:rsidRPr="00D96694">
        <w:rPr>
          <w:rPrChange w:id="3179" w:author="Aleksa Corovic" w:date="2018-08-21T12:50:00Z">
            <w:rPr>
              <w:lang w:val="sl-SI"/>
            </w:rPr>
          </w:rPrChange>
        </w:rPr>
        <w:t>, jun 2018</w:t>
      </w:r>
    </w:p>
    <w:p w14:paraId="09AB23FD" w14:textId="4C02BD7A" w:rsidR="00827D0D" w:rsidRPr="00D96694" w:rsidRDefault="00827D0D">
      <w:pPr>
        <w:numPr>
          <w:ilvl w:val="0"/>
          <w:numId w:val="4"/>
        </w:numPr>
        <w:jc w:val="left"/>
        <w:rPr>
          <w:rPrChange w:id="3180" w:author="Aleksa Corovic" w:date="2018-08-21T12:50:00Z">
            <w:rPr>
              <w:lang w:val="sl-SI"/>
            </w:rPr>
          </w:rPrChange>
        </w:rPr>
        <w:pPrChange w:id="3181" w:author="Filip Dutina" w:date="2018-07-17T11:41:00Z">
          <w:pPr>
            <w:numPr>
              <w:numId w:val="4"/>
            </w:numPr>
            <w:tabs>
              <w:tab w:val="num" w:pos="851"/>
            </w:tabs>
            <w:ind w:left="851" w:hanging="284"/>
          </w:pPr>
        </w:pPrChange>
      </w:pPr>
      <w:r w:rsidRPr="00D96694">
        <w:rPr>
          <w:rPrChange w:id="3182" w:author="Aleksa Corovic" w:date="2018-08-21T12:50:00Z">
            <w:rPr>
              <w:lang w:val="sl-SI"/>
            </w:rPr>
          </w:rPrChange>
        </w:rPr>
        <w:t>Slika 2.</w:t>
      </w:r>
      <w:del w:id="3183" w:author="Filip Dutina" w:date="2018-08-14T14:13:00Z">
        <w:r w:rsidRPr="00D96694" w:rsidDel="00F029E1">
          <w:rPr>
            <w:rPrChange w:id="3184" w:author="Aleksa Corovic" w:date="2018-08-21T12:50:00Z">
              <w:rPr>
                <w:lang w:val="sl-SI"/>
              </w:rPr>
            </w:rPrChange>
          </w:rPr>
          <w:delText>8</w:delText>
        </w:r>
      </w:del>
      <w:ins w:id="3185" w:author="Filip Dutina" w:date="2018-08-14T14:13:00Z">
        <w:r w:rsidR="00F029E1" w:rsidRPr="00D96694">
          <w:rPr>
            <w:rPrChange w:id="3186" w:author="Aleksa Corovic" w:date="2018-08-21T12:50:00Z">
              <w:rPr>
                <w:lang w:val="sl-SI"/>
              </w:rPr>
            </w:rPrChange>
          </w:rPr>
          <w:t>9</w:t>
        </w:r>
      </w:ins>
      <w:r w:rsidRPr="00D96694">
        <w:rPr>
          <w:rPrChange w:id="3187" w:author="Aleksa Corovic" w:date="2018-08-21T12:50:00Z">
            <w:rPr>
              <w:lang w:val="sl-SI"/>
            </w:rPr>
          </w:rPrChange>
        </w:rPr>
        <w:t xml:space="preserve">, </w:t>
      </w:r>
      <w:r w:rsidR="005E071B" w:rsidRPr="00D96694">
        <w:rPr>
          <w:rStyle w:val="Hyperlink"/>
          <w:rPrChange w:id="3188" w:author="Aleksa Corovic" w:date="2018-08-21T12:50:00Z">
            <w:rPr>
              <w:rStyle w:val="Hyperlink"/>
              <w:lang w:val="sl-SI"/>
            </w:rPr>
          </w:rPrChange>
        </w:rPr>
        <w:fldChar w:fldCharType="begin"/>
      </w:r>
      <w:r w:rsidR="005E071B" w:rsidRPr="00D96694">
        <w:rPr>
          <w:rStyle w:val="Hyperlink"/>
          <w:rPrChange w:id="3189" w:author="Aleksa Corovic" w:date="2018-08-21T12:50:00Z">
            <w:rPr>
              <w:rStyle w:val="Hyperlink"/>
              <w:lang w:val="sl-SI"/>
            </w:rPr>
          </w:rPrChange>
        </w:rPr>
        <w:instrText xml:space="preserve"> HYPERLINK "https://sr.wikipedia.org/sr-el/IPv6" </w:instrText>
      </w:r>
      <w:r w:rsidR="005E071B" w:rsidRPr="00D96694">
        <w:rPr>
          <w:rStyle w:val="Hyperlink"/>
          <w:rPrChange w:id="3190" w:author="Aleksa Corovic" w:date="2018-08-21T12:50:00Z">
            <w:rPr>
              <w:rStyle w:val="Hyperlink"/>
              <w:lang w:val="sl-SI"/>
            </w:rPr>
          </w:rPrChange>
        </w:rPr>
        <w:fldChar w:fldCharType="separate"/>
      </w:r>
      <w:r w:rsidRPr="00D96694">
        <w:rPr>
          <w:rStyle w:val="Hyperlink"/>
          <w:rPrChange w:id="3191" w:author="Aleksa Corovic" w:date="2018-08-21T12:50:00Z">
            <w:rPr>
              <w:rStyle w:val="Hyperlink"/>
              <w:lang w:val="sl-SI"/>
            </w:rPr>
          </w:rPrChange>
        </w:rPr>
        <w:t>https://sr.wikipedia.org/sr-el/IPv6</w:t>
      </w:r>
      <w:r w:rsidR="005E071B" w:rsidRPr="00D96694">
        <w:rPr>
          <w:rStyle w:val="Hyperlink"/>
          <w:rPrChange w:id="3192" w:author="Aleksa Corovic" w:date="2018-08-21T12:50:00Z">
            <w:rPr>
              <w:rStyle w:val="Hyperlink"/>
              <w:lang w:val="sl-SI"/>
            </w:rPr>
          </w:rPrChange>
        </w:rPr>
        <w:fldChar w:fldCharType="end"/>
      </w:r>
      <w:r w:rsidRPr="00D96694">
        <w:rPr>
          <w:rPrChange w:id="3193" w:author="Aleksa Corovic" w:date="2018-08-21T12:50:00Z">
            <w:rPr>
              <w:lang w:val="sl-SI"/>
            </w:rPr>
          </w:rPrChange>
        </w:rPr>
        <w:t>, jun 2018</w:t>
      </w:r>
    </w:p>
    <w:p w14:paraId="05906027" w14:textId="77777777" w:rsidR="005C20BB" w:rsidRPr="00D96694" w:rsidRDefault="005C20BB">
      <w:pPr>
        <w:numPr>
          <w:ilvl w:val="0"/>
          <w:numId w:val="4"/>
        </w:numPr>
        <w:jc w:val="left"/>
        <w:rPr>
          <w:rPrChange w:id="3194" w:author="Aleksa Corovic" w:date="2018-08-21T12:50:00Z">
            <w:rPr>
              <w:lang w:val="sl-SI"/>
            </w:rPr>
          </w:rPrChange>
        </w:rPr>
        <w:pPrChange w:id="3195" w:author="Filip Dutina" w:date="2018-07-17T11:41:00Z">
          <w:pPr>
            <w:numPr>
              <w:numId w:val="4"/>
            </w:numPr>
            <w:tabs>
              <w:tab w:val="num" w:pos="851"/>
            </w:tabs>
            <w:ind w:left="851" w:hanging="284"/>
          </w:pPr>
        </w:pPrChange>
      </w:pPr>
      <w:r w:rsidRPr="00D96694">
        <w:rPr>
          <w:i/>
          <w:rPrChange w:id="3196" w:author="Aleksa Corovic" w:date="2018-08-21T12:50:00Z">
            <w:rPr>
              <w:i/>
              <w:lang w:val="sl-SI"/>
            </w:rPr>
          </w:rPrChange>
        </w:rPr>
        <w:t>IPv6</w:t>
      </w:r>
      <w:r w:rsidRPr="00D96694">
        <w:rPr>
          <w:rPrChange w:id="3197" w:author="Aleksa Corovic" w:date="2018-08-21T12:50:00Z">
            <w:rPr>
              <w:lang w:val="sl-SI"/>
            </w:rPr>
          </w:rPrChange>
        </w:rPr>
        <w:t>,</w:t>
      </w:r>
      <w:r w:rsidRPr="00D96694">
        <w:rPr>
          <w:i/>
          <w:rPrChange w:id="3198" w:author="Aleksa Corovic" w:date="2018-08-21T12:50:00Z">
            <w:rPr>
              <w:i/>
              <w:lang w:val="sl-SI"/>
            </w:rPr>
          </w:rPrChange>
        </w:rPr>
        <w:t xml:space="preserve"> </w:t>
      </w:r>
      <w:r w:rsidR="005E071B" w:rsidRPr="00D96694">
        <w:rPr>
          <w:rStyle w:val="Hyperlink"/>
          <w:rPrChange w:id="3199" w:author="Aleksa Corovic" w:date="2018-08-21T12:50:00Z">
            <w:rPr>
              <w:rStyle w:val="Hyperlink"/>
              <w:lang w:val="sl-SI"/>
            </w:rPr>
          </w:rPrChange>
        </w:rPr>
        <w:fldChar w:fldCharType="begin"/>
      </w:r>
      <w:r w:rsidR="005E071B" w:rsidRPr="00D96694">
        <w:rPr>
          <w:rStyle w:val="Hyperlink"/>
          <w:rPrChange w:id="3200" w:author="Aleksa Corovic" w:date="2018-08-21T12:50:00Z">
            <w:rPr>
              <w:rStyle w:val="Hyperlink"/>
              <w:lang w:val="sl-SI"/>
            </w:rPr>
          </w:rPrChange>
        </w:rPr>
        <w:instrText xml:space="preserve"> HYPERLINK "https://sr.wikipedia.org/sr-el/IPv6" </w:instrText>
      </w:r>
      <w:r w:rsidR="005E071B" w:rsidRPr="00D96694">
        <w:rPr>
          <w:rStyle w:val="Hyperlink"/>
          <w:rPrChange w:id="3201" w:author="Aleksa Corovic" w:date="2018-08-21T12:50:00Z">
            <w:rPr>
              <w:rStyle w:val="Hyperlink"/>
              <w:lang w:val="sl-SI"/>
            </w:rPr>
          </w:rPrChange>
        </w:rPr>
        <w:fldChar w:fldCharType="separate"/>
      </w:r>
      <w:r w:rsidRPr="00D96694">
        <w:rPr>
          <w:rStyle w:val="Hyperlink"/>
          <w:rPrChange w:id="3202" w:author="Aleksa Corovic" w:date="2018-08-21T12:50:00Z">
            <w:rPr>
              <w:rStyle w:val="Hyperlink"/>
              <w:lang w:val="sl-SI"/>
            </w:rPr>
          </w:rPrChange>
        </w:rPr>
        <w:t>https://sr.wikipedia.org/sr-el/</w:t>
      </w:r>
      <w:bookmarkStart w:id="3203" w:name="_GoBack"/>
      <w:r w:rsidRPr="00D96694">
        <w:rPr>
          <w:rStyle w:val="Hyperlink"/>
          <w:rPrChange w:id="3204" w:author="Aleksa Corovic" w:date="2018-08-21T12:50:00Z">
            <w:rPr>
              <w:rStyle w:val="Hyperlink"/>
              <w:lang w:val="sl-SI"/>
            </w:rPr>
          </w:rPrChange>
        </w:rPr>
        <w:t>IPv</w:t>
      </w:r>
      <w:bookmarkEnd w:id="3203"/>
      <w:r w:rsidRPr="00D96694">
        <w:rPr>
          <w:rStyle w:val="Hyperlink"/>
          <w:rPrChange w:id="3205" w:author="Aleksa Corovic" w:date="2018-08-21T12:50:00Z">
            <w:rPr>
              <w:rStyle w:val="Hyperlink"/>
              <w:lang w:val="sl-SI"/>
            </w:rPr>
          </w:rPrChange>
        </w:rPr>
        <w:t>6</w:t>
      </w:r>
      <w:r w:rsidR="005E071B" w:rsidRPr="00D96694">
        <w:rPr>
          <w:rStyle w:val="Hyperlink"/>
          <w:rPrChange w:id="3206" w:author="Aleksa Corovic" w:date="2018-08-21T12:50:00Z">
            <w:rPr>
              <w:rStyle w:val="Hyperlink"/>
              <w:lang w:val="sl-SI"/>
            </w:rPr>
          </w:rPrChange>
        </w:rPr>
        <w:fldChar w:fldCharType="end"/>
      </w:r>
      <w:r w:rsidRPr="00D96694">
        <w:rPr>
          <w:rPrChange w:id="3207" w:author="Aleksa Corovic" w:date="2018-08-21T12:50:00Z">
            <w:rPr>
              <w:lang w:val="sl-SI"/>
            </w:rPr>
          </w:rPrChange>
        </w:rPr>
        <w:t>, jun 2018</w:t>
      </w:r>
    </w:p>
    <w:p w14:paraId="0EC57756" w14:textId="77777777" w:rsidR="00C86851" w:rsidRPr="00D96694" w:rsidRDefault="00C86851">
      <w:pPr>
        <w:numPr>
          <w:ilvl w:val="0"/>
          <w:numId w:val="4"/>
        </w:numPr>
        <w:jc w:val="left"/>
        <w:rPr>
          <w:rPrChange w:id="3208" w:author="Aleksa Corovic" w:date="2018-08-21T12:50:00Z">
            <w:rPr>
              <w:lang w:val="sl-SI"/>
            </w:rPr>
          </w:rPrChange>
        </w:rPr>
        <w:pPrChange w:id="3209" w:author="Filip Dutina" w:date="2018-07-17T11:41:00Z">
          <w:pPr>
            <w:numPr>
              <w:numId w:val="4"/>
            </w:numPr>
            <w:tabs>
              <w:tab w:val="num" w:pos="851"/>
            </w:tabs>
            <w:ind w:left="851" w:hanging="284"/>
          </w:pPr>
        </w:pPrChange>
      </w:pPr>
      <w:r w:rsidRPr="00D96694">
        <w:rPr>
          <w:i/>
          <w:rPrChange w:id="3210" w:author="Aleksa Corovic" w:date="2018-08-21T12:50:00Z">
            <w:rPr>
              <w:i/>
              <w:lang w:val="sl-SI"/>
            </w:rPr>
          </w:rPrChange>
        </w:rPr>
        <w:t>RSA</w:t>
      </w:r>
      <w:r w:rsidRPr="00D96694">
        <w:rPr>
          <w:rPrChange w:id="3211" w:author="Aleksa Corovic" w:date="2018-08-21T12:50:00Z">
            <w:rPr>
              <w:lang w:val="sl-SI"/>
            </w:rPr>
          </w:rPrChange>
        </w:rPr>
        <w:t xml:space="preserve">, </w:t>
      </w:r>
      <w:r w:rsidR="005E071B" w:rsidRPr="00D96694">
        <w:rPr>
          <w:rStyle w:val="Hyperlink"/>
          <w:rPrChange w:id="3212" w:author="Aleksa Corovic" w:date="2018-08-21T12:50:00Z">
            <w:rPr>
              <w:rStyle w:val="Hyperlink"/>
              <w:lang w:val="sl-SI"/>
            </w:rPr>
          </w:rPrChange>
        </w:rPr>
        <w:fldChar w:fldCharType="begin"/>
      </w:r>
      <w:r w:rsidR="005E071B" w:rsidRPr="00D96694">
        <w:rPr>
          <w:rStyle w:val="Hyperlink"/>
          <w:rPrChange w:id="3213" w:author="Aleksa Corovic" w:date="2018-08-21T12:50:00Z">
            <w:rPr>
              <w:rStyle w:val="Hyperlink"/>
              <w:lang w:val="sl-SI"/>
            </w:rPr>
          </w:rPrChange>
        </w:rPr>
        <w:instrText xml:space="preserve"> HYPERLINK "https://sr.wikipedia.org/wiki/Enkripcija" </w:instrText>
      </w:r>
      <w:r w:rsidR="005E071B" w:rsidRPr="00D96694">
        <w:rPr>
          <w:rStyle w:val="Hyperlink"/>
          <w:rPrChange w:id="3214" w:author="Aleksa Corovic" w:date="2018-08-21T12:50:00Z">
            <w:rPr>
              <w:rStyle w:val="Hyperlink"/>
              <w:lang w:val="sl-SI"/>
            </w:rPr>
          </w:rPrChange>
        </w:rPr>
        <w:fldChar w:fldCharType="separate"/>
      </w:r>
      <w:r w:rsidRPr="00D96694">
        <w:rPr>
          <w:rStyle w:val="Hyperlink"/>
          <w:rPrChange w:id="3215" w:author="Aleksa Corovic" w:date="2018-08-21T12:50:00Z">
            <w:rPr>
              <w:rStyle w:val="Hyperlink"/>
              <w:lang w:val="sl-SI"/>
            </w:rPr>
          </w:rPrChange>
        </w:rPr>
        <w:t>https://sr.wikipedia.org/wiki/Enkripcija</w:t>
      </w:r>
      <w:r w:rsidR="005E071B" w:rsidRPr="00D96694">
        <w:rPr>
          <w:rStyle w:val="Hyperlink"/>
          <w:rPrChange w:id="3216" w:author="Aleksa Corovic" w:date="2018-08-21T12:50:00Z">
            <w:rPr>
              <w:rStyle w:val="Hyperlink"/>
              <w:lang w:val="sl-SI"/>
            </w:rPr>
          </w:rPrChange>
        </w:rPr>
        <w:fldChar w:fldCharType="end"/>
      </w:r>
      <w:r w:rsidRPr="00D96694">
        <w:rPr>
          <w:rPrChange w:id="3217" w:author="Aleksa Corovic" w:date="2018-08-21T12:50:00Z">
            <w:rPr>
              <w:lang w:val="sl-SI"/>
            </w:rPr>
          </w:rPrChange>
        </w:rPr>
        <w:t xml:space="preserve">, </w:t>
      </w:r>
      <w:r w:rsidR="00F453C8" w:rsidRPr="00D96694">
        <w:rPr>
          <w:rPrChange w:id="3218" w:author="Aleksa Corovic" w:date="2018-08-21T12:50:00Z">
            <w:rPr>
              <w:lang w:val="sl-SI"/>
            </w:rPr>
          </w:rPrChange>
        </w:rPr>
        <w:t>jun 2018</w:t>
      </w:r>
    </w:p>
    <w:p w14:paraId="487FD670" w14:textId="26DE53F4" w:rsidR="00074CD9" w:rsidRPr="00D96694" w:rsidRDefault="00890F0B">
      <w:pPr>
        <w:numPr>
          <w:ilvl w:val="0"/>
          <w:numId w:val="4"/>
        </w:numPr>
        <w:jc w:val="left"/>
        <w:rPr>
          <w:ins w:id="3219" w:author="Filip Dutina" w:date="2018-07-17T11:36:00Z"/>
          <w:rPrChange w:id="3220" w:author="Aleksa Corovic" w:date="2018-08-21T12:50:00Z">
            <w:rPr>
              <w:ins w:id="3221" w:author="Filip Dutina" w:date="2018-07-17T11:36:00Z"/>
              <w:lang w:val="sl-SI"/>
            </w:rPr>
          </w:rPrChange>
        </w:rPr>
        <w:pPrChange w:id="3222" w:author="Filip Dutina" w:date="2018-07-17T11:41:00Z">
          <w:pPr>
            <w:numPr>
              <w:numId w:val="4"/>
            </w:numPr>
            <w:tabs>
              <w:tab w:val="num" w:pos="851"/>
            </w:tabs>
            <w:ind w:left="851" w:hanging="284"/>
          </w:pPr>
        </w:pPrChange>
      </w:pPr>
      <w:r w:rsidRPr="00D96694">
        <w:rPr>
          <w:rPrChange w:id="3223" w:author="Aleksa Corovic" w:date="2018-08-21T12:50:00Z">
            <w:rPr>
              <w:lang w:val="sl-SI"/>
            </w:rPr>
          </w:rPrChange>
        </w:rPr>
        <w:lastRenderedPageBreak/>
        <w:t xml:space="preserve">Slika </w:t>
      </w:r>
      <w:r w:rsidR="00074CD9" w:rsidRPr="00D96694">
        <w:rPr>
          <w:rPrChange w:id="3224" w:author="Aleksa Corovic" w:date="2018-08-21T12:50:00Z">
            <w:rPr>
              <w:lang w:val="sl-SI"/>
            </w:rPr>
          </w:rPrChange>
        </w:rPr>
        <w:t>2.</w:t>
      </w:r>
      <w:del w:id="3225" w:author="Filip Dutina" w:date="2018-08-14T14:13:00Z">
        <w:r w:rsidR="00074CD9" w:rsidRPr="00D96694" w:rsidDel="00F029E1">
          <w:rPr>
            <w:rPrChange w:id="3226" w:author="Aleksa Corovic" w:date="2018-08-21T12:50:00Z">
              <w:rPr>
                <w:lang w:val="sl-SI"/>
              </w:rPr>
            </w:rPrChange>
          </w:rPr>
          <w:delText>9</w:delText>
        </w:r>
      </w:del>
      <w:ins w:id="3227" w:author="Filip Dutina" w:date="2018-08-14T14:13:00Z">
        <w:r w:rsidR="00F029E1" w:rsidRPr="00D96694">
          <w:rPr>
            <w:rPrChange w:id="3228" w:author="Aleksa Corovic" w:date="2018-08-21T12:50:00Z">
              <w:rPr>
                <w:lang w:val="sl-SI"/>
              </w:rPr>
            </w:rPrChange>
          </w:rPr>
          <w:t>10</w:t>
        </w:r>
      </w:ins>
      <w:r w:rsidR="00074CD9" w:rsidRPr="00D96694">
        <w:rPr>
          <w:rPrChange w:id="3229" w:author="Aleksa Corovic" w:date="2018-08-21T12:50:00Z">
            <w:rPr>
              <w:lang w:val="sl-SI"/>
            </w:rPr>
          </w:rPrChange>
        </w:rPr>
        <w:t xml:space="preserve">, </w:t>
      </w:r>
      <w:r w:rsidR="005E071B" w:rsidRPr="00D96694">
        <w:rPr>
          <w:rStyle w:val="Hyperlink"/>
          <w:rPrChange w:id="3230" w:author="Aleksa Corovic" w:date="2018-08-21T12:50:00Z">
            <w:rPr>
              <w:rStyle w:val="Hyperlink"/>
              <w:lang w:val="sl-SI"/>
            </w:rPr>
          </w:rPrChange>
        </w:rPr>
        <w:fldChar w:fldCharType="begin"/>
      </w:r>
      <w:r w:rsidR="005E071B" w:rsidRPr="00D96694">
        <w:rPr>
          <w:rStyle w:val="Hyperlink"/>
          <w:rPrChange w:id="3231" w:author="Aleksa Corovic" w:date="2018-08-21T12:50:00Z">
            <w:rPr>
              <w:rStyle w:val="Hyperlink"/>
              <w:lang w:val="sl-SI"/>
            </w:rPr>
          </w:rPrChange>
        </w:rPr>
        <w:instrText xml:space="preserve"> HYPERLINK "https://www.safaribooksonline.com/library/view/openstack-cloud-security/9781782170983/ch04s03.html" </w:instrText>
      </w:r>
      <w:r w:rsidR="005E071B" w:rsidRPr="00D96694">
        <w:rPr>
          <w:rStyle w:val="Hyperlink"/>
          <w:rPrChange w:id="3232" w:author="Aleksa Corovic" w:date="2018-08-21T12:50:00Z">
            <w:rPr>
              <w:rStyle w:val="Hyperlink"/>
              <w:lang w:val="sl-SI"/>
            </w:rPr>
          </w:rPrChange>
        </w:rPr>
        <w:fldChar w:fldCharType="separate"/>
      </w:r>
      <w:r w:rsidR="00074CD9" w:rsidRPr="00D96694">
        <w:rPr>
          <w:rStyle w:val="Hyperlink"/>
          <w:rPrChange w:id="3233" w:author="Aleksa Corovic" w:date="2018-08-21T12:50:00Z">
            <w:rPr>
              <w:rStyle w:val="Hyperlink"/>
              <w:lang w:val="sl-SI"/>
            </w:rPr>
          </w:rPrChange>
        </w:rPr>
        <w:t>https://www.safaribooksonline.com/library/view/openstack-cloud-security/9781782170983/ch04s03.html</w:t>
      </w:r>
      <w:r w:rsidR="005E071B" w:rsidRPr="00D96694">
        <w:rPr>
          <w:rStyle w:val="Hyperlink"/>
          <w:rPrChange w:id="3234" w:author="Aleksa Corovic" w:date="2018-08-21T12:50:00Z">
            <w:rPr>
              <w:rStyle w:val="Hyperlink"/>
              <w:lang w:val="sl-SI"/>
            </w:rPr>
          </w:rPrChange>
        </w:rPr>
        <w:fldChar w:fldCharType="end"/>
      </w:r>
      <w:r w:rsidR="00074CD9" w:rsidRPr="00D96694">
        <w:rPr>
          <w:rPrChange w:id="3235" w:author="Aleksa Corovic" w:date="2018-08-21T12:50:00Z">
            <w:rPr>
              <w:lang w:val="sl-SI"/>
            </w:rPr>
          </w:rPrChange>
        </w:rPr>
        <w:t>, jun 2018</w:t>
      </w:r>
    </w:p>
    <w:p w14:paraId="3EA5CCB7" w14:textId="18790B0A" w:rsidR="00297E73" w:rsidRPr="00D96694" w:rsidRDefault="00297E73">
      <w:pPr>
        <w:numPr>
          <w:ilvl w:val="0"/>
          <w:numId w:val="4"/>
        </w:numPr>
        <w:jc w:val="left"/>
        <w:rPr>
          <w:rPrChange w:id="3236" w:author="Aleksa Corovic" w:date="2018-08-21T12:50:00Z">
            <w:rPr>
              <w:lang w:val="sl-SI"/>
            </w:rPr>
          </w:rPrChange>
        </w:rPr>
        <w:pPrChange w:id="3237" w:author="Filip Dutina" w:date="2018-07-17T11:41:00Z">
          <w:pPr>
            <w:numPr>
              <w:numId w:val="4"/>
            </w:numPr>
            <w:tabs>
              <w:tab w:val="num" w:pos="851"/>
            </w:tabs>
            <w:ind w:left="851" w:hanging="284"/>
          </w:pPr>
        </w:pPrChange>
      </w:pPr>
      <w:ins w:id="3238" w:author="Filip Dutina" w:date="2018-07-17T11:36:00Z">
        <w:r w:rsidRPr="00D96694">
          <w:rPr>
            <w:rPrChange w:id="3239" w:author="Aleksa Corovic" w:date="2018-08-21T12:50:00Z">
              <w:rPr>
                <w:lang w:val="sl-SI"/>
              </w:rPr>
            </w:rPrChange>
          </w:rPr>
          <w:t xml:space="preserve">Ojlerova fi funkcija, </w:t>
        </w:r>
      </w:ins>
      <w:ins w:id="3240" w:author="Filip Dutina" w:date="2018-07-17T11:37:00Z">
        <w:r w:rsidRPr="00D96694">
          <w:rPr>
            <w:rPrChange w:id="3241" w:author="Aleksa Corovic" w:date="2018-08-21T12:50:00Z">
              <w:rPr>
                <w:lang w:val="sl-SI"/>
              </w:rPr>
            </w:rPrChange>
          </w:rPr>
          <w:fldChar w:fldCharType="begin"/>
        </w:r>
        <w:r w:rsidRPr="00D96694">
          <w:rPr>
            <w:rPrChange w:id="3242" w:author="Aleksa Corovic" w:date="2018-08-21T12:50:00Z">
              <w:rPr>
                <w:lang w:val="sl-SI"/>
              </w:rPr>
            </w:rPrChange>
          </w:rPr>
          <w:instrText xml:space="preserve"> HYPERLINK "https://sr.wikipedia.org/wiki/%D0%9E%D1%98%D0%BB%D0%B5%D1%80%D0%BE%D0%B2%D0%B0_%D1%84%D0%B8_%D1%84%D1%83%D0%BD%D0%BA%D1%86%D0%B8%D1%98%D0%B0" </w:instrText>
        </w:r>
        <w:r w:rsidRPr="00D96694">
          <w:rPr>
            <w:rPrChange w:id="3243" w:author="Aleksa Corovic" w:date="2018-08-21T12:50:00Z">
              <w:rPr>
                <w:lang w:val="sl-SI"/>
              </w:rPr>
            </w:rPrChange>
          </w:rPr>
          <w:fldChar w:fldCharType="separate"/>
        </w:r>
        <w:r w:rsidRPr="00D96694">
          <w:rPr>
            <w:rStyle w:val="Hyperlink"/>
            <w:rPrChange w:id="3244" w:author="Aleksa Corovic" w:date="2018-08-21T12:50:00Z">
              <w:rPr>
                <w:rStyle w:val="Hyperlink"/>
                <w:lang w:val="sl-SI"/>
              </w:rPr>
            </w:rPrChange>
          </w:rPr>
          <w:t>https://sr.wikipedia.org/wiki/%D0%9E%D1%98%D0%BB%D0%B5%D1%80%D0%BE%D0%B2%D0%B0_%D1%84%D0%B8_%D1%84%D1%83%D0%BD%D0%BA%D1%86%D0%B8%D1%98%D0%B0</w:t>
        </w:r>
        <w:r w:rsidRPr="00D96694">
          <w:rPr>
            <w:rPrChange w:id="3245" w:author="Aleksa Corovic" w:date="2018-08-21T12:50:00Z">
              <w:rPr>
                <w:lang w:val="sl-SI"/>
              </w:rPr>
            </w:rPrChange>
          </w:rPr>
          <w:fldChar w:fldCharType="end"/>
        </w:r>
        <w:r w:rsidRPr="00D96694">
          <w:rPr>
            <w:rPrChange w:id="3246" w:author="Aleksa Corovic" w:date="2018-08-21T12:50:00Z">
              <w:rPr>
                <w:lang w:val="sl-SI"/>
              </w:rPr>
            </w:rPrChange>
          </w:rPr>
          <w:t>, jul 2018</w:t>
        </w:r>
      </w:ins>
    </w:p>
    <w:p w14:paraId="6B52695E" w14:textId="77777777" w:rsidR="002F35DF" w:rsidRPr="00D96694" w:rsidRDefault="002F35DF">
      <w:pPr>
        <w:numPr>
          <w:ilvl w:val="0"/>
          <w:numId w:val="4"/>
        </w:numPr>
        <w:jc w:val="left"/>
        <w:rPr>
          <w:rPrChange w:id="3247" w:author="Aleksa Corovic" w:date="2018-08-21T12:50:00Z">
            <w:rPr>
              <w:lang w:val="sl-SI"/>
            </w:rPr>
          </w:rPrChange>
        </w:rPr>
        <w:pPrChange w:id="3248" w:author="Filip Dutina" w:date="2018-07-17T11:41:00Z">
          <w:pPr>
            <w:numPr>
              <w:numId w:val="4"/>
            </w:numPr>
            <w:tabs>
              <w:tab w:val="num" w:pos="851"/>
            </w:tabs>
            <w:ind w:left="851" w:hanging="284"/>
          </w:pPr>
        </w:pPrChange>
      </w:pPr>
      <w:r w:rsidRPr="00D96694">
        <w:rPr>
          <w:i/>
          <w:rPrChange w:id="3249" w:author="Aleksa Corovic" w:date="2018-08-21T12:50:00Z">
            <w:rPr>
              <w:i/>
              <w:lang w:val="sl-SI"/>
            </w:rPr>
          </w:rPrChange>
        </w:rPr>
        <w:t>RSA</w:t>
      </w:r>
      <w:r w:rsidRPr="00D96694">
        <w:rPr>
          <w:rPrChange w:id="3250" w:author="Aleksa Corovic" w:date="2018-08-21T12:50:00Z">
            <w:rPr>
              <w:lang w:val="sl-SI"/>
            </w:rPr>
          </w:rPrChange>
        </w:rPr>
        <w:t xml:space="preserve">, </w:t>
      </w:r>
      <w:r w:rsidR="005E071B" w:rsidRPr="00D96694">
        <w:rPr>
          <w:rStyle w:val="Hyperlink"/>
          <w:rPrChange w:id="3251" w:author="Aleksa Corovic" w:date="2018-08-21T12:50:00Z">
            <w:rPr>
              <w:rStyle w:val="Hyperlink"/>
              <w:lang w:val="sl-SI"/>
            </w:rPr>
          </w:rPrChange>
        </w:rPr>
        <w:fldChar w:fldCharType="begin"/>
      </w:r>
      <w:r w:rsidR="005E071B" w:rsidRPr="00D96694">
        <w:rPr>
          <w:rStyle w:val="Hyperlink"/>
          <w:rPrChange w:id="3252" w:author="Aleksa Corovic" w:date="2018-08-21T12:50:00Z">
            <w:rPr>
              <w:rStyle w:val="Hyperlink"/>
              <w:lang w:val="sl-SI"/>
            </w:rPr>
          </w:rPrChange>
        </w:rPr>
        <w:instrText xml:space="preserve"> HYPERLINK "https://simple.wikipedia.org/wiki/RSA_algorithm" </w:instrText>
      </w:r>
      <w:r w:rsidR="005E071B" w:rsidRPr="00D96694">
        <w:rPr>
          <w:rStyle w:val="Hyperlink"/>
          <w:rPrChange w:id="3253" w:author="Aleksa Corovic" w:date="2018-08-21T12:50:00Z">
            <w:rPr>
              <w:rStyle w:val="Hyperlink"/>
              <w:lang w:val="sl-SI"/>
            </w:rPr>
          </w:rPrChange>
        </w:rPr>
        <w:fldChar w:fldCharType="separate"/>
      </w:r>
      <w:r w:rsidRPr="00D96694">
        <w:rPr>
          <w:rStyle w:val="Hyperlink"/>
          <w:rPrChange w:id="3254" w:author="Aleksa Corovic" w:date="2018-08-21T12:50:00Z">
            <w:rPr>
              <w:rStyle w:val="Hyperlink"/>
              <w:lang w:val="sl-SI"/>
            </w:rPr>
          </w:rPrChange>
        </w:rPr>
        <w:t>https://simple.wikipedia.org/wiki/RSA_algorithm</w:t>
      </w:r>
      <w:r w:rsidR="005E071B" w:rsidRPr="00D96694">
        <w:rPr>
          <w:rStyle w:val="Hyperlink"/>
          <w:rPrChange w:id="3255" w:author="Aleksa Corovic" w:date="2018-08-21T12:50:00Z">
            <w:rPr>
              <w:rStyle w:val="Hyperlink"/>
              <w:lang w:val="sl-SI"/>
            </w:rPr>
          </w:rPrChange>
        </w:rPr>
        <w:fldChar w:fldCharType="end"/>
      </w:r>
      <w:r w:rsidRPr="00D96694">
        <w:rPr>
          <w:rPrChange w:id="3256" w:author="Aleksa Corovic" w:date="2018-08-21T12:50:00Z">
            <w:rPr>
              <w:lang w:val="sl-SI"/>
            </w:rPr>
          </w:rPrChange>
        </w:rPr>
        <w:t>, jun 2018</w:t>
      </w:r>
    </w:p>
    <w:p w14:paraId="53A11D74" w14:textId="77777777" w:rsidR="003F01E2" w:rsidRPr="00D96694" w:rsidRDefault="00677AA9">
      <w:pPr>
        <w:numPr>
          <w:ilvl w:val="0"/>
          <w:numId w:val="4"/>
        </w:numPr>
        <w:jc w:val="left"/>
        <w:rPr>
          <w:rPrChange w:id="3257" w:author="Aleksa Corovic" w:date="2018-08-21T12:50:00Z">
            <w:rPr>
              <w:lang w:val="sl-SI"/>
            </w:rPr>
          </w:rPrChange>
        </w:rPr>
        <w:pPrChange w:id="3258" w:author="Filip Dutina" w:date="2018-07-17T11:41:00Z">
          <w:pPr>
            <w:numPr>
              <w:numId w:val="4"/>
            </w:numPr>
            <w:tabs>
              <w:tab w:val="num" w:pos="851"/>
            </w:tabs>
            <w:ind w:left="851" w:hanging="284"/>
          </w:pPr>
        </w:pPrChange>
      </w:pPr>
      <w:r w:rsidRPr="00D96694">
        <w:rPr>
          <w:i/>
          <w:rPrChange w:id="3259" w:author="Aleksa Corovic" w:date="2018-08-21T12:50:00Z">
            <w:rPr>
              <w:i/>
              <w:lang w:val="sl-SI"/>
            </w:rPr>
          </w:rPrChange>
        </w:rPr>
        <w:t>Altera Cyclone V</w:t>
      </w:r>
      <w:r w:rsidRPr="00D96694">
        <w:rPr>
          <w:rPrChange w:id="3260" w:author="Aleksa Corovic" w:date="2018-08-21T12:50:00Z">
            <w:rPr>
              <w:lang w:val="sl-SI"/>
            </w:rPr>
          </w:rPrChange>
        </w:rPr>
        <w:t xml:space="preserve">, </w:t>
      </w:r>
      <w:r w:rsidR="005E071B" w:rsidRPr="00D96694">
        <w:rPr>
          <w:rStyle w:val="Hyperlink"/>
          <w:rPrChange w:id="3261" w:author="Aleksa Corovic" w:date="2018-08-21T12:50:00Z">
            <w:rPr>
              <w:rStyle w:val="Hyperlink"/>
              <w:lang w:val="sl-SI"/>
            </w:rPr>
          </w:rPrChange>
        </w:rPr>
        <w:fldChar w:fldCharType="begin"/>
      </w:r>
      <w:r w:rsidR="005E071B" w:rsidRPr="00D96694">
        <w:rPr>
          <w:rStyle w:val="Hyperlink"/>
          <w:rPrChange w:id="3262" w:author="Aleksa Corovic" w:date="2018-08-21T12:50:00Z">
            <w:rPr>
              <w:rStyle w:val="Hyperlink"/>
              <w:lang w:val="sl-SI"/>
            </w:rPr>
          </w:rPrChange>
        </w:rPr>
        <w:instrText xml:space="preserve"> HYPERLINK "https://www.altera.com/products/soc/ecosystem/system-on-modules.html" </w:instrText>
      </w:r>
      <w:r w:rsidR="005E071B" w:rsidRPr="00D96694">
        <w:rPr>
          <w:rStyle w:val="Hyperlink"/>
          <w:rPrChange w:id="3263" w:author="Aleksa Corovic" w:date="2018-08-21T12:50:00Z">
            <w:rPr>
              <w:rStyle w:val="Hyperlink"/>
              <w:lang w:val="sl-SI"/>
            </w:rPr>
          </w:rPrChange>
        </w:rPr>
        <w:fldChar w:fldCharType="separate"/>
      </w:r>
      <w:r w:rsidRPr="00D96694">
        <w:rPr>
          <w:rStyle w:val="Hyperlink"/>
          <w:rPrChange w:id="3264" w:author="Aleksa Corovic" w:date="2018-08-21T12:50:00Z">
            <w:rPr>
              <w:rStyle w:val="Hyperlink"/>
              <w:lang w:val="sl-SI"/>
            </w:rPr>
          </w:rPrChange>
        </w:rPr>
        <w:t>https://www.altera.com/products/soc/ecosystem/system-on-modules.html</w:t>
      </w:r>
      <w:r w:rsidR="005E071B" w:rsidRPr="00D96694">
        <w:rPr>
          <w:rStyle w:val="Hyperlink"/>
          <w:rPrChange w:id="3265" w:author="Aleksa Corovic" w:date="2018-08-21T12:50:00Z">
            <w:rPr>
              <w:rStyle w:val="Hyperlink"/>
              <w:lang w:val="sl-SI"/>
            </w:rPr>
          </w:rPrChange>
        </w:rPr>
        <w:fldChar w:fldCharType="end"/>
      </w:r>
      <w:r w:rsidRPr="00D96694">
        <w:rPr>
          <w:rPrChange w:id="3266" w:author="Aleksa Corovic" w:date="2018-08-21T12:50:00Z">
            <w:rPr>
              <w:lang w:val="sl-SI"/>
            </w:rPr>
          </w:rPrChange>
        </w:rPr>
        <w:t>, jun 2018</w:t>
      </w:r>
    </w:p>
    <w:sectPr w:rsidR="003F01E2" w:rsidRPr="00D96694" w:rsidSect="00234C6F">
      <w:headerReference w:type="default" r:id="rId54"/>
      <w:pgSz w:w="11907" w:h="16840" w:code="9"/>
      <w:pgMar w:top="1134" w:right="851" w:bottom="1134" w:left="1701" w:header="567" w:footer="567"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56" w:author="Filip Dutina" w:date="2018-07-12T10:12:00Z" w:initials="FD">
    <w:p w14:paraId="7CDA45DE" w14:textId="77777777" w:rsidR="00D96694" w:rsidRPr="00F453E6" w:rsidRDefault="00D96694">
      <w:pPr>
        <w:pStyle w:val="CommentText"/>
      </w:pPr>
      <w:r>
        <w:rPr>
          <w:rStyle w:val="CommentReference"/>
        </w:rPr>
        <w:annotationRef/>
      </w:r>
      <w:r>
        <w:t>proširiti deo oko BroadR-Reach-a</w:t>
      </w:r>
    </w:p>
  </w:comment>
  <w:comment w:id="1812" w:author="Filip Dutina" w:date="2018-07-12T11:20:00Z" w:initials="FD">
    <w:p w14:paraId="05F11C5F" w14:textId="032B8DB1" w:rsidR="00D96694" w:rsidRDefault="00D96694">
      <w:pPr>
        <w:pStyle w:val="CommentText"/>
      </w:pPr>
      <w:r>
        <w:rPr>
          <w:rStyle w:val="CommentReference"/>
        </w:rPr>
        <w:annotationRef/>
      </w:r>
      <w:r>
        <w:t>naći adekvatne prevode</w:t>
      </w:r>
    </w:p>
  </w:comment>
  <w:comment w:id="1869" w:author="Filip Dutina" w:date="2018-08-14T13:09:00Z" w:initials="FD">
    <w:p w14:paraId="5D54B67F" w14:textId="20D353BB" w:rsidR="00D96694" w:rsidRDefault="00D96694">
      <w:pPr>
        <w:pStyle w:val="CommentText"/>
      </w:pPr>
      <w:r>
        <w:rPr>
          <w:rStyle w:val="CommentReference"/>
        </w:rPr>
        <w:annotationRef/>
      </w:r>
      <w:r>
        <w:rPr>
          <w:rFonts w:ascii="Tahoma" w:hAnsi="Tahoma" w:cs="Tahoma"/>
          <w:color w:val="262B33"/>
          <w:sz w:val="16"/>
          <w:szCs w:val="16"/>
          <w:shd w:val="clear" w:color="auto" w:fill="FFFFFF"/>
        </w:rPr>
        <w:t>Поглавље о BroadR Reach проширити конкретним описом унапређења које доноси сам протокол на физичком нивоу</w:t>
      </w:r>
    </w:p>
  </w:comment>
  <w:comment w:id="2369" w:author="Filip Dutina" w:date="2018-07-13T11:53:00Z" w:initials="FD">
    <w:p w14:paraId="46A40855" w14:textId="7257C759" w:rsidR="00D96694" w:rsidRDefault="00D96694">
      <w:pPr>
        <w:pStyle w:val="CommentText"/>
      </w:pPr>
      <w:r>
        <w:rPr>
          <w:rStyle w:val="CommentReference"/>
        </w:rPr>
        <w:annotationRef/>
      </w:r>
      <w:r>
        <w:t>dodatno pojasniti RSA algoritam</w:t>
      </w:r>
    </w:p>
  </w:comment>
  <w:comment w:id="2518" w:author="Filip Dutina" w:date="2018-08-15T12:06:00Z" w:initials="FD">
    <w:p w14:paraId="2290AB9B" w14:textId="64FC738A" w:rsidR="00D96694" w:rsidRDefault="00D96694">
      <w:pPr>
        <w:pStyle w:val="CommentText"/>
      </w:pPr>
      <w:r>
        <w:rPr>
          <w:rStyle w:val="CommentReference"/>
        </w:rPr>
        <w:annotationRef/>
      </w:r>
      <w:r>
        <w:t>ubacio sam simetricnu enkripciju javnog kljuca u kod</w:t>
      </w:r>
    </w:p>
  </w:comment>
  <w:comment w:id="2810" w:author="Filip Dutina" w:date="2018-07-17T14:23:00Z" w:initials="FD">
    <w:p w14:paraId="217E1C90" w14:textId="5B093953" w:rsidR="00D96694" w:rsidRDefault="00D96694">
      <w:pPr>
        <w:pStyle w:val="CommentText"/>
      </w:pPr>
      <w:r>
        <w:rPr>
          <w:rStyle w:val="CommentReference"/>
        </w:rPr>
        <w:annotationRef/>
      </w:r>
      <w:r>
        <w:t>izbacio sam imena funkcija iz naslova poglavlja</w:t>
      </w:r>
    </w:p>
  </w:comment>
  <w:comment w:id="2829" w:author="Filip Dutina" w:date="2018-07-17T12:46:00Z" w:initials="FD">
    <w:p w14:paraId="4BD9E3FD" w14:textId="4BD7F933" w:rsidR="00D96694" w:rsidRDefault="00D96694">
      <w:pPr>
        <w:pStyle w:val="CommentText"/>
      </w:pPr>
      <w:r>
        <w:rPr>
          <w:rStyle w:val="CommentReference"/>
        </w:rPr>
        <w:annotationRef/>
      </w:r>
      <w:r>
        <w:t>ubacio sam msc dijagram radi preglednosti</w:t>
      </w:r>
    </w:p>
  </w:comment>
  <w:comment w:id="2929" w:author="Filip Dutina" w:date="2018-07-17T14:22:00Z" w:initials="FD">
    <w:p w14:paraId="763B26E9" w14:textId="71C4AF18" w:rsidR="00D96694" w:rsidRDefault="00D96694">
      <w:pPr>
        <w:pStyle w:val="CommentText"/>
      </w:pPr>
      <w:r>
        <w:rPr>
          <w:rStyle w:val="CommentReference"/>
        </w:rPr>
        <w:annotationRef/>
      </w:r>
      <w:r>
        <w:t>ubacio sam merenja</w:t>
      </w:r>
    </w:p>
  </w:comment>
  <w:comment w:id="3023" w:author="Filip Dutina" w:date="2018-08-14T10:25:00Z" w:initials="FD">
    <w:p w14:paraId="4D370E52" w14:textId="68029066" w:rsidR="00D96694" w:rsidRDefault="00D96694">
      <w:pPr>
        <w:pStyle w:val="CommentText"/>
      </w:pPr>
      <w:r>
        <w:rPr>
          <w:rStyle w:val="CommentReference"/>
        </w:rPr>
        <w:annotationRef/>
      </w:r>
      <w:r>
        <w:rPr>
          <w:rStyle w:val="CommentReference"/>
        </w:rPr>
        <w:t>preimenovao poglavlje literatura u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CDA45DE" w15:done="0"/>
  <w15:commentEx w15:paraId="05F11C5F" w15:done="0"/>
  <w15:commentEx w15:paraId="5D54B67F" w15:done="0"/>
  <w15:commentEx w15:paraId="46A40855" w15:done="0"/>
  <w15:commentEx w15:paraId="2290AB9B" w15:done="0"/>
  <w15:commentEx w15:paraId="217E1C90" w15:done="0"/>
  <w15:commentEx w15:paraId="4BD9E3FD" w15:done="0"/>
  <w15:commentEx w15:paraId="763B26E9" w15:done="0"/>
  <w15:commentEx w15:paraId="4D370E5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3429A4" w14:textId="77777777" w:rsidR="00CC702D" w:rsidRDefault="00CC702D">
      <w:r>
        <w:separator/>
      </w:r>
    </w:p>
  </w:endnote>
  <w:endnote w:type="continuationSeparator" w:id="0">
    <w:p w14:paraId="1BBA91EC" w14:textId="77777777" w:rsidR="00CC702D" w:rsidRDefault="00CC70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9C3C6" w14:textId="77777777" w:rsidR="00D96694" w:rsidRDefault="00D9669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63529" w14:textId="77777777" w:rsidR="00D96694" w:rsidRDefault="00D9669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CFA17F" w14:textId="77777777" w:rsidR="00D96694" w:rsidRDefault="00D9669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1603C6" w14:textId="0B70E5D7"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C21D6B">
      <w:rPr>
        <w:rStyle w:val="PageNumber"/>
        <w:noProof/>
      </w:rPr>
      <w:t>III</w:t>
    </w:r>
    <w:r>
      <w:rPr>
        <w:rStyle w:val="PageNumber"/>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09E82C" w14:textId="52FFF094" w:rsidR="00D96694" w:rsidRDefault="00D96694"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C21D6B">
      <w:rPr>
        <w:rStyle w:val="PageNumber"/>
        <w:noProof/>
      </w:rPr>
      <w:t>VI</w:t>
    </w:r>
    <w:r>
      <w:rPr>
        <w:rStyle w:val="PageNumber"/>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7348B" w14:textId="31F03CBA" w:rsidR="00D96694" w:rsidRDefault="00D96694"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C21D6B">
      <w:rPr>
        <w:rStyle w:val="PageNumber"/>
        <w:noProof/>
      </w:rPr>
      <w:t>27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18CACD" w14:textId="77777777" w:rsidR="00CC702D" w:rsidRDefault="00CC702D">
      <w:r>
        <w:separator/>
      </w:r>
    </w:p>
  </w:footnote>
  <w:footnote w:type="continuationSeparator" w:id="0">
    <w:p w14:paraId="21E401BD" w14:textId="77777777" w:rsidR="00CC702D" w:rsidRDefault="00CC70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99E43" w14:textId="77777777" w:rsidR="00D96694" w:rsidRDefault="00D9669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C0050" w14:textId="77777777" w:rsidR="00D96694" w:rsidRPr="00236E5A" w:rsidRDefault="00D96694" w:rsidP="00AD67BD">
    <w:pPr>
      <w:pStyle w:val="Header"/>
      <w:pBdr>
        <w:bottom w:val="single" w:sz="4" w:space="1" w:color="auto"/>
      </w:pBdr>
      <w:jc w:val="right"/>
      <w:rPr>
        <w:lang w:val="sr-Latn-CS"/>
      </w:rPr>
    </w:pPr>
    <w:r>
      <w:rPr>
        <w:lang w:val="sr-Latn-CS"/>
      </w:rPr>
      <w:t>Skraćenice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D0C1F4"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instrText xml:space="preserve"> REF _Ref471876195 \h </w:instrText>
    </w:r>
    <w:r>
      <w:rPr>
        <w:lang w:val="sl-SI"/>
      </w:rPr>
    </w:r>
    <w:r>
      <w:rPr>
        <w:lang w:val="sl-SI"/>
      </w:rPr>
      <w:fldChar w:fldCharType="separate"/>
    </w:r>
    <w:r>
      <w:t>Uvod</w:t>
    </w:r>
    <w:r>
      <w:rPr>
        <w:lang w:val="sl-SI"/>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9FBA9C"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_Ref518072622 \h </w:instrText>
    </w:r>
    <w:r>
      <w:fldChar w:fldCharType="separate"/>
    </w:r>
    <w:r>
      <w:t>Teorijske osnove</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C1076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_Ref518072610 \h </w:instrText>
    </w:r>
    <w:r>
      <w:fldChar w:fldCharType="separate"/>
    </w:r>
    <w:r>
      <w:t>Koncept rešenja</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E9A29"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_Ref518072599 \h </w:instrText>
    </w:r>
    <w:r>
      <w:fldChar w:fldCharType="separate"/>
    </w:r>
    <w:r>
      <w:t>Programsko rešenje</w:t>
    </w:r>
    <w: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4410E3"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_Ref518072582 \h </w:instrText>
    </w:r>
    <w:r>
      <w:fldChar w:fldCharType="separate"/>
    </w:r>
    <w:r>
      <w:rPr>
        <w:lang w:val="en-GB"/>
      </w:rPr>
      <w:t>Testiranje i verifikacija</w:t>
    </w:r>
    <w: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483887" w14:textId="77777777" w:rsidR="00D96694" w:rsidRPr="006B747B" w:rsidRDefault="00D96694"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_Ref518072561 \h </w:instrText>
    </w:r>
    <w:r>
      <w:fldChar w:fldCharType="separate"/>
    </w:r>
    <w:r>
      <w:rPr>
        <w:lang w:val="en-GB"/>
      </w:rPr>
      <w:t>Zaklju</w:t>
    </w:r>
    <w:r>
      <w:t>č</w:t>
    </w:r>
    <w:r>
      <w:rPr>
        <w:lang w:val="en-GB"/>
      </w:rPr>
      <w:t>ak</w:t>
    </w:r>
    <w:r>
      <w:fldChar w:fldCharType="end"/>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E6950" w14:textId="77777777" w:rsidR="00D96694" w:rsidRDefault="00D96694"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r>
      <w:rPr>
        <w:lang w:val="sl-SI"/>
      </w:rPr>
      <w:t>Literatura</w:t>
    </w:r>
    <w:r>
      <w:rPr>
        <w:lang w:val="sl-SI"/>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0A5505" w14:textId="77777777" w:rsidR="00D96694" w:rsidRDefault="00D9669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F052F" w14:textId="77777777" w:rsidR="00D96694" w:rsidRDefault="00D9669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14:paraId="3E0F0223"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AFDD8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1485B3D" wp14:editId="3FE0F22D">
                <wp:extent cx="779145" cy="8585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275DD65C" w14:textId="77777777" w:rsidR="00D96694" w:rsidRDefault="00D96694"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5F5496F" w14:textId="77777777" w:rsidR="00D96694" w:rsidRDefault="00D96694"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D96694" w14:paraId="5DDF240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0D1D83F" w14:textId="77777777" w:rsidR="00D96694" w:rsidRDefault="00D96694"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6D61D96D"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547717DC" w14:textId="77777777" w:rsidR="00D96694" w:rsidRPr="009857F6" w:rsidRDefault="00D96694" w:rsidP="00AD67BD">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D96694" w:rsidRPr="00AD67BD" w14:paraId="3346E52A"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2D62713F" w14:textId="77777777" w:rsidR="00D96694" w:rsidRDefault="00D96694" w:rsidP="00A07D1E">
          <w:pPr>
            <w:spacing w:line="240" w:lineRule="auto"/>
            <w:ind w:firstLine="0"/>
            <w:jc w:val="center"/>
            <w:rPr>
              <w:rFonts w:ascii="Arial" w:hAnsi="Arial"/>
              <w:sz w:val="20"/>
            </w:rPr>
          </w:pPr>
          <w:r>
            <w:rPr>
              <w:noProof/>
              <w:lang w:val="en-GB" w:eastAsia="en-GB"/>
            </w:rPr>
            <w:drawing>
              <wp:inline distT="0" distB="0" distL="0" distR="0" wp14:anchorId="33B778F9" wp14:editId="20A8AD05">
                <wp:extent cx="779145" cy="8585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49F5421" w14:textId="77777777" w:rsidR="00D96694" w:rsidRDefault="00D96694"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5F6B5273" w14:textId="77777777" w:rsidR="00D96694" w:rsidRPr="00AD67BD" w:rsidRDefault="00D96694"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D96694" w14:paraId="608C38B0"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41D23880" w14:textId="77777777" w:rsidR="00D96694" w:rsidRPr="00AD67BD" w:rsidRDefault="00D96694"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8CE61D7" w14:textId="77777777" w:rsidR="00D96694" w:rsidRDefault="00D96694"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E67B1FE" w14:textId="77777777" w:rsidR="00D96694" w:rsidRPr="009857F6" w:rsidRDefault="00D96694" w:rsidP="00AD67BD">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4CA1A" w14:textId="77777777" w:rsidR="00D96694" w:rsidRPr="006A6C11" w:rsidRDefault="00D96694" w:rsidP="00AD67BD">
    <w:pPr>
      <w:pStyle w:val="Header"/>
      <w:pBdr>
        <w:bottom w:val="single" w:sz="4" w:space="1" w:color="auto"/>
      </w:pBdr>
      <w:jc w:val="right"/>
      <w:rPr>
        <w:lang w:val="sr-Latn-CS"/>
      </w:rPr>
    </w:pPr>
    <w:r>
      <w:rPr>
        <w:lang w:val="sr-Latn-CS"/>
      </w:rPr>
      <w:t>Zahvalnost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27131" w14:textId="77777777" w:rsidR="00D96694" w:rsidRPr="009A29B1" w:rsidRDefault="00D96694" w:rsidP="00AD67BD">
    <w:pPr>
      <w:pStyle w:val="Header"/>
      <w:pBdr>
        <w:bottom w:val="single" w:sz="4" w:space="1" w:color="auto"/>
      </w:pBdr>
      <w:jc w:val="right"/>
      <w:rPr>
        <w:lang w:val="sr-Latn-CS"/>
      </w:rPr>
    </w:pPr>
    <w:r>
      <w:rPr>
        <w:lang w:val="sr-Latn-CS"/>
      </w:rPr>
      <w:t>Sadržaj</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6D71EB" w14:textId="77777777" w:rsidR="00D96694" w:rsidRPr="00AD67BD" w:rsidRDefault="00D96694" w:rsidP="00AD67BD">
    <w:pPr>
      <w:pStyle w:val="Header"/>
      <w:pBdr>
        <w:bottom w:val="single" w:sz="4" w:space="1" w:color="auto"/>
      </w:pBdr>
      <w:jc w:val="right"/>
      <w:rPr>
        <w:lang w:val="sr-Latn-CS"/>
      </w:rPr>
    </w:pPr>
    <w:r>
      <w:t>Spisak slika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73DCE" w14:textId="77777777" w:rsidR="00D96694" w:rsidRPr="00236E5A" w:rsidRDefault="00D96694" w:rsidP="00AD67BD">
    <w:pPr>
      <w:pStyle w:val="Header"/>
      <w:pBdr>
        <w:bottom w:val="single" w:sz="4" w:space="1" w:color="auto"/>
      </w:pBdr>
      <w:jc w:val="right"/>
      <w:rPr>
        <w:lang w:val="sr-Latn-CS"/>
      </w:rPr>
    </w:pPr>
    <w:r>
      <w:rPr>
        <w:lang w:val="sr-Latn-CS"/>
      </w:rPr>
      <w:t>Spisak tabela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291A71"/>
    <w:multiLevelType w:val="multilevel"/>
    <w:tmpl w:val="4FE4571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F16B26"/>
    <w:multiLevelType w:val="multilevel"/>
    <w:tmpl w:val="B4E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5" w15:restartNumberingAfterBreak="0">
    <w:nsid w:val="5C4E5F2F"/>
    <w:multiLevelType w:val="multilevel"/>
    <w:tmpl w:val="0809001D"/>
    <w:lvl w:ilvl="0">
      <w:start w:val="1"/>
      <w:numFmt w:val="decimal"/>
      <w:lvlText w:val="%1)"/>
      <w:lvlJc w:val="left"/>
      <w:pPr>
        <w:ind w:left="927" w:hanging="360"/>
      </w:pPr>
      <w:rPr>
        <w:b w:val="0"/>
      </w:rPr>
    </w:lvl>
    <w:lvl w:ilvl="1">
      <w:start w:val="1"/>
      <w:numFmt w:val="lowerLetter"/>
      <w:lvlText w:val="%2)"/>
      <w:lvlJc w:val="left"/>
      <w:pPr>
        <w:ind w:left="1287" w:hanging="360"/>
      </w:pPr>
    </w:lvl>
    <w:lvl w:ilvl="2">
      <w:start w:val="1"/>
      <w:numFmt w:val="lowerRoman"/>
      <w:lvlText w:val="%3)"/>
      <w:lvlJc w:val="left"/>
      <w:pPr>
        <w:ind w:left="1647" w:hanging="360"/>
      </w:pPr>
    </w:lvl>
    <w:lvl w:ilvl="3">
      <w:start w:val="1"/>
      <w:numFmt w:val="decimal"/>
      <w:lvlText w:val="(%4)"/>
      <w:lvlJc w:val="left"/>
      <w:pPr>
        <w:ind w:left="2007" w:hanging="360"/>
      </w:pPr>
    </w:lvl>
    <w:lvl w:ilvl="4">
      <w:start w:val="1"/>
      <w:numFmt w:val="lowerLetter"/>
      <w:lvlText w:val="(%5)"/>
      <w:lvlJc w:val="left"/>
      <w:pPr>
        <w:ind w:left="2367" w:hanging="360"/>
      </w:pPr>
    </w:lvl>
    <w:lvl w:ilvl="5">
      <w:start w:val="1"/>
      <w:numFmt w:val="lowerRoman"/>
      <w:lvlText w:val="(%6)"/>
      <w:lvlJc w:val="left"/>
      <w:pPr>
        <w:ind w:left="2727" w:hanging="360"/>
      </w:pPr>
    </w:lvl>
    <w:lvl w:ilvl="6">
      <w:start w:val="1"/>
      <w:numFmt w:val="decimal"/>
      <w:lvlText w:val="%7."/>
      <w:lvlJc w:val="left"/>
      <w:pPr>
        <w:ind w:left="3087" w:hanging="360"/>
      </w:pPr>
    </w:lvl>
    <w:lvl w:ilvl="7">
      <w:start w:val="1"/>
      <w:numFmt w:val="lowerLetter"/>
      <w:lvlText w:val="%8."/>
      <w:lvlJc w:val="left"/>
      <w:pPr>
        <w:ind w:left="3447" w:hanging="360"/>
      </w:pPr>
    </w:lvl>
    <w:lvl w:ilvl="8">
      <w:start w:val="1"/>
      <w:numFmt w:val="lowerRoman"/>
      <w:lvlText w:val="%9."/>
      <w:lvlJc w:val="left"/>
      <w:pPr>
        <w:ind w:left="3807" w:hanging="360"/>
      </w:pPr>
    </w:lvl>
  </w:abstractNum>
  <w:abstractNum w:abstractNumId="6"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79852493"/>
    <w:multiLevelType w:val="hybridMultilevel"/>
    <w:tmpl w:val="C262B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7"/>
  </w:num>
  <w:num w:numId="6">
    <w:abstractNumId w:val="2"/>
  </w:num>
  <w:num w:numId="7">
    <w:abstractNumId w:val="0"/>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 Dutina">
    <w15:presenceInfo w15:providerId="AD" w15:userId="S-1-5-21-1978290403-2289391794-3804472284-11363"/>
  </w15:person>
  <w15:person w15:author="Aleksa Corovic">
    <w15:presenceInfo w15:providerId="None" w15:userId="Aleksa Corovi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trackRevisions/>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5C4"/>
    <w:rsid w:val="000075BE"/>
    <w:rsid w:val="0001478E"/>
    <w:rsid w:val="00021AA7"/>
    <w:rsid w:val="00022DCA"/>
    <w:rsid w:val="00024899"/>
    <w:rsid w:val="00027991"/>
    <w:rsid w:val="0003256C"/>
    <w:rsid w:val="000356A9"/>
    <w:rsid w:val="00051D8E"/>
    <w:rsid w:val="0006391A"/>
    <w:rsid w:val="00064E63"/>
    <w:rsid w:val="000701D1"/>
    <w:rsid w:val="000715A9"/>
    <w:rsid w:val="00071DEA"/>
    <w:rsid w:val="00074422"/>
    <w:rsid w:val="00074CD9"/>
    <w:rsid w:val="00077A75"/>
    <w:rsid w:val="00083884"/>
    <w:rsid w:val="00094BF2"/>
    <w:rsid w:val="0009631B"/>
    <w:rsid w:val="0009682F"/>
    <w:rsid w:val="000B10B1"/>
    <w:rsid w:val="000B2DAF"/>
    <w:rsid w:val="000C0466"/>
    <w:rsid w:val="000C37B2"/>
    <w:rsid w:val="000D1D6D"/>
    <w:rsid w:val="000D2C3E"/>
    <w:rsid w:val="000D3295"/>
    <w:rsid w:val="000D6C1E"/>
    <w:rsid w:val="000E56E3"/>
    <w:rsid w:val="000F4308"/>
    <w:rsid w:val="000F6CC3"/>
    <w:rsid w:val="00102858"/>
    <w:rsid w:val="00104533"/>
    <w:rsid w:val="00105B53"/>
    <w:rsid w:val="00105BF6"/>
    <w:rsid w:val="001100C7"/>
    <w:rsid w:val="00111455"/>
    <w:rsid w:val="00111E89"/>
    <w:rsid w:val="00112893"/>
    <w:rsid w:val="0011363E"/>
    <w:rsid w:val="001210A4"/>
    <w:rsid w:val="001226AF"/>
    <w:rsid w:val="00124CA6"/>
    <w:rsid w:val="00124E67"/>
    <w:rsid w:val="0012615C"/>
    <w:rsid w:val="00142069"/>
    <w:rsid w:val="00147549"/>
    <w:rsid w:val="00156AA9"/>
    <w:rsid w:val="00171186"/>
    <w:rsid w:val="00182681"/>
    <w:rsid w:val="001867EA"/>
    <w:rsid w:val="0019155B"/>
    <w:rsid w:val="001A566B"/>
    <w:rsid w:val="001A6CFB"/>
    <w:rsid w:val="001A7E01"/>
    <w:rsid w:val="001B3853"/>
    <w:rsid w:val="001B58EB"/>
    <w:rsid w:val="001C5533"/>
    <w:rsid w:val="001D2135"/>
    <w:rsid w:val="001D7D44"/>
    <w:rsid w:val="001E0CB4"/>
    <w:rsid w:val="001E0FE1"/>
    <w:rsid w:val="001E633E"/>
    <w:rsid w:val="001E6DC8"/>
    <w:rsid w:val="001E7C5C"/>
    <w:rsid w:val="001F47C8"/>
    <w:rsid w:val="001F4D6C"/>
    <w:rsid w:val="001F78AE"/>
    <w:rsid w:val="0020309B"/>
    <w:rsid w:val="002115FC"/>
    <w:rsid w:val="00212AFF"/>
    <w:rsid w:val="00216DBF"/>
    <w:rsid w:val="002209E3"/>
    <w:rsid w:val="00223E7D"/>
    <w:rsid w:val="00231253"/>
    <w:rsid w:val="00234C6F"/>
    <w:rsid w:val="00236E5A"/>
    <w:rsid w:val="0024280A"/>
    <w:rsid w:val="0024319E"/>
    <w:rsid w:val="002432A8"/>
    <w:rsid w:val="002452B7"/>
    <w:rsid w:val="00253E51"/>
    <w:rsid w:val="002677AA"/>
    <w:rsid w:val="00270E80"/>
    <w:rsid w:val="00281A5E"/>
    <w:rsid w:val="00284D8E"/>
    <w:rsid w:val="00287218"/>
    <w:rsid w:val="00287E70"/>
    <w:rsid w:val="0029227E"/>
    <w:rsid w:val="00293ED4"/>
    <w:rsid w:val="0029468F"/>
    <w:rsid w:val="002958DE"/>
    <w:rsid w:val="00297E73"/>
    <w:rsid w:val="002B306B"/>
    <w:rsid w:val="002D3052"/>
    <w:rsid w:val="002D7D29"/>
    <w:rsid w:val="002E1FEB"/>
    <w:rsid w:val="002E3091"/>
    <w:rsid w:val="002E764D"/>
    <w:rsid w:val="002F35DF"/>
    <w:rsid w:val="002F755A"/>
    <w:rsid w:val="00303C8A"/>
    <w:rsid w:val="00313522"/>
    <w:rsid w:val="00321902"/>
    <w:rsid w:val="00323E96"/>
    <w:rsid w:val="00327DFD"/>
    <w:rsid w:val="00331B79"/>
    <w:rsid w:val="00333724"/>
    <w:rsid w:val="0034107A"/>
    <w:rsid w:val="00343DC1"/>
    <w:rsid w:val="003517E2"/>
    <w:rsid w:val="0036310F"/>
    <w:rsid w:val="00363BED"/>
    <w:rsid w:val="00367938"/>
    <w:rsid w:val="0037042F"/>
    <w:rsid w:val="0037722C"/>
    <w:rsid w:val="0037741D"/>
    <w:rsid w:val="00381F50"/>
    <w:rsid w:val="003845A2"/>
    <w:rsid w:val="0038630E"/>
    <w:rsid w:val="00390997"/>
    <w:rsid w:val="00390F0C"/>
    <w:rsid w:val="00394ED5"/>
    <w:rsid w:val="0039616D"/>
    <w:rsid w:val="003A2BC0"/>
    <w:rsid w:val="003A74C9"/>
    <w:rsid w:val="003C245F"/>
    <w:rsid w:val="003C2D73"/>
    <w:rsid w:val="003D2098"/>
    <w:rsid w:val="003D43C7"/>
    <w:rsid w:val="003D77B6"/>
    <w:rsid w:val="003E7753"/>
    <w:rsid w:val="003E792A"/>
    <w:rsid w:val="003F01E2"/>
    <w:rsid w:val="003F321B"/>
    <w:rsid w:val="004008F5"/>
    <w:rsid w:val="00402097"/>
    <w:rsid w:val="004126FA"/>
    <w:rsid w:val="00415483"/>
    <w:rsid w:val="00417586"/>
    <w:rsid w:val="00423934"/>
    <w:rsid w:val="00423EA2"/>
    <w:rsid w:val="004240DA"/>
    <w:rsid w:val="00425260"/>
    <w:rsid w:val="004279B9"/>
    <w:rsid w:val="004311AB"/>
    <w:rsid w:val="00432F6F"/>
    <w:rsid w:val="00441D73"/>
    <w:rsid w:val="00450309"/>
    <w:rsid w:val="0045058C"/>
    <w:rsid w:val="00477912"/>
    <w:rsid w:val="00485BCF"/>
    <w:rsid w:val="004912F3"/>
    <w:rsid w:val="004A21C3"/>
    <w:rsid w:val="004A360B"/>
    <w:rsid w:val="004A60C8"/>
    <w:rsid w:val="004A66BB"/>
    <w:rsid w:val="004B1DE7"/>
    <w:rsid w:val="004B6F33"/>
    <w:rsid w:val="004C1FBD"/>
    <w:rsid w:val="004D06BB"/>
    <w:rsid w:val="004D3E59"/>
    <w:rsid w:val="004D7DB6"/>
    <w:rsid w:val="004E2C78"/>
    <w:rsid w:val="004F09AD"/>
    <w:rsid w:val="004F141B"/>
    <w:rsid w:val="004F1D72"/>
    <w:rsid w:val="004F2608"/>
    <w:rsid w:val="004F77A4"/>
    <w:rsid w:val="00501EAD"/>
    <w:rsid w:val="005052B4"/>
    <w:rsid w:val="0050771A"/>
    <w:rsid w:val="00512210"/>
    <w:rsid w:val="00514AEF"/>
    <w:rsid w:val="00517A6A"/>
    <w:rsid w:val="00517A6C"/>
    <w:rsid w:val="00536164"/>
    <w:rsid w:val="0053660B"/>
    <w:rsid w:val="00541E4E"/>
    <w:rsid w:val="00546CE7"/>
    <w:rsid w:val="0055106A"/>
    <w:rsid w:val="00557559"/>
    <w:rsid w:val="00560687"/>
    <w:rsid w:val="00560E7F"/>
    <w:rsid w:val="005646F5"/>
    <w:rsid w:val="00567102"/>
    <w:rsid w:val="005927F9"/>
    <w:rsid w:val="005A1FEF"/>
    <w:rsid w:val="005A2191"/>
    <w:rsid w:val="005A23C7"/>
    <w:rsid w:val="005B011D"/>
    <w:rsid w:val="005B263D"/>
    <w:rsid w:val="005C20BB"/>
    <w:rsid w:val="005D4DBE"/>
    <w:rsid w:val="005E071B"/>
    <w:rsid w:val="005E3D11"/>
    <w:rsid w:val="005E78C7"/>
    <w:rsid w:val="005F063A"/>
    <w:rsid w:val="00600197"/>
    <w:rsid w:val="006149B0"/>
    <w:rsid w:val="00617931"/>
    <w:rsid w:val="006222B8"/>
    <w:rsid w:val="00624F47"/>
    <w:rsid w:val="0063046B"/>
    <w:rsid w:val="006312E4"/>
    <w:rsid w:val="0063232B"/>
    <w:rsid w:val="00633C80"/>
    <w:rsid w:val="006372A8"/>
    <w:rsid w:val="006422C9"/>
    <w:rsid w:val="006509A1"/>
    <w:rsid w:val="0065177C"/>
    <w:rsid w:val="00653269"/>
    <w:rsid w:val="006628D5"/>
    <w:rsid w:val="0066760A"/>
    <w:rsid w:val="00670105"/>
    <w:rsid w:val="0067303B"/>
    <w:rsid w:val="00677AA9"/>
    <w:rsid w:val="00685CAE"/>
    <w:rsid w:val="00690A6A"/>
    <w:rsid w:val="006921CF"/>
    <w:rsid w:val="006A4547"/>
    <w:rsid w:val="006A4CEE"/>
    <w:rsid w:val="006A6C11"/>
    <w:rsid w:val="006B0B8E"/>
    <w:rsid w:val="006B32DC"/>
    <w:rsid w:val="006B747B"/>
    <w:rsid w:val="006C106F"/>
    <w:rsid w:val="006C2E33"/>
    <w:rsid w:val="006D03AD"/>
    <w:rsid w:val="006D6290"/>
    <w:rsid w:val="006E0494"/>
    <w:rsid w:val="006E2EA4"/>
    <w:rsid w:val="006E6688"/>
    <w:rsid w:val="006F00DA"/>
    <w:rsid w:val="006F4C54"/>
    <w:rsid w:val="00702B4B"/>
    <w:rsid w:val="00705B1E"/>
    <w:rsid w:val="00730A0C"/>
    <w:rsid w:val="00731A5D"/>
    <w:rsid w:val="00732D99"/>
    <w:rsid w:val="007340F9"/>
    <w:rsid w:val="00755655"/>
    <w:rsid w:val="00761F40"/>
    <w:rsid w:val="00762830"/>
    <w:rsid w:val="00762D13"/>
    <w:rsid w:val="0076378A"/>
    <w:rsid w:val="00764BD8"/>
    <w:rsid w:val="00766327"/>
    <w:rsid w:val="007666C0"/>
    <w:rsid w:val="00766BF6"/>
    <w:rsid w:val="007776AC"/>
    <w:rsid w:val="00786871"/>
    <w:rsid w:val="00787343"/>
    <w:rsid w:val="00796B10"/>
    <w:rsid w:val="007B0442"/>
    <w:rsid w:val="007B1116"/>
    <w:rsid w:val="007B1F87"/>
    <w:rsid w:val="007B49E2"/>
    <w:rsid w:val="007B5820"/>
    <w:rsid w:val="007C2D7E"/>
    <w:rsid w:val="007C4303"/>
    <w:rsid w:val="007C51C8"/>
    <w:rsid w:val="007C6FD5"/>
    <w:rsid w:val="007D200A"/>
    <w:rsid w:val="007E1446"/>
    <w:rsid w:val="007E2CBE"/>
    <w:rsid w:val="007E38C1"/>
    <w:rsid w:val="007F4EED"/>
    <w:rsid w:val="0080036F"/>
    <w:rsid w:val="00806559"/>
    <w:rsid w:val="0081048F"/>
    <w:rsid w:val="00817F60"/>
    <w:rsid w:val="008251C2"/>
    <w:rsid w:val="00827D0D"/>
    <w:rsid w:val="00833CB4"/>
    <w:rsid w:val="00835F74"/>
    <w:rsid w:val="0084228E"/>
    <w:rsid w:val="0084386F"/>
    <w:rsid w:val="008529AC"/>
    <w:rsid w:val="00860B17"/>
    <w:rsid w:val="008847DA"/>
    <w:rsid w:val="00885666"/>
    <w:rsid w:val="00886314"/>
    <w:rsid w:val="00886BBA"/>
    <w:rsid w:val="00890F0B"/>
    <w:rsid w:val="008911D1"/>
    <w:rsid w:val="008A241C"/>
    <w:rsid w:val="008A5769"/>
    <w:rsid w:val="008A5B10"/>
    <w:rsid w:val="008A73D2"/>
    <w:rsid w:val="008B0B3C"/>
    <w:rsid w:val="008B30D5"/>
    <w:rsid w:val="008C1E39"/>
    <w:rsid w:val="008C23CA"/>
    <w:rsid w:val="008C703D"/>
    <w:rsid w:val="008D1720"/>
    <w:rsid w:val="008D78B3"/>
    <w:rsid w:val="008E25AF"/>
    <w:rsid w:val="008F07BA"/>
    <w:rsid w:val="0090337A"/>
    <w:rsid w:val="00905159"/>
    <w:rsid w:val="00911788"/>
    <w:rsid w:val="00913242"/>
    <w:rsid w:val="0092114C"/>
    <w:rsid w:val="00922E71"/>
    <w:rsid w:val="00923F9F"/>
    <w:rsid w:val="00925A44"/>
    <w:rsid w:val="009301CE"/>
    <w:rsid w:val="0094202C"/>
    <w:rsid w:val="00943108"/>
    <w:rsid w:val="009446C7"/>
    <w:rsid w:val="00947AA0"/>
    <w:rsid w:val="00947C00"/>
    <w:rsid w:val="00951629"/>
    <w:rsid w:val="00954A60"/>
    <w:rsid w:val="00960FFD"/>
    <w:rsid w:val="009653ED"/>
    <w:rsid w:val="00966CBC"/>
    <w:rsid w:val="0097121A"/>
    <w:rsid w:val="009730E5"/>
    <w:rsid w:val="009745A9"/>
    <w:rsid w:val="00976A8C"/>
    <w:rsid w:val="009775FE"/>
    <w:rsid w:val="009857F6"/>
    <w:rsid w:val="009A29B1"/>
    <w:rsid w:val="009A5271"/>
    <w:rsid w:val="009B1C32"/>
    <w:rsid w:val="009B2A41"/>
    <w:rsid w:val="009C0FB0"/>
    <w:rsid w:val="009C54EE"/>
    <w:rsid w:val="009D5844"/>
    <w:rsid w:val="009E1093"/>
    <w:rsid w:val="009E1A0C"/>
    <w:rsid w:val="009F3A19"/>
    <w:rsid w:val="009F5792"/>
    <w:rsid w:val="009F7C68"/>
    <w:rsid w:val="00A07D1E"/>
    <w:rsid w:val="00A1084A"/>
    <w:rsid w:val="00A11758"/>
    <w:rsid w:val="00A14C66"/>
    <w:rsid w:val="00A17C43"/>
    <w:rsid w:val="00A20EB0"/>
    <w:rsid w:val="00A35447"/>
    <w:rsid w:val="00A47368"/>
    <w:rsid w:val="00A520FD"/>
    <w:rsid w:val="00A5284B"/>
    <w:rsid w:val="00A631CD"/>
    <w:rsid w:val="00A73B40"/>
    <w:rsid w:val="00A745B6"/>
    <w:rsid w:val="00A754E5"/>
    <w:rsid w:val="00A76069"/>
    <w:rsid w:val="00A773FC"/>
    <w:rsid w:val="00A857D6"/>
    <w:rsid w:val="00A86C5B"/>
    <w:rsid w:val="00A8736F"/>
    <w:rsid w:val="00A97320"/>
    <w:rsid w:val="00A973E2"/>
    <w:rsid w:val="00AA5E57"/>
    <w:rsid w:val="00AA6AD4"/>
    <w:rsid w:val="00AA7B9A"/>
    <w:rsid w:val="00AC0988"/>
    <w:rsid w:val="00AC12F7"/>
    <w:rsid w:val="00AC4985"/>
    <w:rsid w:val="00AC564E"/>
    <w:rsid w:val="00AD1DAF"/>
    <w:rsid w:val="00AD425D"/>
    <w:rsid w:val="00AD57E7"/>
    <w:rsid w:val="00AD67BD"/>
    <w:rsid w:val="00AD7512"/>
    <w:rsid w:val="00AE30AE"/>
    <w:rsid w:val="00AF1BBC"/>
    <w:rsid w:val="00AF6F26"/>
    <w:rsid w:val="00B0721B"/>
    <w:rsid w:val="00B10A50"/>
    <w:rsid w:val="00B359A7"/>
    <w:rsid w:val="00B42778"/>
    <w:rsid w:val="00B42F84"/>
    <w:rsid w:val="00B42FA1"/>
    <w:rsid w:val="00B43EBC"/>
    <w:rsid w:val="00B530BA"/>
    <w:rsid w:val="00B57469"/>
    <w:rsid w:val="00B60882"/>
    <w:rsid w:val="00B6216A"/>
    <w:rsid w:val="00B62559"/>
    <w:rsid w:val="00B64714"/>
    <w:rsid w:val="00B67542"/>
    <w:rsid w:val="00B816F7"/>
    <w:rsid w:val="00B82F25"/>
    <w:rsid w:val="00B941E8"/>
    <w:rsid w:val="00B94FE4"/>
    <w:rsid w:val="00BA3FCA"/>
    <w:rsid w:val="00BA6054"/>
    <w:rsid w:val="00BA64BC"/>
    <w:rsid w:val="00BB46D1"/>
    <w:rsid w:val="00BC2BBE"/>
    <w:rsid w:val="00BC342F"/>
    <w:rsid w:val="00BC3BE6"/>
    <w:rsid w:val="00BE0CF0"/>
    <w:rsid w:val="00BE3BCC"/>
    <w:rsid w:val="00BE5A69"/>
    <w:rsid w:val="00BF033D"/>
    <w:rsid w:val="00BF2DAC"/>
    <w:rsid w:val="00BF56FE"/>
    <w:rsid w:val="00BF72CC"/>
    <w:rsid w:val="00C12DBD"/>
    <w:rsid w:val="00C15FD7"/>
    <w:rsid w:val="00C175BA"/>
    <w:rsid w:val="00C21D6B"/>
    <w:rsid w:val="00C27305"/>
    <w:rsid w:val="00C30987"/>
    <w:rsid w:val="00C30AE2"/>
    <w:rsid w:val="00C53269"/>
    <w:rsid w:val="00C65C1C"/>
    <w:rsid w:val="00C67513"/>
    <w:rsid w:val="00C73F2E"/>
    <w:rsid w:val="00C760D9"/>
    <w:rsid w:val="00C7658C"/>
    <w:rsid w:val="00C82EDC"/>
    <w:rsid w:val="00C86851"/>
    <w:rsid w:val="00C91A43"/>
    <w:rsid w:val="00C94751"/>
    <w:rsid w:val="00C965C4"/>
    <w:rsid w:val="00CA34C3"/>
    <w:rsid w:val="00CA430E"/>
    <w:rsid w:val="00CB2DF5"/>
    <w:rsid w:val="00CB7553"/>
    <w:rsid w:val="00CC1068"/>
    <w:rsid w:val="00CC1D10"/>
    <w:rsid w:val="00CC6E0D"/>
    <w:rsid w:val="00CC702D"/>
    <w:rsid w:val="00CD08DF"/>
    <w:rsid w:val="00CD0C19"/>
    <w:rsid w:val="00CD3759"/>
    <w:rsid w:val="00CD6D17"/>
    <w:rsid w:val="00CD7A0D"/>
    <w:rsid w:val="00CE47C8"/>
    <w:rsid w:val="00CF3776"/>
    <w:rsid w:val="00CF4775"/>
    <w:rsid w:val="00D03B92"/>
    <w:rsid w:val="00D14ED5"/>
    <w:rsid w:val="00D20DA8"/>
    <w:rsid w:val="00D22293"/>
    <w:rsid w:val="00D255CB"/>
    <w:rsid w:val="00D34CA9"/>
    <w:rsid w:val="00D34EBB"/>
    <w:rsid w:val="00D40A58"/>
    <w:rsid w:val="00D461EF"/>
    <w:rsid w:val="00D46360"/>
    <w:rsid w:val="00D50B10"/>
    <w:rsid w:val="00D606AA"/>
    <w:rsid w:val="00D64F9A"/>
    <w:rsid w:val="00D76D75"/>
    <w:rsid w:val="00D804AD"/>
    <w:rsid w:val="00D9161E"/>
    <w:rsid w:val="00D938BB"/>
    <w:rsid w:val="00D96694"/>
    <w:rsid w:val="00DA26D5"/>
    <w:rsid w:val="00DA7401"/>
    <w:rsid w:val="00DB35D2"/>
    <w:rsid w:val="00DC7BEB"/>
    <w:rsid w:val="00DD0CD1"/>
    <w:rsid w:val="00DD510F"/>
    <w:rsid w:val="00DE7870"/>
    <w:rsid w:val="00DF0BBD"/>
    <w:rsid w:val="00DF5198"/>
    <w:rsid w:val="00E00D08"/>
    <w:rsid w:val="00E04928"/>
    <w:rsid w:val="00E04F8F"/>
    <w:rsid w:val="00E07932"/>
    <w:rsid w:val="00E11318"/>
    <w:rsid w:val="00E2564F"/>
    <w:rsid w:val="00E317AB"/>
    <w:rsid w:val="00E34265"/>
    <w:rsid w:val="00E3660D"/>
    <w:rsid w:val="00E47235"/>
    <w:rsid w:val="00E47857"/>
    <w:rsid w:val="00E508BE"/>
    <w:rsid w:val="00E57F8B"/>
    <w:rsid w:val="00E613F3"/>
    <w:rsid w:val="00E63DDF"/>
    <w:rsid w:val="00E642B5"/>
    <w:rsid w:val="00E65BD5"/>
    <w:rsid w:val="00E76C97"/>
    <w:rsid w:val="00E8284F"/>
    <w:rsid w:val="00E87151"/>
    <w:rsid w:val="00E9048F"/>
    <w:rsid w:val="00E94837"/>
    <w:rsid w:val="00E95B99"/>
    <w:rsid w:val="00E96686"/>
    <w:rsid w:val="00EA1DBA"/>
    <w:rsid w:val="00EA5517"/>
    <w:rsid w:val="00EB423D"/>
    <w:rsid w:val="00EB441F"/>
    <w:rsid w:val="00EB778C"/>
    <w:rsid w:val="00ED3D85"/>
    <w:rsid w:val="00ED6578"/>
    <w:rsid w:val="00EE0B96"/>
    <w:rsid w:val="00EE6F6B"/>
    <w:rsid w:val="00EF2D45"/>
    <w:rsid w:val="00EF2F13"/>
    <w:rsid w:val="00F029E1"/>
    <w:rsid w:val="00F04CF9"/>
    <w:rsid w:val="00F058CD"/>
    <w:rsid w:val="00F1451B"/>
    <w:rsid w:val="00F1542F"/>
    <w:rsid w:val="00F2316E"/>
    <w:rsid w:val="00F440D4"/>
    <w:rsid w:val="00F453C8"/>
    <w:rsid w:val="00F453E6"/>
    <w:rsid w:val="00F511F6"/>
    <w:rsid w:val="00F52E89"/>
    <w:rsid w:val="00F61217"/>
    <w:rsid w:val="00F6358E"/>
    <w:rsid w:val="00F63DF4"/>
    <w:rsid w:val="00F7216C"/>
    <w:rsid w:val="00F725AF"/>
    <w:rsid w:val="00F77BEE"/>
    <w:rsid w:val="00F77FBA"/>
    <w:rsid w:val="00F86AB4"/>
    <w:rsid w:val="00F933A5"/>
    <w:rsid w:val="00F97B89"/>
    <w:rsid w:val="00FB17CB"/>
    <w:rsid w:val="00FC4F24"/>
    <w:rsid w:val="00FD3271"/>
    <w:rsid w:val="00FD66AD"/>
    <w:rsid w:val="00FE4570"/>
    <w:rsid w:val="00FE682D"/>
    <w:rsid w:val="00FE6B7C"/>
    <w:rsid w:val="00FF26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7"/>
    <o:shapelayout v:ext="edit">
      <o:idmap v:ext="edit" data="1"/>
    </o:shapelayout>
  </w:shapeDefaults>
  <w:decimalSymbol w:val="."/>
  <w:listSeparator w:val=","/>
  <w14:docId w14:val="2E5DBD99"/>
  <w15:chartTrackingRefBased/>
  <w15:docId w15:val="{867E0118-0CFB-487C-97F8-71538D51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sr-Latn-RS" w:eastAsia="en-US"/>
    </w:rPr>
  </w:style>
  <w:style w:type="paragraph" w:styleId="Heading1">
    <w:name w:val="heading 1"/>
    <w:basedOn w:val="Normal"/>
    <w:next w:val="Normal"/>
    <w:qFormat/>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90337A"/>
    <w:pPr>
      <w:tabs>
        <w:tab w:val="left" w:pos="1000"/>
        <w:tab w:val="right" w:leader="dot" w:pos="9360"/>
      </w:tabs>
      <w:pPrChange w:id="0" w:author="Filip Dutina" w:date="2018-07-12T11:23:00Z">
        <w:pPr>
          <w:tabs>
            <w:tab w:val="left" w:pos="1000"/>
            <w:tab w:val="right" w:leader="dot" w:pos="9360"/>
          </w:tabs>
          <w:spacing w:line="360" w:lineRule="auto"/>
          <w:ind w:firstLine="567"/>
          <w:jc w:val="both"/>
        </w:pPr>
      </w:pPrChange>
    </w:pPr>
    <w:rPr>
      <w:lang w:val="sl-SI"/>
      <w:rPrChange w:id="0" w:author="Filip Dutina" w:date="2018-07-12T11:23:00Z">
        <w:rPr>
          <w:sz w:val="24"/>
          <w:lang w:val="sl-SI" w:eastAsia="en-US" w:bidi="ar-SA"/>
        </w:rPr>
      </w:rPrChange>
    </w:rPr>
  </w:style>
  <w:style w:type="paragraph" w:customStyle="1" w:styleId="Code">
    <w:name w:val="Code"/>
    <w:basedOn w:val="Normal"/>
    <w:pPr>
      <w:jc w:val="left"/>
    </w:pPr>
    <w:rPr>
      <w:rFonts w:ascii="Courier New" w:hAnsi="Courier New"/>
      <w:sz w:val="18"/>
    </w:rPr>
  </w:style>
  <w:style w:type="paragraph" w:styleId="Caption">
    <w:name w:val="caption"/>
    <w:basedOn w:val="Normal"/>
    <w:next w:val="Normal"/>
    <w:qFormat/>
    <w:pPr>
      <w:spacing w:before="120" w:after="120"/>
      <w:ind w:firstLine="0"/>
      <w:jc w:val="center"/>
    </w:pPr>
    <w:rPr>
      <w:bCs/>
    </w:rPr>
  </w:style>
  <w:style w:type="paragraph" w:styleId="TOC2">
    <w:name w:val="toc 2"/>
    <w:basedOn w:val="Normal"/>
    <w:next w:val="Normal"/>
    <w:autoRedefine/>
    <w:uiPriority w:val="39"/>
    <w:rsid w:val="00216DBF"/>
    <w:pPr>
      <w:tabs>
        <w:tab w:val="left" w:pos="1400"/>
        <w:tab w:val="right" w:leader="dot" w:pos="9345"/>
      </w:tabs>
      <w:ind w:left="200"/>
      <w:pPrChange w:id="1" w:author="Filip Dutina" w:date="2018-08-15T10:18:00Z">
        <w:pPr>
          <w:spacing w:line="360" w:lineRule="auto"/>
          <w:ind w:left="200" w:firstLine="567"/>
          <w:jc w:val="both"/>
        </w:pPr>
      </w:pPrChange>
    </w:pPr>
    <w:rPr>
      <w:rPrChange w:id="1" w:author="Filip Dutina" w:date="2018-08-15T10:18:00Z">
        <w:rPr>
          <w:sz w:val="24"/>
          <w:lang w:val="en-US" w:eastAsia="en-US" w:bidi="ar-SA"/>
        </w:rPr>
      </w:rPrChange>
    </w:rPr>
  </w:style>
  <w:style w:type="paragraph" w:styleId="Header">
    <w:name w:val="header"/>
    <w:basedOn w:val="Normal"/>
    <w:pPr>
      <w:tabs>
        <w:tab w:val="center" w:pos="4320"/>
        <w:tab w:val="right" w:pos="8640"/>
      </w:tabs>
      <w:ind w:firstLine="0"/>
    </w:pPr>
    <w:rPr>
      <w:sz w:val="20"/>
    </w:rPr>
  </w:style>
  <w:style w:type="paragraph" w:styleId="Footer">
    <w:name w:val="footer"/>
    <w:basedOn w:val="Normal"/>
    <w:pPr>
      <w:tabs>
        <w:tab w:val="center" w:pos="4320"/>
        <w:tab w:val="right" w:pos="8640"/>
      </w:tabs>
      <w:ind w:firstLine="0"/>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415483"/>
    <w:pPr>
      <w:spacing w:before="120" w:after="120" w:line="240" w:lineRule="auto"/>
      <w:ind w:firstLine="0"/>
    </w:pPr>
    <w:rPr>
      <w:rFonts w:ascii="TimesRoman" w:hAnsi="TimesRoman"/>
      <w:kern w:val="20"/>
      <w:sz w:val="28"/>
    </w:rPr>
  </w:style>
  <w:style w:type="paragraph" w:styleId="TableofFigures">
    <w:name w:val="table of figures"/>
    <w:basedOn w:val="Normal"/>
    <w:next w:val="Normal"/>
    <w:uiPriority w:val="99"/>
    <w:rsid w:val="00C12DBD"/>
  </w:style>
  <w:style w:type="paragraph" w:styleId="NormalWeb">
    <w:name w:val="Normal (Web)"/>
    <w:basedOn w:val="Normal"/>
    <w:uiPriority w:val="99"/>
    <w:unhideWhenUsed/>
    <w:rsid w:val="00517A6C"/>
    <w:pPr>
      <w:spacing w:before="100" w:beforeAutospacing="1" w:after="100" w:afterAutospacing="1" w:line="240" w:lineRule="auto"/>
      <w:ind w:firstLine="0"/>
      <w:jc w:val="left"/>
    </w:pPr>
    <w:rPr>
      <w:szCs w:val="24"/>
      <w:lang w:val="en-GB" w:eastAsia="en-GB"/>
    </w:rPr>
  </w:style>
  <w:style w:type="paragraph" w:styleId="ListParagraph">
    <w:name w:val="List Paragraph"/>
    <w:basedOn w:val="Normal"/>
    <w:uiPriority w:val="34"/>
    <w:qFormat/>
    <w:rsid w:val="00B10A50"/>
    <w:pPr>
      <w:ind w:left="720"/>
      <w:contextualSpacing/>
    </w:pPr>
  </w:style>
  <w:style w:type="character" w:styleId="PlaceholderText">
    <w:name w:val="Placeholder Text"/>
    <w:basedOn w:val="DefaultParagraphFont"/>
    <w:uiPriority w:val="99"/>
    <w:semiHidden/>
    <w:rsid w:val="00B10A50"/>
    <w:rPr>
      <w:color w:val="808080"/>
    </w:rPr>
  </w:style>
  <w:style w:type="character" w:styleId="Strong">
    <w:name w:val="Strong"/>
    <w:basedOn w:val="DefaultParagraphFont"/>
    <w:qFormat/>
    <w:rsid w:val="00E04928"/>
    <w:rPr>
      <w:b/>
      <w:bCs/>
    </w:rPr>
  </w:style>
  <w:style w:type="character" w:styleId="FollowedHyperlink">
    <w:name w:val="FollowedHyperlink"/>
    <w:basedOn w:val="DefaultParagraphFont"/>
    <w:rsid w:val="0006391A"/>
    <w:rPr>
      <w:color w:val="954F72" w:themeColor="followedHyperlink"/>
      <w:u w:val="single"/>
    </w:rPr>
  </w:style>
  <w:style w:type="character" w:styleId="CommentReference">
    <w:name w:val="annotation reference"/>
    <w:basedOn w:val="DefaultParagraphFont"/>
    <w:rsid w:val="00AE30AE"/>
    <w:rPr>
      <w:sz w:val="16"/>
      <w:szCs w:val="16"/>
    </w:rPr>
  </w:style>
  <w:style w:type="paragraph" w:styleId="CommentText">
    <w:name w:val="annotation text"/>
    <w:basedOn w:val="Normal"/>
    <w:link w:val="CommentTextChar"/>
    <w:rsid w:val="00AE30AE"/>
    <w:pPr>
      <w:spacing w:line="240" w:lineRule="auto"/>
    </w:pPr>
    <w:rPr>
      <w:sz w:val="20"/>
    </w:rPr>
  </w:style>
  <w:style w:type="character" w:customStyle="1" w:styleId="CommentTextChar">
    <w:name w:val="Comment Text Char"/>
    <w:basedOn w:val="DefaultParagraphFont"/>
    <w:link w:val="CommentText"/>
    <w:rsid w:val="00AE30AE"/>
    <w:rPr>
      <w:lang w:val="en-US" w:eastAsia="en-US"/>
    </w:rPr>
  </w:style>
  <w:style w:type="paragraph" w:styleId="CommentSubject">
    <w:name w:val="annotation subject"/>
    <w:basedOn w:val="CommentText"/>
    <w:next w:val="CommentText"/>
    <w:link w:val="CommentSubjectChar"/>
    <w:rsid w:val="00AE30AE"/>
    <w:rPr>
      <w:b/>
      <w:bCs/>
    </w:rPr>
  </w:style>
  <w:style w:type="character" w:customStyle="1" w:styleId="CommentSubjectChar">
    <w:name w:val="Comment Subject Char"/>
    <w:basedOn w:val="CommentTextChar"/>
    <w:link w:val="CommentSubject"/>
    <w:rsid w:val="00AE30AE"/>
    <w:rPr>
      <w:b/>
      <w:bCs/>
      <w:lang w:val="en-US" w:eastAsia="en-US"/>
    </w:rPr>
  </w:style>
  <w:style w:type="paragraph" w:styleId="BalloonText">
    <w:name w:val="Balloon Text"/>
    <w:basedOn w:val="Normal"/>
    <w:link w:val="BalloonTextChar"/>
    <w:rsid w:val="00AE30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AE30AE"/>
    <w:rPr>
      <w:rFonts w:ascii="Segoe UI" w:hAnsi="Segoe UI" w:cs="Segoe UI"/>
      <w:sz w:val="18"/>
      <w:szCs w:val="18"/>
      <w:lang w:val="en-US" w:eastAsia="en-US"/>
    </w:rPr>
  </w:style>
  <w:style w:type="paragraph" w:styleId="Revision">
    <w:name w:val="Revision"/>
    <w:hidden/>
    <w:uiPriority w:val="99"/>
    <w:semiHidden/>
    <w:rsid w:val="0090337A"/>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3603051">
      <w:bodyDiv w:val="1"/>
      <w:marLeft w:val="0"/>
      <w:marRight w:val="0"/>
      <w:marTop w:val="0"/>
      <w:marBottom w:val="0"/>
      <w:divBdr>
        <w:top w:val="none" w:sz="0" w:space="0" w:color="auto"/>
        <w:left w:val="none" w:sz="0" w:space="0" w:color="auto"/>
        <w:bottom w:val="none" w:sz="0" w:space="0" w:color="auto"/>
        <w:right w:val="none" w:sz="0" w:space="0" w:color="auto"/>
      </w:divBdr>
    </w:div>
    <w:div w:id="1309092304">
      <w:bodyDiv w:val="1"/>
      <w:marLeft w:val="0"/>
      <w:marRight w:val="0"/>
      <w:marTop w:val="0"/>
      <w:marBottom w:val="0"/>
      <w:divBdr>
        <w:top w:val="none" w:sz="0" w:space="0" w:color="auto"/>
        <w:left w:val="none" w:sz="0" w:space="0" w:color="auto"/>
        <w:bottom w:val="none" w:sz="0" w:space="0" w:color="auto"/>
        <w:right w:val="none" w:sz="0" w:space="0" w:color="auto"/>
      </w:divBdr>
    </w:div>
    <w:div w:id="1952977700">
      <w:bodyDiv w:val="1"/>
      <w:marLeft w:val="0"/>
      <w:marRight w:val="0"/>
      <w:marTop w:val="0"/>
      <w:marBottom w:val="0"/>
      <w:divBdr>
        <w:top w:val="none" w:sz="0" w:space="0" w:color="auto"/>
        <w:left w:val="none" w:sz="0" w:space="0" w:color="auto"/>
        <w:bottom w:val="none" w:sz="0" w:space="0" w:color="auto"/>
        <w:right w:val="none" w:sz="0" w:space="0" w:color="auto"/>
      </w:divBdr>
    </w:div>
    <w:div w:id="211373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header" Target="header14.xml"/><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4.xml"/><Relationship Id="rId29" Type="http://schemas.microsoft.com/office/2011/relationships/commentsExtended" Target="commentsExtended.xml"/><Relationship Id="rId41" Type="http://schemas.openxmlformats.org/officeDocument/2006/relationships/image" Target="media/image13.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12.xml"/><Relationship Id="rId45" Type="http://schemas.openxmlformats.org/officeDocument/2006/relationships/image" Target="media/image16.png"/><Relationship Id="rId53"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comments" Target="comments.xm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4.jpg"/><Relationship Id="rId44" Type="http://schemas.openxmlformats.org/officeDocument/2006/relationships/image" Target="media/image15.pn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6.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3.xml"/><Relationship Id="rId48" Type="http://schemas.openxmlformats.org/officeDocument/2006/relationships/image" Target="media/image18.png"/><Relationship Id="rId56" Type="http://schemas.microsoft.com/office/2011/relationships/people" Target="people.xml"/><Relationship Id="rId8" Type="http://schemas.openxmlformats.org/officeDocument/2006/relationships/image" Target="media/image1.wmf"/><Relationship Id="rId51" Type="http://schemas.openxmlformats.org/officeDocument/2006/relationships/chart" Target="charts/chart1.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utina\Desktop\diplomsk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dutina\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Izmerena brzina komunikacije</a:t>
            </a:r>
          </a:p>
        </c:rich>
      </c:tx>
      <c:layout/>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0"/>
          </c:trendline>
          <c:xVal>
            <c:numRef>
              <c:f>Sheet1!$S$2:$S$12</c:f>
              <c:numCache>
                <c:formatCode>General</c:formatCode>
                <c:ptCount val="11"/>
                <c:pt idx="0">
                  <c:v>1359.44</c:v>
                </c:pt>
                <c:pt idx="1">
                  <c:v>1359.44</c:v>
                </c:pt>
                <c:pt idx="2">
                  <c:v>1359.44</c:v>
                </c:pt>
                <c:pt idx="3">
                  <c:v>308.64</c:v>
                </c:pt>
                <c:pt idx="4">
                  <c:v>308.64</c:v>
                </c:pt>
                <c:pt idx="5">
                  <c:v>308.64</c:v>
                </c:pt>
                <c:pt idx="6">
                  <c:v>18957.04</c:v>
                </c:pt>
                <c:pt idx="7">
                  <c:v>588</c:v>
                </c:pt>
                <c:pt idx="8">
                  <c:v>588</c:v>
                </c:pt>
                <c:pt idx="9">
                  <c:v>588</c:v>
                </c:pt>
                <c:pt idx="10">
                  <c:v>4826.4799999999996</c:v>
                </c:pt>
              </c:numCache>
            </c:numRef>
          </c:xVal>
          <c:yVal>
            <c:numRef>
              <c:f>Sheet1!$T$2:$T$12</c:f>
              <c:numCache>
                <c:formatCode>General</c:formatCode>
                <c:ptCount val="11"/>
                <c:pt idx="0">
                  <c:v>19.66</c:v>
                </c:pt>
                <c:pt idx="1">
                  <c:v>22.53</c:v>
                </c:pt>
                <c:pt idx="2">
                  <c:v>24.45</c:v>
                </c:pt>
                <c:pt idx="3">
                  <c:v>23.69</c:v>
                </c:pt>
                <c:pt idx="4">
                  <c:v>23.93</c:v>
                </c:pt>
                <c:pt idx="5">
                  <c:v>23.89</c:v>
                </c:pt>
                <c:pt idx="6">
                  <c:v>23.64</c:v>
                </c:pt>
                <c:pt idx="7">
                  <c:v>19.510000000000002</c:v>
                </c:pt>
                <c:pt idx="8">
                  <c:v>24.22</c:v>
                </c:pt>
                <c:pt idx="9">
                  <c:v>24.27</c:v>
                </c:pt>
                <c:pt idx="10">
                  <c:v>24.84</c:v>
                </c:pt>
              </c:numCache>
            </c:numRef>
          </c:yVal>
          <c:smooth val="0"/>
        </c:ser>
        <c:dLbls>
          <c:showLegendKey val="0"/>
          <c:showVal val="0"/>
          <c:showCatName val="0"/>
          <c:showSerName val="0"/>
          <c:showPercent val="0"/>
          <c:showBubbleSize val="0"/>
        </c:dLbls>
        <c:axId val="272845408"/>
        <c:axId val="272844624"/>
      </c:scatterChart>
      <c:valAx>
        <c:axId val="27284540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Veličina datoteke koja se šalje (</a:t>
                </a:r>
                <a:r>
                  <a:rPr lang="en-GB"/>
                  <a:t>k</a:t>
                </a:r>
                <a:r>
                  <a:rPr lang="sr-Latn-RS"/>
                  <a:t>bit)</a:t>
                </a:r>
                <a:endParaRPr lang="en-GB"/>
              </a:p>
            </c:rich>
          </c:tx>
          <c:layout/>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72844624"/>
        <c:crosses val="autoZero"/>
        <c:crossBetween val="midCat"/>
      </c:valAx>
      <c:valAx>
        <c:axId val="27284462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Brzina (</a:t>
                </a:r>
                <a:r>
                  <a:rPr lang="en-GB"/>
                  <a:t>k</a:t>
                </a:r>
                <a:r>
                  <a:rPr lang="sr-Latn-RS"/>
                  <a:t>bit/s)</a:t>
                </a:r>
                <a:endParaRPr lang="en-GB"/>
              </a:p>
            </c:rich>
          </c:tx>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72845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57775E-ABF2-4EF4-B328-21BAEA891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diplomski.dot</Template>
  <TotalTime>273</TotalTime>
  <Pages>40</Pages>
  <Words>5860</Words>
  <Characters>44733</Characters>
  <Application>Microsoft Office Word</Application>
  <DocSecurity>0</DocSecurity>
  <Lines>372</Lines>
  <Paragraphs>100</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50493</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Filip Dutina</dc:creator>
  <cp:keywords/>
  <dc:description/>
  <cp:lastModifiedBy>Filip Dutina</cp:lastModifiedBy>
  <cp:revision>20</cp:revision>
  <dcterms:created xsi:type="dcterms:W3CDTF">2018-08-21T10:58:00Z</dcterms:created>
  <dcterms:modified xsi:type="dcterms:W3CDTF">2018-09-04T10:47:00Z</dcterms:modified>
</cp:coreProperties>
</file>